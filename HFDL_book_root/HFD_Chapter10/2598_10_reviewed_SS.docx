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60C54" w14:textId="0DA28FD8" w:rsidR="00C86E39" w:rsidRDefault="00641686">
      <w:pPr>
        <w:pStyle w:val="ChapterTitleNumberBPBHEB"/>
        <w:rPr>
          <w:ins w:id="0" w:author="Srishti" w:date="2025-11-06T01:32:00Z" w16du:dateUtc="2025-11-05T20:02:00Z"/>
        </w:rPr>
        <w:pPrChange w:id="1" w:author="Srishti" w:date="2025-11-06T01:33:00Z" w16du:dateUtc="2025-11-05T20:03:00Z">
          <w:pPr>
            <w:pStyle w:val="H1-Chapter"/>
          </w:pPr>
        </w:pPrChange>
      </w:pPr>
      <w:r w:rsidRPr="00C305C2">
        <w:t>Chapter 10</w:t>
      </w:r>
    </w:p>
    <w:p w14:paraId="46CCC6FA" w14:textId="5885DB0F" w:rsidR="00A55F8D" w:rsidRPr="00C305C2" w:rsidRDefault="00641686">
      <w:pPr>
        <w:pStyle w:val="ChapterTitleBPBHEB"/>
        <w:pPrChange w:id="2" w:author="Srishti" w:date="2025-11-06T01:33:00Z" w16du:dateUtc="2025-11-05T20:03:00Z">
          <w:pPr>
            <w:pStyle w:val="H1-Chapter"/>
          </w:pPr>
        </w:pPrChange>
      </w:pPr>
      <w:del w:id="3" w:author="Srishti" w:date="2025-11-06T01:32:00Z" w16du:dateUtc="2025-11-05T20:02:00Z">
        <w:r w:rsidRPr="00C305C2" w:rsidDel="00C86E39">
          <w:delText xml:space="preserve"> – </w:delText>
        </w:r>
      </w:del>
      <w:r w:rsidRPr="00C305C2">
        <w:t>Deep Q-Network an</w:t>
      </w:r>
      <w:ins w:id="4" w:author="Srishti" w:date="2025-11-06T01:33:00Z" w16du:dateUtc="2025-11-05T20:03:00Z">
        <w:r w:rsidR="00C86E39">
          <w:t xml:space="preserve">d </w:t>
        </w:r>
      </w:ins>
      <w:del w:id="5" w:author="Srishti" w:date="2025-11-06T01:33:00Z" w16du:dateUtc="2025-11-05T20:03:00Z">
        <w:r w:rsidRPr="00C305C2" w:rsidDel="00C86E39">
          <w:delText xml:space="preserve">d </w:delText>
        </w:r>
      </w:del>
      <w:r w:rsidRPr="00C305C2">
        <w:t>Atari Games</w:t>
      </w:r>
      <w:del w:id="6" w:author="Srishti" w:date="2025-11-06T01:33:00Z" w16du:dateUtc="2025-11-05T20:03:00Z">
        <w:r w:rsidRPr="00C305C2" w:rsidDel="00C86E39">
          <w:delText xml:space="preserve"> </w:delText>
        </w:r>
      </w:del>
    </w:p>
    <w:p w14:paraId="3296E8F0" w14:textId="18604052" w:rsidR="00057C69" w:rsidDel="00C86E39" w:rsidRDefault="00057C69" w:rsidP="00C86E39">
      <w:pPr>
        <w:pStyle w:val="NormalBPBHEB"/>
        <w:rPr>
          <w:del w:id="7" w:author="Srishti" w:date="2025-11-06T01:33:00Z" w16du:dateUtc="2025-11-05T20:03:00Z"/>
        </w:rPr>
      </w:pPr>
    </w:p>
    <w:p w14:paraId="3F3C6C84" w14:textId="77777777" w:rsidR="00C86E39" w:rsidRPr="00960FE8" w:rsidRDefault="00C86E39">
      <w:pPr>
        <w:pStyle w:val="NormalBPBHEB"/>
        <w:rPr>
          <w:ins w:id="8" w:author="Srishti" w:date="2025-11-06T01:33:00Z" w16du:dateUtc="2025-11-05T20:03:00Z"/>
        </w:rPr>
        <w:pPrChange w:id="9" w:author="Srishti" w:date="2025-11-06T01:33:00Z" w16du:dateUtc="2025-11-05T20:03:00Z">
          <w:pPr/>
        </w:pPrChange>
      </w:pPr>
    </w:p>
    <w:p w14:paraId="2C66830A" w14:textId="54819E26" w:rsidR="00AC253E" w:rsidRDefault="00C86E39">
      <w:pPr>
        <w:pStyle w:val="Heading1BPBHEB"/>
        <w:pPrChange w:id="10" w:author="Srishti" w:date="2025-11-06T01:33:00Z" w16du:dateUtc="2025-11-05T20:03:00Z">
          <w:pPr/>
        </w:pPrChange>
      </w:pPr>
      <w:ins w:id="11" w:author="Srishti" w:date="2025-11-06T01:33:00Z" w16du:dateUtc="2025-11-05T20:03:00Z">
        <w:r>
          <w:t>Introduction</w:t>
        </w:r>
      </w:ins>
    </w:p>
    <w:p w14:paraId="72D1B0F4" w14:textId="069498C5" w:rsidR="00351F6E" w:rsidRDefault="00641686">
      <w:pPr>
        <w:pStyle w:val="NormalBPBHEB"/>
        <w:pPrChange w:id="12" w:author="Srishti" w:date="2025-11-06T01:33:00Z" w16du:dateUtc="2025-11-05T20:03:00Z">
          <w:pPr>
            <w:jc w:val="both"/>
          </w:pPr>
        </w:pPrChange>
      </w:pPr>
      <w:del w:id="13" w:author="Srishti" w:date="2025-11-06T01:33:00Z" w16du:dateUtc="2025-11-05T20:03:00Z">
        <w:r w:rsidRPr="00B75AB4" w:rsidDel="00C86E39">
          <w:delText>Chapter 10</w:delText>
        </w:r>
      </w:del>
      <w:ins w:id="14" w:author="Srishti" w:date="2025-11-06T01:33:00Z" w16du:dateUtc="2025-11-05T20:03:00Z">
        <w:r w:rsidR="00C86E39">
          <w:t xml:space="preserve">This </w:t>
        </w:r>
      </w:ins>
      <w:ins w:id="15" w:author="Srishti" w:date="2025-11-06T01:34:00Z" w16du:dateUtc="2025-11-05T20:04:00Z">
        <w:r w:rsidR="00C86E39">
          <w:t>chapter</w:t>
        </w:r>
      </w:ins>
      <w:r w:rsidRPr="00B75AB4">
        <w:t xml:space="preserve"> explores the transformative role of </w:t>
      </w:r>
      <w:r w:rsidRPr="00C86E39">
        <w:rPr>
          <w:b/>
          <w:bCs/>
          <w:rPrChange w:id="16" w:author="Srishti" w:date="2025-11-06T01:34:00Z" w16du:dateUtc="2025-11-05T20:04:00Z">
            <w:rPr/>
          </w:rPrChange>
        </w:rPr>
        <w:t>Deep Q-Networks</w:t>
      </w:r>
      <w:r w:rsidRPr="00B75AB4">
        <w:t xml:space="preserve"> (</w:t>
      </w:r>
      <w:r w:rsidRPr="00C86E39">
        <w:rPr>
          <w:b/>
          <w:bCs/>
          <w:rPrChange w:id="17" w:author="Srishti" w:date="2025-11-06T01:34:00Z" w16du:dateUtc="2025-11-05T20:04:00Z">
            <w:rPr/>
          </w:rPrChange>
        </w:rPr>
        <w:t>DQN</w:t>
      </w:r>
      <w:r w:rsidRPr="00B75AB4">
        <w:t xml:space="preserve">) in reinforcement learning. This algorithm, introduced by </w:t>
      </w:r>
      <w:r w:rsidRPr="00C86E39">
        <w:rPr>
          <w:i/>
          <w:iCs/>
          <w:rPrChange w:id="18" w:author="Srishti" w:date="2025-11-06T01:34:00Z" w16du:dateUtc="2025-11-05T20:04:00Z">
            <w:rPr/>
          </w:rPrChange>
        </w:rPr>
        <w:t>DeepMind</w:t>
      </w:r>
      <w:r w:rsidRPr="00B75AB4">
        <w:t>, integrates Q-learning with deep neural networks to solve high-dimensional problems</w:t>
      </w:r>
      <w:r w:rsidR="008E549F">
        <w:t>, such as</w:t>
      </w:r>
      <w:r w:rsidRPr="00B75AB4">
        <w:t xml:space="preserve"> Atari games. The chapter begins by contrasting model-based and model-free approaches, continues with a detailed implementation of DQN, and concludes with the Rainbow algorithm’s advanced strategies for performance enhancement</w:t>
      </w:r>
      <w:r w:rsidR="001F3979">
        <w:t>.</w:t>
      </w:r>
    </w:p>
    <w:p w14:paraId="361D32C4" w14:textId="77777777" w:rsidR="00C86E39" w:rsidRDefault="00C86E39" w:rsidP="00C86E39">
      <w:pPr>
        <w:pStyle w:val="NormalBPBHEB"/>
        <w:rPr>
          <w:ins w:id="19" w:author="Srishti" w:date="2025-11-06T01:37:00Z" w16du:dateUtc="2025-11-05T20:07:00Z"/>
        </w:rPr>
      </w:pPr>
      <w:commentRangeStart w:id="20"/>
      <w:ins w:id="21" w:author="Srishti" w:date="2025-11-06T01:35:00Z" w16du:dateUtc="2025-11-05T20:05:00Z">
        <w:r w:rsidRPr="00C86E39">
          <w:t>In this chapter, we will explore several key topics, including the differences between model-based and model-free approaches, an overview of the imagination-augmented agent, the application of deep reinforcement learning to Atari games, an overview of the Rainbow approach, and the best practices for implementing Rainbow effectively.</w:t>
        </w:r>
      </w:ins>
    </w:p>
    <w:p w14:paraId="4C4CF962" w14:textId="2A525D1C" w:rsidR="00641686" w:rsidRPr="00C31F0D" w:rsidDel="00C86E39" w:rsidRDefault="00641686">
      <w:pPr>
        <w:pStyle w:val="NormalBPBHEB"/>
        <w:rPr>
          <w:del w:id="22" w:author="Srishti" w:date="2025-11-06T01:35:00Z" w16du:dateUtc="2025-11-05T20:05:00Z"/>
        </w:rPr>
        <w:pPrChange w:id="23" w:author="Srishti" w:date="2025-11-06T01:37:00Z" w16du:dateUtc="2025-11-05T20:07:00Z">
          <w:pPr/>
        </w:pPrChange>
      </w:pPr>
      <w:del w:id="24" w:author="Srishti" w:date="2025-11-06T01:35:00Z" w16du:dateUtc="2025-11-05T20:05:00Z">
        <w:r w:rsidRPr="00C31F0D" w:rsidDel="00C86E39">
          <w:delText>In this chapter we’re going to cover the following main topics:</w:delText>
        </w:r>
      </w:del>
      <w:commentRangeEnd w:id="20"/>
      <w:r w:rsidR="00C86E39">
        <w:rPr>
          <w:rStyle w:val="CommentReference"/>
          <w:rFonts w:ascii="Arial" w:eastAsia="Arial" w:hAnsi="Arial" w:cs="Arial"/>
        </w:rPr>
        <w:commentReference w:id="20"/>
      </w:r>
    </w:p>
    <w:p w14:paraId="4007F287" w14:textId="0A32E1B4" w:rsidR="00641686" w:rsidRPr="00C31F0D" w:rsidDel="00C86E39" w:rsidRDefault="00641686">
      <w:pPr>
        <w:pStyle w:val="NormalBPBHEB"/>
        <w:rPr>
          <w:del w:id="25" w:author="Srishti" w:date="2025-11-06T01:35:00Z" w16du:dateUtc="2025-11-05T20:05:00Z"/>
        </w:rPr>
        <w:pPrChange w:id="26" w:author="Srishti" w:date="2025-11-06T01:37:00Z" w16du:dateUtc="2025-11-05T20:07:00Z">
          <w:pPr>
            <w:pStyle w:val="L-Numbers"/>
          </w:pPr>
        </w:pPrChange>
      </w:pPr>
      <w:del w:id="27" w:author="Srishti" w:date="2025-11-06T01:35:00Z" w16du:dateUtc="2025-11-05T20:05:00Z">
        <w:r w:rsidRPr="00C31F0D" w:rsidDel="00C86E39">
          <w:delText>Model-Based Approaches vs. Model-Free Approaches</w:delText>
        </w:r>
      </w:del>
    </w:p>
    <w:p w14:paraId="0BEFFB4A" w14:textId="4FCA1D51" w:rsidR="00641686" w:rsidRPr="00C31F0D" w:rsidDel="00C86E39" w:rsidRDefault="00641686">
      <w:pPr>
        <w:pStyle w:val="NormalBPBHEB"/>
        <w:rPr>
          <w:del w:id="28" w:author="Srishti" w:date="2025-11-06T01:35:00Z" w16du:dateUtc="2025-11-05T20:05:00Z"/>
        </w:rPr>
        <w:pPrChange w:id="29" w:author="Srishti" w:date="2025-11-06T01:37:00Z" w16du:dateUtc="2025-11-05T20:07:00Z">
          <w:pPr>
            <w:pStyle w:val="L-Numbers"/>
          </w:pPr>
        </w:pPrChange>
      </w:pPr>
      <w:del w:id="30" w:author="Srishti" w:date="2025-11-06T01:35:00Z" w16du:dateUtc="2025-11-05T20:05:00Z">
        <w:r w:rsidRPr="00C31F0D" w:rsidDel="00C86E39">
          <w:delText>Overview of the Imagination-Augmented Agent</w:delText>
        </w:r>
      </w:del>
    </w:p>
    <w:p w14:paraId="1087FBFC" w14:textId="29346BFB" w:rsidR="00641686" w:rsidRPr="00C31F0D" w:rsidDel="00C86E39" w:rsidRDefault="00641686">
      <w:pPr>
        <w:pStyle w:val="NormalBPBHEB"/>
        <w:rPr>
          <w:del w:id="31" w:author="Srishti" w:date="2025-11-06T01:35:00Z" w16du:dateUtc="2025-11-05T20:05:00Z"/>
        </w:rPr>
        <w:pPrChange w:id="32" w:author="Srishti" w:date="2025-11-06T01:37:00Z" w16du:dateUtc="2025-11-05T20:07:00Z">
          <w:pPr>
            <w:pStyle w:val="L-Numbers"/>
          </w:pPr>
        </w:pPrChange>
      </w:pPr>
      <w:del w:id="33" w:author="Srishti" w:date="2025-11-06T01:35:00Z" w16du:dateUtc="2025-11-05T20:05:00Z">
        <w:r w:rsidRPr="00C31F0D" w:rsidDel="00C86E39">
          <w:delText>Deep Reinforcement Learning with Atari Games</w:delText>
        </w:r>
      </w:del>
    </w:p>
    <w:p w14:paraId="4BDAAB91" w14:textId="5862A1D2" w:rsidR="00641686" w:rsidRPr="00C31F0D" w:rsidDel="00C86E39" w:rsidRDefault="00641686">
      <w:pPr>
        <w:pStyle w:val="NormalBPBHEB"/>
        <w:rPr>
          <w:del w:id="34" w:author="Srishti" w:date="2025-11-06T01:35:00Z" w16du:dateUtc="2025-11-05T20:05:00Z"/>
        </w:rPr>
        <w:pPrChange w:id="35" w:author="Srishti" w:date="2025-11-06T01:37:00Z" w16du:dateUtc="2025-11-05T20:07:00Z">
          <w:pPr>
            <w:pStyle w:val="L-Numbers"/>
          </w:pPr>
        </w:pPrChange>
      </w:pPr>
      <w:del w:id="36" w:author="Srishti" w:date="2025-11-06T01:35:00Z" w16du:dateUtc="2025-11-05T20:05:00Z">
        <w:r w:rsidRPr="00C31F0D" w:rsidDel="00C86E39">
          <w:delText>Overview of the Rainbow Approach</w:delText>
        </w:r>
      </w:del>
    </w:p>
    <w:p w14:paraId="1EF4BC49" w14:textId="5AE6E2C2" w:rsidR="00641686" w:rsidRPr="00C31F0D" w:rsidRDefault="00641686">
      <w:pPr>
        <w:pStyle w:val="NormalBPBHEB"/>
        <w:pPrChange w:id="37" w:author="Srishti" w:date="2025-11-06T01:37:00Z" w16du:dateUtc="2025-11-05T20:07:00Z">
          <w:pPr>
            <w:pStyle w:val="L-Numbers"/>
          </w:pPr>
        </w:pPrChange>
      </w:pPr>
      <w:del w:id="38" w:author="Srishti" w:date="2025-11-06T01:35:00Z" w16du:dateUtc="2025-11-05T20:05:00Z">
        <w:r w:rsidRPr="00C31F0D" w:rsidDel="00C86E39">
          <w:delText>Best Practices for Rainbow</w:delText>
        </w:r>
      </w:del>
    </w:p>
    <w:p w14:paraId="643BC233" w14:textId="66E6C765" w:rsidR="00C86E39" w:rsidRDefault="00C86E39" w:rsidP="00C86E39">
      <w:pPr>
        <w:pStyle w:val="Heading1BPBHEB"/>
        <w:rPr>
          <w:ins w:id="39" w:author="Srishti" w:date="2025-11-06T01:37:00Z" w16du:dateUtc="2025-11-05T20:07:00Z"/>
        </w:rPr>
      </w:pPr>
      <w:ins w:id="40" w:author="Srishti" w:date="2025-11-06T01:37:00Z" w16du:dateUtc="2025-11-05T20:07:00Z">
        <w:r>
          <w:t>Structure</w:t>
        </w:r>
      </w:ins>
    </w:p>
    <w:p w14:paraId="07392A71" w14:textId="668211AA" w:rsidR="00C86E39" w:rsidRDefault="00C86E39" w:rsidP="00C86E39">
      <w:pPr>
        <w:pStyle w:val="NormalBPBHEB"/>
        <w:rPr>
          <w:ins w:id="41" w:author="Srishti" w:date="2025-11-06T01:37:00Z" w16du:dateUtc="2025-11-05T20:07:00Z"/>
        </w:rPr>
      </w:pPr>
      <w:ins w:id="42" w:author="Srishti" w:date="2025-11-06T01:37:00Z" w16du:dateUtc="2025-11-05T20:07:00Z">
        <w:r>
          <w:t>This chapter covers the following topics:</w:t>
        </w:r>
      </w:ins>
    </w:p>
    <w:p w14:paraId="04ECF95F" w14:textId="44414486" w:rsidR="00C86E39" w:rsidRDefault="00AF2E3E" w:rsidP="00AF2E3E">
      <w:pPr>
        <w:pStyle w:val="NormalBPBHEB"/>
        <w:numPr>
          <w:ilvl w:val="0"/>
          <w:numId w:val="59"/>
        </w:numPr>
        <w:rPr>
          <w:ins w:id="43" w:author="Srishti" w:date="2025-11-06T01:37:00Z" w16du:dateUtc="2025-11-05T20:07:00Z"/>
        </w:rPr>
      </w:pPr>
      <w:r w:rsidRPr="00AF2E3E">
        <w:t>Model-based vs. model-free approaches in reinforcement learning</w:t>
      </w:r>
    </w:p>
    <w:p w14:paraId="4277E213" w14:textId="2CA092AE" w:rsidR="00C86E39" w:rsidRDefault="00AF2E3E" w:rsidP="00AF2E3E">
      <w:pPr>
        <w:pStyle w:val="NormalBPBHEB"/>
        <w:numPr>
          <w:ilvl w:val="0"/>
          <w:numId w:val="59"/>
        </w:numPr>
      </w:pPr>
      <w:r w:rsidRPr="00AF2E3E">
        <w:t>DeepMind’s advancements in deep reinforcement learning</w:t>
      </w:r>
    </w:p>
    <w:p w14:paraId="3E7D961A" w14:textId="4C337F04" w:rsidR="00AF2E3E" w:rsidRDefault="00AF2E3E" w:rsidP="00AF2E3E">
      <w:pPr>
        <w:pStyle w:val="NormalBPBHEB"/>
        <w:numPr>
          <w:ilvl w:val="0"/>
          <w:numId w:val="59"/>
        </w:numPr>
        <w:rPr>
          <w:ins w:id="44" w:author="Srishti" w:date="2025-11-06T01:37:00Z" w16du:dateUtc="2025-11-05T20:07:00Z"/>
        </w:rPr>
      </w:pPr>
      <w:r w:rsidRPr="00AF2E3E">
        <w:t>Strategies for improving performance in Atari games</w:t>
      </w:r>
    </w:p>
    <w:p w14:paraId="72438568" w14:textId="77777777" w:rsidR="00C86E39" w:rsidRDefault="00C86E39">
      <w:pPr>
        <w:pStyle w:val="NormalBPBHEB"/>
        <w:rPr>
          <w:ins w:id="45" w:author="Srishti" w:date="2025-11-06T01:37:00Z" w16du:dateUtc="2025-11-05T20:07:00Z"/>
        </w:rPr>
        <w:pPrChange w:id="46" w:author="Srishti" w:date="2025-11-06T01:37:00Z" w16du:dateUtc="2025-11-05T20:07:00Z">
          <w:pPr>
            <w:pStyle w:val="Heading1BPBHEB"/>
          </w:pPr>
        </w:pPrChange>
      </w:pPr>
    </w:p>
    <w:p w14:paraId="46E77BBD" w14:textId="463E6F2C" w:rsidR="00641686" w:rsidRPr="006E5199" w:rsidRDefault="00641686">
      <w:pPr>
        <w:pStyle w:val="Heading1BPBHEB"/>
        <w:pPrChange w:id="47" w:author="Srishti" w:date="2025-11-06T01:37:00Z" w16du:dateUtc="2025-11-05T20:07:00Z">
          <w:pPr>
            <w:pStyle w:val="H1-Section"/>
          </w:pPr>
        </w:pPrChange>
      </w:pPr>
      <w:commentRangeStart w:id="48"/>
      <w:del w:id="49" w:author="Srishti" w:date="2025-11-06T01:37:00Z" w16du:dateUtc="2025-11-05T20:07:00Z">
        <w:r w:rsidRPr="006E5199" w:rsidDel="00C86E39">
          <w:lastRenderedPageBreak/>
          <w:delText xml:space="preserve">Learning </w:delText>
        </w:r>
      </w:del>
      <w:r w:rsidRPr="006E5199">
        <w:t>Objectives</w:t>
      </w:r>
    </w:p>
    <w:p w14:paraId="3982E82A" w14:textId="77777777" w:rsidR="00641686" w:rsidRPr="00C31F0D" w:rsidRDefault="00641686">
      <w:pPr>
        <w:pStyle w:val="NormalBPBHEB"/>
        <w:pPrChange w:id="50" w:author="Srishti" w:date="2025-11-06T01:38:00Z" w16du:dateUtc="2025-11-05T20:08:00Z">
          <w:pPr/>
        </w:pPrChange>
      </w:pPr>
      <w:r w:rsidRPr="00C31F0D">
        <w:t>By the end of Chapter 10, readers will be able to:</w:t>
      </w:r>
    </w:p>
    <w:p w14:paraId="6E115950" w14:textId="77777777" w:rsidR="00641686" w:rsidRPr="00051505" w:rsidRDefault="00641686">
      <w:pPr>
        <w:pStyle w:val="NormalBPBHEB"/>
        <w:numPr>
          <w:ilvl w:val="0"/>
          <w:numId w:val="39"/>
        </w:numPr>
        <w:pPrChange w:id="51" w:author="Srishti" w:date="2025-11-06T01:38:00Z" w16du:dateUtc="2025-11-05T20:08:00Z">
          <w:pPr/>
        </w:pPrChange>
      </w:pPr>
      <w:r w:rsidRPr="00051505">
        <w:t>Understand Model-Based and Model-Free Reinforcement Learning Approaches</w:t>
      </w:r>
    </w:p>
    <w:p w14:paraId="2A9C4BE6" w14:textId="77777777" w:rsidR="00641686" w:rsidRPr="00C31F0D" w:rsidRDefault="00641686">
      <w:pPr>
        <w:pStyle w:val="NormalBPBHEB"/>
        <w:numPr>
          <w:ilvl w:val="0"/>
          <w:numId w:val="40"/>
        </w:numPr>
        <w:ind w:left="1080"/>
        <w:pPrChange w:id="52" w:author="Srishti" w:date="2025-11-06T01:39:00Z" w16du:dateUtc="2025-11-05T20:09:00Z">
          <w:pPr>
            <w:pStyle w:val="L-Bullets"/>
            <w:jc w:val="both"/>
          </w:pPr>
        </w:pPrChange>
      </w:pPr>
      <w:r w:rsidRPr="00C31F0D">
        <w:t>Differentiate between predictive modeling methods and trial-and-error approaches in reinforcement learning.</w:t>
      </w:r>
    </w:p>
    <w:p w14:paraId="49187784" w14:textId="77777777" w:rsidR="00641686" w:rsidRPr="00C31F0D" w:rsidRDefault="00641686">
      <w:pPr>
        <w:pStyle w:val="NormalBPBHEB"/>
        <w:numPr>
          <w:ilvl w:val="0"/>
          <w:numId w:val="40"/>
        </w:numPr>
        <w:ind w:left="1080"/>
        <w:pPrChange w:id="53" w:author="Srishti" w:date="2025-11-06T01:39:00Z" w16du:dateUtc="2025-11-05T20:09:00Z">
          <w:pPr>
            <w:pStyle w:val="L-Bullets"/>
            <w:jc w:val="both"/>
          </w:pPr>
        </w:pPrChange>
      </w:pPr>
      <w:r w:rsidRPr="00C31F0D">
        <w:t>Explore the computational trade-offs between these methodologies.</w:t>
      </w:r>
    </w:p>
    <w:p w14:paraId="4AADEF4D" w14:textId="77777777" w:rsidR="00641686" w:rsidRPr="00051505" w:rsidRDefault="00641686">
      <w:pPr>
        <w:pStyle w:val="NormalBPBHEB"/>
        <w:numPr>
          <w:ilvl w:val="0"/>
          <w:numId w:val="39"/>
        </w:numPr>
        <w:pPrChange w:id="54" w:author="Srishti" w:date="2025-11-06T01:38:00Z" w16du:dateUtc="2025-11-05T20:08:00Z">
          <w:pPr/>
        </w:pPrChange>
      </w:pPr>
      <w:r w:rsidRPr="00051505">
        <w:t>Implement Deep Q-Networks (DQN)</w:t>
      </w:r>
    </w:p>
    <w:p w14:paraId="0DC2297A" w14:textId="77777777" w:rsidR="00641686" w:rsidRPr="00D16067" w:rsidRDefault="00641686">
      <w:pPr>
        <w:pStyle w:val="NormalBPBHEB"/>
        <w:numPr>
          <w:ilvl w:val="0"/>
          <w:numId w:val="40"/>
        </w:numPr>
        <w:ind w:left="1080"/>
        <w:pPrChange w:id="55" w:author="Srishti" w:date="2025-11-06T01:39:00Z" w16du:dateUtc="2025-11-05T20:09:00Z">
          <w:pPr>
            <w:pStyle w:val="L-Bullets"/>
            <w:jc w:val="both"/>
          </w:pPr>
        </w:pPrChange>
      </w:pPr>
      <w:r w:rsidRPr="00D16067">
        <w:t>Utilize DQN for achieving human-level performance in Atari games.</w:t>
      </w:r>
    </w:p>
    <w:p w14:paraId="6CBDF240" w14:textId="77777777" w:rsidR="00641686" w:rsidRPr="00960FE8" w:rsidRDefault="00641686">
      <w:pPr>
        <w:pStyle w:val="NormalBPBHEB"/>
        <w:numPr>
          <w:ilvl w:val="0"/>
          <w:numId w:val="40"/>
        </w:numPr>
        <w:ind w:left="1080"/>
        <w:pPrChange w:id="56" w:author="Srishti" w:date="2025-11-06T01:39:00Z" w16du:dateUtc="2025-11-05T20:09:00Z">
          <w:pPr>
            <w:pStyle w:val="L-Bullets"/>
            <w:jc w:val="both"/>
          </w:pPr>
        </w:pPrChange>
      </w:pPr>
      <w:r w:rsidRPr="00960FE8">
        <w:t>Apply core concepts like experience replay and target networks for improved stability.</w:t>
      </w:r>
    </w:p>
    <w:p w14:paraId="4E0385A6" w14:textId="77777777" w:rsidR="00641686" w:rsidRPr="00051505" w:rsidRDefault="00641686">
      <w:pPr>
        <w:pStyle w:val="NormalBPBHEB"/>
        <w:numPr>
          <w:ilvl w:val="0"/>
          <w:numId w:val="39"/>
        </w:numPr>
        <w:pPrChange w:id="57" w:author="Srishti" w:date="2025-11-06T01:38:00Z" w16du:dateUtc="2025-11-05T20:08:00Z">
          <w:pPr>
            <w:jc w:val="both"/>
          </w:pPr>
        </w:pPrChange>
      </w:pPr>
      <w:r w:rsidRPr="00051505">
        <w:t>Explore Advancements in Deep Reinforcement Learning</w:t>
      </w:r>
    </w:p>
    <w:p w14:paraId="782B09A4" w14:textId="77777777" w:rsidR="00641686" w:rsidRPr="00960FE8" w:rsidRDefault="00641686">
      <w:pPr>
        <w:pStyle w:val="NormalBPBHEB"/>
        <w:numPr>
          <w:ilvl w:val="0"/>
          <w:numId w:val="40"/>
        </w:numPr>
        <w:ind w:left="1080"/>
        <w:pPrChange w:id="58" w:author="Srishti" w:date="2025-11-06T01:39:00Z" w16du:dateUtc="2025-11-05T20:09:00Z">
          <w:pPr>
            <w:pStyle w:val="L-Bullets"/>
            <w:jc w:val="both"/>
          </w:pPr>
        </w:pPrChange>
      </w:pPr>
      <w:r w:rsidRPr="00960FE8">
        <w:t>Understand Rainbow DQN’s enhancements, including Double Q-Learning, prioritized replay, and dueling networks.</w:t>
      </w:r>
    </w:p>
    <w:p w14:paraId="261DDEB4" w14:textId="55A383B8" w:rsidR="00641686" w:rsidRPr="00960FE8" w:rsidRDefault="4AD6C8B7">
      <w:pPr>
        <w:pStyle w:val="NormalBPBHEB"/>
        <w:numPr>
          <w:ilvl w:val="0"/>
          <w:numId w:val="40"/>
        </w:numPr>
        <w:ind w:left="1080"/>
        <w:pPrChange w:id="59" w:author="Srishti" w:date="2025-11-06T01:39:00Z" w16du:dateUtc="2025-11-05T20:09:00Z">
          <w:pPr>
            <w:pStyle w:val="L-Bullets"/>
            <w:jc w:val="both"/>
          </w:pPr>
        </w:pPrChange>
      </w:pPr>
      <w:r w:rsidRPr="4AD6C8B7">
        <w:t xml:space="preserve">Investigate methods like AlphaZero and MuZero for </w:t>
      </w:r>
      <w:r w:rsidR="00CA6236">
        <w:t>Learning in Complex Environments</w:t>
      </w:r>
      <w:r w:rsidRPr="4AD6C8B7">
        <w:t>.</w:t>
      </w:r>
    </w:p>
    <w:p w14:paraId="62F55842" w14:textId="13991B72" w:rsidR="00641686" w:rsidRPr="00051505" w:rsidRDefault="007236E9">
      <w:pPr>
        <w:pStyle w:val="NormalBPBHEB"/>
        <w:numPr>
          <w:ilvl w:val="0"/>
          <w:numId w:val="39"/>
        </w:numPr>
        <w:rPr>
          <w:b/>
          <w:bCs/>
        </w:rPr>
        <w:pPrChange w:id="60" w:author="Srishti" w:date="2025-11-06T01:38:00Z" w16du:dateUtc="2025-11-05T20:08:00Z">
          <w:pPr>
            <w:jc w:val="both"/>
          </w:pPr>
        </w:pPrChange>
      </w:pPr>
      <w:r w:rsidRPr="00051505">
        <w:rPr>
          <w:b/>
          <w:bCs/>
        </w:rPr>
        <w:t>Improve</w:t>
      </w:r>
      <w:r w:rsidR="00641686" w:rsidRPr="00051505">
        <w:rPr>
          <w:b/>
          <w:bCs/>
        </w:rPr>
        <w:t xml:space="preserve"> Performance with Best Practices</w:t>
      </w:r>
    </w:p>
    <w:p w14:paraId="7947D701" w14:textId="77777777" w:rsidR="00641686" w:rsidRPr="00960FE8" w:rsidRDefault="00641686">
      <w:pPr>
        <w:pStyle w:val="NormalBPBHEB"/>
        <w:numPr>
          <w:ilvl w:val="0"/>
          <w:numId w:val="40"/>
        </w:numPr>
        <w:ind w:left="1080"/>
        <w:pPrChange w:id="61" w:author="Srishti" w:date="2025-11-06T01:39:00Z" w16du:dateUtc="2025-11-05T20:09:00Z">
          <w:pPr>
            <w:pStyle w:val="L-Bullets"/>
            <w:jc w:val="both"/>
          </w:pPr>
        </w:pPrChange>
      </w:pPr>
      <w:r w:rsidRPr="00960FE8">
        <w:t>Apply advanced techniques like frame skipping, reward shaping, and data augmentation to accelerate learning.</w:t>
      </w:r>
    </w:p>
    <w:p w14:paraId="54104B4E" w14:textId="77777777" w:rsidR="00641686" w:rsidRPr="00960FE8" w:rsidRDefault="00641686">
      <w:pPr>
        <w:pStyle w:val="NormalBPBHEB"/>
        <w:numPr>
          <w:ilvl w:val="0"/>
          <w:numId w:val="40"/>
        </w:numPr>
        <w:ind w:left="1080"/>
        <w:pPrChange w:id="62" w:author="Srishti" w:date="2025-11-06T01:39:00Z" w16du:dateUtc="2025-11-05T20:09:00Z">
          <w:pPr>
            <w:pStyle w:val="L-Bullets"/>
            <w:jc w:val="both"/>
          </w:pPr>
        </w:pPrChange>
      </w:pPr>
      <w:r w:rsidRPr="00960FE8">
        <w:t>Tune hyperparameters and implement reward clipping for stable training.</w:t>
      </w:r>
    </w:p>
    <w:p w14:paraId="1025D89D" w14:textId="77777777" w:rsidR="00641686" w:rsidRPr="00051505" w:rsidRDefault="00641686">
      <w:pPr>
        <w:pStyle w:val="NormalBPBHEB"/>
        <w:numPr>
          <w:ilvl w:val="0"/>
          <w:numId w:val="39"/>
        </w:numPr>
        <w:pPrChange w:id="63" w:author="Srishti" w:date="2025-11-06T01:38:00Z" w16du:dateUtc="2025-11-05T20:08:00Z">
          <w:pPr/>
        </w:pPrChange>
      </w:pPr>
      <w:r w:rsidRPr="00051505">
        <w:t>Develop Expertise in the Rainbow Algorithm</w:t>
      </w:r>
    </w:p>
    <w:p w14:paraId="16F3BA62" w14:textId="77777777" w:rsidR="00641686" w:rsidRPr="00960FE8" w:rsidRDefault="00641686">
      <w:pPr>
        <w:pStyle w:val="NormalBPBHEB"/>
        <w:numPr>
          <w:ilvl w:val="0"/>
          <w:numId w:val="40"/>
        </w:numPr>
        <w:ind w:left="1080"/>
        <w:pPrChange w:id="64" w:author="Srishti" w:date="2025-11-06T01:39:00Z" w16du:dateUtc="2025-11-05T20:09:00Z">
          <w:pPr>
            <w:pStyle w:val="L-Bullets"/>
          </w:pPr>
        </w:pPrChange>
      </w:pPr>
      <w:r w:rsidRPr="00960FE8">
        <w:t>Implement Rainbow DQN with detailed examples.</w:t>
      </w:r>
    </w:p>
    <w:p w14:paraId="1F41EFAF" w14:textId="77777777" w:rsidR="00641686" w:rsidRDefault="00641686" w:rsidP="00C86E39">
      <w:pPr>
        <w:pStyle w:val="NormalBPBHEB"/>
        <w:numPr>
          <w:ilvl w:val="0"/>
          <w:numId w:val="40"/>
        </w:numPr>
        <w:ind w:left="1080"/>
      </w:pPr>
      <w:r w:rsidRPr="00960FE8">
        <w:t>Leverage its components to enhance performance in sparse and noisy environments.</w:t>
      </w:r>
      <w:commentRangeEnd w:id="48"/>
      <w:r w:rsidR="00C86E39">
        <w:rPr>
          <w:rStyle w:val="CommentReference"/>
          <w:rFonts w:ascii="Arial" w:eastAsia="Arial" w:hAnsi="Arial" w:cs="Arial"/>
        </w:rPr>
        <w:commentReference w:id="48"/>
      </w:r>
    </w:p>
    <w:p w14:paraId="33B4CEE1" w14:textId="77777777" w:rsidR="00C86E39" w:rsidRPr="00960FE8" w:rsidRDefault="00C86E39" w:rsidP="00C86E39">
      <w:pPr>
        <w:pStyle w:val="NormalBPBHEB"/>
      </w:pPr>
    </w:p>
    <w:p w14:paraId="362858B9" w14:textId="649A1ACA" w:rsidR="00641686" w:rsidRPr="00960FE8" w:rsidRDefault="00641686" w:rsidP="00C86E39">
      <w:pPr>
        <w:pStyle w:val="Heading1BPBHEB"/>
      </w:pPr>
      <w:r w:rsidRPr="00960FE8">
        <w:t>Model-</w:t>
      </w:r>
      <w:r w:rsidR="00C86E39">
        <w:t>b</w:t>
      </w:r>
      <w:r w:rsidRPr="00960FE8">
        <w:t xml:space="preserve">ased vs. </w:t>
      </w:r>
      <w:r w:rsidR="00C86E39">
        <w:t>m</w:t>
      </w:r>
      <w:r w:rsidRPr="00960FE8">
        <w:t>odel-</w:t>
      </w:r>
      <w:r w:rsidR="00C86E39">
        <w:t>f</w:t>
      </w:r>
      <w:r w:rsidRPr="00960FE8">
        <w:t xml:space="preserve">ree </w:t>
      </w:r>
      <w:r w:rsidR="00C86E39">
        <w:t>a</w:t>
      </w:r>
      <w:r w:rsidRPr="00960FE8">
        <w:t xml:space="preserve">pproaches in </w:t>
      </w:r>
      <w:r w:rsidR="00C86E39">
        <w:t>r</w:t>
      </w:r>
      <w:r w:rsidRPr="00960FE8">
        <w:t xml:space="preserve">einforcement </w:t>
      </w:r>
      <w:r w:rsidR="00C86E39">
        <w:t>l</w:t>
      </w:r>
      <w:r w:rsidRPr="00960FE8">
        <w:t>earning</w:t>
      </w:r>
    </w:p>
    <w:p w14:paraId="3C092153" w14:textId="77777777" w:rsidR="008468B5" w:rsidRDefault="008468B5" w:rsidP="00C86E39">
      <w:pPr>
        <w:pStyle w:val="NormalBPBHEB"/>
      </w:pPr>
      <w:r w:rsidRPr="00960FE8">
        <w:t>Understanding the distinction between model-based and model-free approaches is critical in reinforcement learning, as it shapes how agents interact with and learn from their environments. These two paradigms offer contrasting methods for decision-making and optimization, each with unique strengths and limitations. In this section, we will explore these approaches in detail, starting with model-based strategies.</w:t>
      </w:r>
    </w:p>
    <w:p w14:paraId="33490FAF" w14:textId="77777777" w:rsidR="00C86E39" w:rsidRPr="00960FE8" w:rsidRDefault="00C86E39" w:rsidP="00C86E39">
      <w:pPr>
        <w:pStyle w:val="NormalBPBHEB"/>
      </w:pPr>
    </w:p>
    <w:p w14:paraId="44E084E7" w14:textId="293FB07F" w:rsidR="00641686" w:rsidRPr="00960FE8" w:rsidRDefault="00641686" w:rsidP="00C86E39">
      <w:pPr>
        <w:pStyle w:val="Heading2BPBHEB"/>
      </w:pPr>
      <w:r w:rsidRPr="00960FE8">
        <w:lastRenderedPageBreak/>
        <w:t>Model-</w:t>
      </w:r>
      <w:r w:rsidR="00C86E39">
        <w:t>b</w:t>
      </w:r>
      <w:r w:rsidRPr="00960FE8">
        <w:t xml:space="preserve">ased </w:t>
      </w:r>
      <w:r w:rsidR="00C86E39">
        <w:t>a</w:t>
      </w:r>
      <w:r w:rsidRPr="00960FE8">
        <w:t>pproaches</w:t>
      </w:r>
    </w:p>
    <w:p w14:paraId="51E73A17" w14:textId="6BF9B500" w:rsidR="008468B5" w:rsidRPr="00960FE8" w:rsidRDefault="008468B5" w:rsidP="00C86E39">
      <w:pPr>
        <w:pStyle w:val="NormalBPBHEB"/>
      </w:pPr>
      <w:r w:rsidRPr="00960FE8">
        <w:t xml:space="preserve">Model-based reinforcement learning constructs a predictive model of the environment to simulate future outcomes. This enables agents to plan actions strategically by predicting the long-term effects of their decisions </w:t>
      </w:r>
      <w:r w:rsidR="00C86E39">
        <w:t>[1]</w:t>
      </w:r>
      <w:r w:rsidRPr="00960FE8">
        <w:t>.</w:t>
      </w:r>
    </w:p>
    <w:p w14:paraId="582FAA43" w14:textId="77777777" w:rsidR="00641686" w:rsidRPr="00131ABA" w:rsidRDefault="00641686" w:rsidP="00C86E39">
      <w:pPr>
        <w:pStyle w:val="NormalBPBHEB"/>
        <w:numPr>
          <w:ilvl w:val="0"/>
          <w:numId w:val="41"/>
        </w:numPr>
      </w:pPr>
      <w:r w:rsidRPr="00C86E39">
        <w:rPr>
          <w:b/>
          <w:bCs/>
        </w:rPr>
        <w:t>Advantages</w:t>
      </w:r>
      <w:r w:rsidRPr="00131ABA">
        <w:t>:</w:t>
      </w:r>
    </w:p>
    <w:p w14:paraId="37A3A249" w14:textId="17D1E5FE" w:rsidR="00641686" w:rsidRPr="00960FE8" w:rsidRDefault="0057403C" w:rsidP="00C86E39">
      <w:pPr>
        <w:pStyle w:val="NormalBPBHEB"/>
        <w:numPr>
          <w:ilvl w:val="0"/>
          <w:numId w:val="42"/>
        </w:numPr>
        <w:ind w:left="1080"/>
      </w:pPr>
      <w:r>
        <w:t>It e</w:t>
      </w:r>
      <w:r w:rsidR="00641686" w:rsidRPr="00960FE8">
        <w:t xml:space="preserve">nables faster learning by </w:t>
      </w:r>
      <w:r w:rsidR="007236E9" w:rsidRPr="00960FE8">
        <w:t>using</w:t>
      </w:r>
      <w:r w:rsidR="00641686" w:rsidRPr="00960FE8">
        <w:t xml:space="preserve"> simulated experiences.</w:t>
      </w:r>
    </w:p>
    <w:p w14:paraId="1B958B1C" w14:textId="54403CB3" w:rsidR="00641686" w:rsidRPr="00960FE8" w:rsidRDefault="0057403C" w:rsidP="00C86E39">
      <w:pPr>
        <w:pStyle w:val="NormalBPBHEB"/>
        <w:numPr>
          <w:ilvl w:val="0"/>
          <w:numId w:val="42"/>
        </w:numPr>
        <w:ind w:left="1080"/>
      </w:pPr>
      <w:r>
        <w:t>It o</w:t>
      </w:r>
      <w:r w:rsidR="00641686" w:rsidRPr="00960FE8">
        <w:t>ffers strategic foresight for long-term decision-making.</w:t>
      </w:r>
    </w:p>
    <w:p w14:paraId="53067AAD" w14:textId="77777777" w:rsidR="00641686" w:rsidRPr="00FE7AD7" w:rsidRDefault="00641686" w:rsidP="00C86E39">
      <w:pPr>
        <w:pStyle w:val="NormalBPBHEB"/>
        <w:numPr>
          <w:ilvl w:val="0"/>
          <w:numId w:val="41"/>
        </w:numPr>
      </w:pPr>
      <w:r w:rsidRPr="00C86E39">
        <w:rPr>
          <w:b/>
          <w:bCs/>
        </w:rPr>
        <w:t>Challenges</w:t>
      </w:r>
      <w:r w:rsidRPr="00FE7AD7">
        <w:t>:</w:t>
      </w:r>
    </w:p>
    <w:p w14:paraId="3A9D1FF5" w14:textId="475A4152" w:rsidR="00641686" w:rsidRPr="00960FE8" w:rsidRDefault="00641686" w:rsidP="00C86E39">
      <w:pPr>
        <w:pStyle w:val="NormalBPBHEB"/>
        <w:numPr>
          <w:ilvl w:val="0"/>
          <w:numId w:val="42"/>
        </w:numPr>
        <w:ind w:left="1080"/>
      </w:pPr>
      <w:r w:rsidRPr="00960FE8">
        <w:t xml:space="preserve">Computationally expensive due to the need for </w:t>
      </w:r>
      <w:r w:rsidR="007236E9" w:rsidRPr="00960FE8">
        <w:t>correct</w:t>
      </w:r>
      <w:r w:rsidRPr="00960FE8">
        <w:t xml:space="preserve"> environment modeling.</w:t>
      </w:r>
    </w:p>
    <w:p w14:paraId="38DFBD11" w14:textId="77777777" w:rsidR="00641686" w:rsidRDefault="00641686" w:rsidP="00C86E39">
      <w:pPr>
        <w:pStyle w:val="NormalBPBHEB"/>
        <w:numPr>
          <w:ilvl w:val="0"/>
          <w:numId w:val="42"/>
        </w:numPr>
        <w:ind w:left="1080"/>
      </w:pPr>
      <w:r w:rsidRPr="00960FE8">
        <w:t>Performs poorly in dynamic or unstructured environments.</w:t>
      </w:r>
    </w:p>
    <w:p w14:paraId="38468E2D" w14:textId="77777777" w:rsidR="0057403C" w:rsidRPr="00960FE8" w:rsidRDefault="0057403C" w:rsidP="0057403C">
      <w:pPr>
        <w:pStyle w:val="NormalBPBHEB"/>
      </w:pPr>
    </w:p>
    <w:p w14:paraId="7A64FE74" w14:textId="2C88581D" w:rsidR="00641686" w:rsidRPr="00960FE8" w:rsidRDefault="00641686" w:rsidP="0057403C">
      <w:pPr>
        <w:pStyle w:val="Heading2BPBHEB"/>
      </w:pPr>
      <w:r w:rsidRPr="00960FE8">
        <w:t>Model-</w:t>
      </w:r>
      <w:r w:rsidR="0057403C">
        <w:t>f</w:t>
      </w:r>
      <w:r w:rsidRPr="00960FE8">
        <w:t xml:space="preserve">ree </w:t>
      </w:r>
      <w:r w:rsidR="0057403C">
        <w:t>a</w:t>
      </w:r>
      <w:r w:rsidRPr="00960FE8">
        <w:t>pproaches</w:t>
      </w:r>
    </w:p>
    <w:p w14:paraId="0F829AB6" w14:textId="166B8DA1" w:rsidR="00641686" w:rsidRPr="00960FE8" w:rsidRDefault="00641686" w:rsidP="0057403C">
      <w:pPr>
        <w:pStyle w:val="NormalBPBHEB"/>
      </w:pPr>
      <w:r w:rsidRPr="00960FE8">
        <w:t xml:space="preserve">Model-free methods learn policies or value functions directly through interaction with the environment. These approaches, such as Q-learning, rely on trial-and-error to </w:t>
      </w:r>
      <w:r w:rsidR="007236E9" w:rsidRPr="00960FE8">
        <w:t>improve</w:t>
      </w:r>
      <w:r w:rsidRPr="00960FE8">
        <w:t xml:space="preserve"> behavior</w:t>
      </w:r>
      <w:r w:rsidR="00E359EF">
        <w:t>.</w:t>
      </w:r>
    </w:p>
    <w:p w14:paraId="2075E141" w14:textId="77777777" w:rsidR="00641686" w:rsidRPr="003E3C90" w:rsidRDefault="00641686" w:rsidP="0057403C">
      <w:pPr>
        <w:pStyle w:val="NormalBPBHEB"/>
        <w:numPr>
          <w:ilvl w:val="0"/>
          <w:numId w:val="43"/>
        </w:numPr>
      </w:pPr>
      <w:r w:rsidRPr="0057403C">
        <w:rPr>
          <w:b/>
          <w:bCs/>
        </w:rPr>
        <w:t>Advantages</w:t>
      </w:r>
      <w:r w:rsidRPr="003E3C90">
        <w:t>:</w:t>
      </w:r>
    </w:p>
    <w:p w14:paraId="654F49BC" w14:textId="77777777" w:rsidR="00641686" w:rsidRPr="00960FE8" w:rsidRDefault="00641686" w:rsidP="0057403C">
      <w:pPr>
        <w:pStyle w:val="NormalBPBHEB"/>
        <w:numPr>
          <w:ilvl w:val="0"/>
          <w:numId w:val="44"/>
        </w:numPr>
        <w:ind w:left="1080"/>
      </w:pPr>
      <w:r w:rsidRPr="00960FE8">
        <w:t>Simpler implementation with fewer assumptions.</w:t>
      </w:r>
    </w:p>
    <w:p w14:paraId="2DCCAA4F" w14:textId="77777777" w:rsidR="00641686" w:rsidRPr="00960FE8" w:rsidRDefault="00641686" w:rsidP="0057403C">
      <w:pPr>
        <w:pStyle w:val="NormalBPBHEB"/>
        <w:numPr>
          <w:ilvl w:val="0"/>
          <w:numId w:val="44"/>
        </w:numPr>
        <w:ind w:left="1080"/>
      </w:pPr>
      <w:r w:rsidRPr="00960FE8">
        <w:t>Effective in unpredictable and complex scenarios.</w:t>
      </w:r>
    </w:p>
    <w:p w14:paraId="1FAE5997" w14:textId="77777777" w:rsidR="00641686" w:rsidRPr="003E3C90" w:rsidRDefault="00641686" w:rsidP="0057403C">
      <w:pPr>
        <w:pStyle w:val="NormalBPBHEB"/>
        <w:numPr>
          <w:ilvl w:val="0"/>
          <w:numId w:val="43"/>
        </w:numPr>
      </w:pPr>
      <w:r w:rsidRPr="0057403C">
        <w:rPr>
          <w:b/>
          <w:bCs/>
        </w:rPr>
        <w:t>Challenges</w:t>
      </w:r>
      <w:r w:rsidRPr="003E3C90">
        <w:t>:</w:t>
      </w:r>
    </w:p>
    <w:p w14:paraId="7EAFB4DE" w14:textId="73DA4DDD" w:rsidR="00641686" w:rsidRPr="00960FE8" w:rsidRDefault="00641686" w:rsidP="0057403C">
      <w:pPr>
        <w:pStyle w:val="NormalBPBHEB"/>
        <w:numPr>
          <w:ilvl w:val="0"/>
          <w:numId w:val="44"/>
        </w:numPr>
        <w:ind w:left="1080"/>
      </w:pPr>
      <w:r w:rsidRPr="00960FE8">
        <w:t xml:space="preserve">Slower learning </w:t>
      </w:r>
      <w:r w:rsidR="002D555C" w:rsidRPr="00960FE8">
        <w:t>is due</w:t>
      </w:r>
      <w:r w:rsidRPr="00960FE8">
        <w:t xml:space="preserve"> to reliance on real interactions.</w:t>
      </w:r>
    </w:p>
    <w:p w14:paraId="35BA9FA3" w14:textId="77777777" w:rsidR="00641686" w:rsidRDefault="00641686" w:rsidP="0057403C">
      <w:pPr>
        <w:pStyle w:val="NormalBPBHEB"/>
        <w:numPr>
          <w:ilvl w:val="0"/>
          <w:numId w:val="44"/>
        </w:numPr>
        <w:ind w:left="1080"/>
      </w:pPr>
      <w:r w:rsidRPr="00960FE8">
        <w:t>May converge to suboptimal solutions if exploration is insufficient.</w:t>
      </w:r>
    </w:p>
    <w:p w14:paraId="3D4A3C14" w14:textId="77777777" w:rsidR="0057403C" w:rsidRPr="00960FE8" w:rsidRDefault="0057403C" w:rsidP="0057403C">
      <w:pPr>
        <w:pStyle w:val="NormalBPBHEB"/>
      </w:pPr>
    </w:p>
    <w:p w14:paraId="483B9094" w14:textId="078D6CF0" w:rsidR="008C5B2B" w:rsidRPr="0057403C" w:rsidRDefault="008C5B2B" w:rsidP="0057403C">
      <w:pPr>
        <w:pStyle w:val="Heading2BPBHEB"/>
        <w:divId w:val="1890531493"/>
      </w:pPr>
      <w:r w:rsidRPr="009B10EF">
        <w:t>Introduction</w:t>
      </w:r>
      <w:r>
        <w:rPr>
          <w:rStyle w:val="Heading3Char"/>
          <w:rFonts w:eastAsia="Times New Roman"/>
          <w:bCs/>
        </w:rPr>
        <w:t xml:space="preserve"> </w:t>
      </w:r>
      <w:r w:rsidRPr="0022221B">
        <w:t xml:space="preserve">to OpenAI Gym and the FrozenLake </w:t>
      </w:r>
      <w:r w:rsidR="0057403C">
        <w:t>e</w:t>
      </w:r>
      <w:r w:rsidRPr="009B10EF">
        <w:t>nvironment</w:t>
      </w:r>
    </w:p>
    <w:p w14:paraId="302655A8" w14:textId="62007F04" w:rsidR="008C5B2B" w:rsidRDefault="008C5B2B" w:rsidP="0057403C">
      <w:pPr>
        <w:pStyle w:val="NormalBPBHEB"/>
        <w:divId w:val="1890531493"/>
      </w:pPr>
      <w:r>
        <w:t xml:space="preserve">Before diving into the </w:t>
      </w:r>
      <w:r w:rsidRPr="0057403C">
        <w:rPr>
          <w:b/>
          <w:bCs/>
        </w:rPr>
        <w:t>Q-Learning example</w:t>
      </w:r>
      <w:r>
        <w:t>, it</w:t>
      </w:r>
      <w:r w:rsidR="0057403C">
        <w:t xml:space="preserve"> i</w:t>
      </w:r>
      <w:r>
        <w:t xml:space="preserve">s important to introduce the </w:t>
      </w:r>
      <w:r w:rsidRPr="0057403C">
        <w:rPr>
          <w:b/>
          <w:bCs/>
        </w:rPr>
        <w:t>OpenAI Gym toolkit</w:t>
      </w:r>
      <w:r>
        <w:t xml:space="preserve"> and the </w:t>
      </w:r>
      <w:r w:rsidRPr="0057403C">
        <w:rPr>
          <w:rStyle w:val="CodeinTextBPBHEBChar"/>
        </w:rPr>
        <w:t>FrozenLake</w:t>
      </w:r>
      <w:r w:rsidR="0057403C">
        <w:rPr>
          <w:rStyle w:val="Heading3Char"/>
        </w:rPr>
        <w:t xml:space="preserve"> </w:t>
      </w:r>
      <w:r w:rsidR="0057403C" w:rsidRPr="0057403C">
        <w:t>[2] e</w:t>
      </w:r>
      <w:r w:rsidRPr="0057403C">
        <w:t>nvironment</w:t>
      </w:r>
      <w:r>
        <w:t xml:space="preserve"> to provide clarity and context for the reader.</w:t>
      </w:r>
    </w:p>
    <w:p w14:paraId="69B07F7D" w14:textId="77777777" w:rsidR="0057403C" w:rsidRDefault="0057403C" w:rsidP="0057403C">
      <w:pPr>
        <w:pStyle w:val="NormalBPBHEB"/>
        <w:divId w:val="1890531493"/>
      </w:pPr>
    </w:p>
    <w:p w14:paraId="49B0EA58" w14:textId="1BB70E5A" w:rsidR="008C5B2B" w:rsidRPr="0057403C" w:rsidRDefault="0057403C" w:rsidP="0057403C">
      <w:pPr>
        <w:pStyle w:val="Heading3BPBHEB"/>
        <w:divId w:val="1890531493"/>
      </w:pPr>
      <w:r>
        <w:t>Understanding</w:t>
      </w:r>
      <w:r w:rsidR="008C5B2B" w:rsidRPr="0057403C">
        <w:t xml:space="preserve"> OpenAI Gym</w:t>
      </w:r>
    </w:p>
    <w:p w14:paraId="231B036B" w14:textId="0A9CE28A" w:rsidR="008C5B2B" w:rsidRDefault="008C5B2B" w:rsidP="0057403C">
      <w:pPr>
        <w:pStyle w:val="NormalBPBHEB"/>
        <w:divId w:val="1890531493"/>
      </w:pPr>
      <w:r>
        <w:t xml:space="preserve">OpenAI Gym is a popular toolkit for developing and testing reinforcement learning algorithms. It offers a wide array of pre-configured environments, ranging from simple grid-based games to advanced robotic tasks. These environments follow a standardized </w:t>
      </w:r>
      <w:r w:rsidR="0057403C" w:rsidRPr="0057403C">
        <w:rPr>
          <w:b/>
          <w:bCs/>
        </w:rPr>
        <w:lastRenderedPageBreak/>
        <w:t>application programming interface</w:t>
      </w:r>
      <w:r w:rsidR="0057403C">
        <w:t xml:space="preserve"> (</w:t>
      </w:r>
      <w:r w:rsidRPr="0057403C">
        <w:rPr>
          <w:b/>
          <w:bCs/>
        </w:rPr>
        <w:t>API</w:t>
      </w:r>
      <w:r w:rsidR="0057403C">
        <w:t>)</w:t>
      </w:r>
      <w:r>
        <w:t xml:space="preserve">, allowing researchers and developers to focus on algorithm design without worrying about custom environment </w:t>
      </w:r>
      <w:r w:rsidR="006E4B28">
        <w:t>implementations</w:t>
      </w:r>
      <w:r w:rsidR="00AF4FE0">
        <w:t xml:space="preserve"> </w:t>
      </w:r>
      <w:r w:rsidR="0057403C">
        <w:t>[3]</w:t>
      </w:r>
      <w:r w:rsidR="006E4B28">
        <w:t>.</w:t>
      </w:r>
    </w:p>
    <w:p w14:paraId="00697778" w14:textId="77777777" w:rsidR="0057403C" w:rsidRDefault="0057403C" w:rsidP="0057403C">
      <w:pPr>
        <w:pStyle w:val="NormalBPBHEB"/>
        <w:divId w:val="1890531493"/>
      </w:pPr>
    </w:p>
    <w:p w14:paraId="5E5EE45B" w14:textId="3D9C9339" w:rsidR="008C5B2B" w:rsidRPr="0057403C" w:rsidRDefault="0057403C" w:rsidP="0057403C">
      <w:pPr>
        <w:pStyle w:val="Heading3BPBHEB"/>
        <w:divId w:val="1890531493"/>
      </w:pPr>
      <w:r>
        <w:t>Understanding</w:t>
      </w:r>
      <w:r w:rsidR="008C5B2B" w:rsidRPr="0057403C">
        <w:t xml:space="preserve"> FrozenLake </w:t>
      </w:r>
      <w:r>
        <w:t>e</w:t>
      </w:r>
      <w:r w:rsidR="008C5B2B" w:rsidRPr="0057403C">
        <w:t>nvironment</w:t>
      </w:r>
    </w:p>
    <w:p w14:paraId="796B51A5" w14:textId="62F1E8A2" w:rsidR="008C5B2B" w:rsidRDefault="008C5B2B" w:rsidP="0057403C">
      <w:pPr>
        <w:pStyle w:val="NormalBPBHEB"/>
        <w:divId w:val="1890531493"/>
      </w:pPr>
      <w:r>
        <w:t xml:space="preserve">The </w:t>
      </w:r>
      <w:proofErr w:type="spellStart"/>
      <w:r w:rsidRPr="0057403C">
        <w:rPr>
          <w:b/>
          <w:bCs/>
        </w:rPr>
        <w:t>FrozenLake</w:t>
      </w:r>
      <w:proofErr w:type="spellEnd"/>
      <w:r w:rsidRPr="0057403C">
        <w:rPr>
          <w:b/>
          <w:bCs/>
        </w:rPr>
        <w:t xml:space="preserve"> environment</w:t>
      </w:r>
      <w:r w:rsidRPr="00AF2E3E">
        <w:t xml:space="preserve"> </w:t>
      </w:r>
      <w:r>
        <w:t>is a classic example</w:t>
      </w:r>
      <w:r w:rsidR="0088436B">
        <w:t xml:space="preserve"> </w:t>
      </w:r>
      <w:r w:rsidR="0057403C">
        <w:t xml:space="preserve">[4] </w:t>
      </w:r>
      <w:r>
        <w:t>included in OpenAI Gym, designed to help users understand foundational concepts in reinforcement learning</w:t>
      </w:r>
      <w:r w:rsidR="00342776">
        <w:t xml:space="preserve"> </w:t>
      </w:r>
      <w:r w:rsidR="0057403C">
        <w:t>[5]</w:t>
      </w:r>
      <w:r>
        <w:t xml:space="preserve">. It consists of a grid-based map where an agent must navigate from a starting position to a goal while avoiding traps (referred to as </w:t>
      </w:r>
      <w:r w:rsidRPr="0057403C">
        <w:rPr>
          <w:b/>
          <w:bCs/>
        </w:rPr>
        <w:t>holes</w:t>
      </w:r>
      <w:r>
        <w:t>). The agent receives a reward only when it successfully reaches the goal</w:t>
      </w:r>
      <w:r w:rsidR="006C7E35">
        <w:t xml:space="preserve"> </w:t>
      </w:r>
      <w:r w:rsidR="0057403C">
        <w:t>[2]</w:t>
      </w:r>
      <w:r>
        <w:t>.</w:t>
      </w:r>
    </w:p>
    <w:p w14:paraId="252817EF" w14:textId="0C887ED8" w:rsidR="008C5B2B" w:rsidRDefault="0057403C" w:rsidP="0057403C">
      <w:pPr>
        <w:pStyle w:val="NormalBPBHEB"/>
        <w:divId w:val="1890531493"/>
      </w:pPr>
      <w:r>
        <w:t>The following list outlines k</w:t>
      </w:r>
      <w:r w:rsidR="008C5B2B">
        <w:t xml:space="preserve">ey attributes of </w:t>
      </w:r>
      <w:r w:rsidR="008C5B2B" w:rsidRPr="0057403C">
        <w:rPr>
          <w:rStyle w:val="CodeinTextBPBHEBChar"/>
        </w:rPr>
        <w:t>FrozenLake</w:t>
      </w:r>
      <w:r w:rsidRPr="0057403C">
        <w:t xml:space="preserve"> [2]</w:t>
      </w:r>
      <w:r>
        <w:t xml:space="preserve">: </w:t>
      </w:r>
    </w:p>
    <w:p w14:paraId="226C7C47" w14:textId="3E19B8F5" w:rsidR="00533D4A" w:rsidRPr="0057403C" w:rsidRDefault="4AD6C8B7" w:rsidP="0057403C">
      <w:pPr>
        <w:pStyle w:val="NormalBPBHEB"/>
        <w:numPr>
          <w:ilvl w:val="0"/>
          <w:numId w:val="46"/>
        </w:numPr>
        <w:divId w:val="1890531493"/>
      </w:pPr>
      <w:r w:rsidRPr="0057403C">
        <w:rPr>
          <w:b/>
          <w:bCs/>
        </w:rPr>
        <w:t xml:space="preserve">Grid </w:t>
      </w:r>
      <w:r w:rsidR="0057403C" w:rsidRPr="0057403C">
        <w:rPr>
          <w:b/>
          <w:bCs/>
        </w:rPr>
        <w:t>l</w:t>
      </w:r>
      <w:r w:rsidRPr="0057403C">
        <w:rPr>
          <w:b/>
          <w:bCs/>
        </w:rPr>
        <w:t>ayout</w:t>
      </w:r>
      <w:r w:rsidRPr="0057403C">
        <w:t xml:space="preserve">: A 4x4 grid representing states. </w:t>
      </w:r>
    </w:p>
    <w:p w14:paraId="2B42437F" w14:textId="2DC4E632" w:rsidR="00345256" w:rsidRPr="0057403C" w:rsidRDefault="008C5B2B" w:rsidP="0057403C">
      <w:pPr>
        <w:pStyle w:val="NormalBPBHEB"/>
        <w:numPr>
          <w:ilvl w:val="0"/>
          <w:numId w:val="46"/>
        </w:numPr>
        <w:divId w:val="1890531493"/>
      </w:pPr>
      <w:r w:rsidRPr="0057403C">
        <w:rPr>
          <w:b/>
          <w:bCs/>
        </w:rPr>
        <w:t xml:space="preserve">Stochastic </w:t>
      </w:r>
      <w:r w:rsidR="0057403C" w:rsidRPr="0057403C">
        <w:rPr>
          <w:b/>
          <w:bCs/>
        </w:rPr>
        <w:t>t</w:t>
      </w:r>
      <w:r w:rsidRPr="0057403C">
        <w:rPr>
          <w:b/>
          <w:bCs/>
        </w:rPr>
        <w:t>ransitions</w:t>
      </w:r>
      <w:r w:rsidRPr="0057403C">
        <w:t>: Movement has a chance of slipping to adjacent states, making it non-deterministic.</w:t>
      </w:r>
    </w:p>
    <w:p w14:paraId="50864E29" w14:textId="44F519EF" w:rsidR="008C5B2B" w:rsidRPr="0057403C" w:rsidRDefault="008C5B2B" w:rsidP="0057403C">
      <w:pPr>
        <w:pStyle w:val="NormalBPBHEB"/>
        <w:numPr>
          <w:ilvl w:val="0"/>
          <w:numId w:val="46"/>
        </w:numPr>
        <w:divId w:val="1890531493"/>
      </w:pPr>
      <w:r w:rsidRPr="0057403C">
        <w:rPr>
          <w:b/>
          <w:bCs/>
        </w:rPr>
        <w:t xml:space="preserve">Sparse </w:t>
      </w:r>
      <w:r w:rsidR="0057403C" w:rsidRPr="0057403C">
        <w:rPr>
          <w:b/>
          <w:bCs/>
        </w:rPr>
        <w:t>r</w:t>
      </w:r>
      <w:r w:rsidRPr="0057403C">
        <w:rPr>
          <w:b/>
          <w:bCs/>
        </w:rPr>
        <w:t>ewards</w:t>
      </w:r>
      <w:r w:rsidRPr="0057403C">
        <w:t xml:space="preserve">: Only a positive reward upon reaching the goal; no intermediate rewards are </w:t>
      </w:r>
      <w:r w:rsidR="00345256" w:rsidRPr="0057403C">
        <w:t>p</w:t>
      </w:r>
      <w:r w:rsidRPr="0057403C">
        <w:t>rovided</w:t>
      </w:r>
      <w:r w:rsidR="000C4C9F" w:rsidRPr="0057403C">
        <w:t xml:space="preserve"> </w:t>
      </w:r>
      <w:r w:rsidR="0057403C">
        <w:t>[6]</w:t>
      </w:r>
      <w:r w:rsidRPr="0057403C">
        <w:t>.</w:t>
      </w:r>
    </w:p>
    <w:p w14:paraId="4B715F00" w14:textId="77777777" w:rsidR="008C5B2B" w:rsidRDefault="008C5B2B" w:rsidP="0057403C">
      <w:pPr>
        <w:pStyle w:val="NormalBPBHEB"/>
        <w:divId w:val="1890531493"/>
      </w:pPr>
      <w:r>
        <w:t xml:space="preserve">This environment is well-suited for demonstrating model-free reinforcement learning algorithms like </w:t>
      </w:r>
      <w:r w:rsidRPr="0057403C">
        <w:rPr>
          <w:i/>
          <w:iCs/>
        </w:rPr>
        <w:t>Q-learning</w:t>
      </w:r>
      <w:r>
        <w:t xml:space="preserve"> because it is small, manageable, and offers a combination of deterministic and stochastic challenges.</w:t>
      </w:r>
    </w:p>
    <w:p w14:paraId="7101286F" w14:textId="77777777" w:rsidR="0057403C" w:rsidRDefault="0057403C" w:rsidP="0057403C">
      <w:pPr>
        <w:pStyle w:val="NormalBPBHEB"/>
        <w:divId w:val="1890531493"/>
      </w:pPr>
    </w:p>
    <w:p w14:paraId="57565040" w14:textId="6078222E" w:rsidR="008C5B2B" w:rsidRPr="0057403C" w:rsidRDefault="008C5B2B" w:rsidP="0057403C">
      <w:pPr>
        <w:pStyle w:val="Heading3BPBHEB"/>
        <w:divId w:val="1890531493"/>
      </w:pPr>
      <w:r w:rsidRPr="0057403C">
        <w:t xml:space="preserve">Purpose and </w:t>
      </w:r>
      <w:r w:rsidR="0057403C">
        <w:t>e</w:t>
      </w:r>
      <w:r w:rsidRPr="0057403C">
        <w:t xml:space="preserve">ducational </w:t>
      </w:r>
      <w:r w:rsidR="0057403C">
        <w:t>v</w:t>
      </w:r>
      <w:r w:rsidRPr="0057403C">
        <w:t>alue</w:t>
      </w:r>
    </w:p>
    <w:p w14:paraId="25518B82" w14:textId="7A25DCA5" w:rsidR="008C5B2B" w:rsidRDefault="007A56D8" w:rsidP="0057403C">
      <w:pPr>
        <w:pStyle w:val="NormalBPBHEB"/>
        <w:divId w:val="1890531493"/>
      </w:pPr>
      <w:r>
        <w:t>FrozenLake is popular in education and research because of its simplicity and ability to illustrate important reinforcement learning challenges, such as:</w:t>
      </w:r>
    </w:p>
    <w:p w14:paraId="4461AF0D" w14:textId="77777777" w:rsidR="008C5B2B" w:rsidRPr="00B11C01" w:rsidRDefault="008C5B2B" w:rsidP="0057403C">
      <w:pPr>
        <w:pStyle w:val="NormalBPBHEB"/>
        <w:numPr>
          <w:ilvl w:val="0"/>
          <w:numId w:val="47"/>
        </w:numPr>
        <w:divId w:val="1890531493"/>
      </w:pPr>
      <w:r w:rsidRPr="00B11C01">
        <w:t>Balancing exploration and exploitation.</w:t>
      </w:r>
    </w:p>
    <w:p w14:paraId="728561BB" w14:textId="77777777" w:rsidR="008C5B2B" w:rsidRPr="00B11C01" w:rsidRDefault="008C5B2B" w:rsidP="0057403C">
      <w:pPr>
        <w:pStyle w:val="NormalBPBHEB"/>
        <w:numPr>
          <w:ilvl w:val="0"/>
          <w:numId w:val="47"/>
        </w:numPr>
        <w:divId w:val="1890531493"/>
      </w:pPr>
      <w:r w:rsidRPr="00B11C01">
        <w:t>Managing sparse and stochastic reward signals.</w:t>
      </w:r>
    </w:p>
    <w:p w14:paraId="0203453D" w14:textId="77777777" w:rsidR="008C5B2B" w:rsidRDefault="008C5B2B" w:rsidP="0057403C">
      <w:pPr>
        <w:pStyle w:val="NormalBPBHEB"/>
        <w:numPr>
          <w:ilvl w:val="0"/>
          <w:numId w:val="47"/>
        </w:numPr>
        <w:divId w:val="1890531493"/>
      </w:pPr>
      <w:r w:rsidRPr="00B11C01">
        <w:t>Understanding state-action value iteration.</w:t>
      </w:r>
    </w:p>
    <w:p w14:paraId="23268B31" w14:textId="77777777" w:rsidR="0057403C" w:rsidRPr="00B11C01" w:rsidRDefault="0057403C" w:rsidP="0057403C">
      <w:pPr>
        <w:pStyle w:val="NormalBPBHEB"/>
        <w:divId w:val="1890531493"/>
      </w:pPr>
    </w:p>
    <w:p w14:paraId="5283E3D7" w14:textId="27F679CE" w:rsidR="008C5B2B" w:rsidRPr="0057403C" w:rsidRDefault="008C5B2B" w:rsidP="0057403C">
      <w:pPr>
        <w:pStyle w:val="Heading3BPBHEB"/>
        <w:divId w:val="1890531493"/>
      </w:pPr>
      <w:r w:rsidRPr="0057403C">
        <w:t>Install</w:t>
      </w:r>
      <w:r w:rsidR="001859B8" w:rsidRPr="0057403C">
        <w:t>ing</w:t>
      </w:r>
      <w:r w:rsidRPr="0057403C">
        <w:t xml:space="preserve"> OpenAI Gym</w:t>
      </w:r>
    </w:p>
    <w:p w14:paraId="28C88F2B" w14:textId="47AB210A" w:rsidR="008C5B2B" w:rsidRDefault="008C5B2B" w:rsidP="0057403C">
      <w:pPr>
        <w:pStyle w:val="NormalBPBHEB"/>
        <w:divId w:val="1890531493"/>
      </w:pPr>
      <w:r>
        <w:t xml:space="preserve">To run the </w:t>
      </w:r>
      <w:r w:rsidRPr="0057403C">
        <w:rPr>
          <w:rStyle w:val="CodeinTextBPBHEBChar"/>
        </w:rPr>
        <w:t>FrozenLake</w:t>
      </w:r>
      <w:r>
        <w:t xml:space="preserve"> environment, you need the OpenAI Gym library. Install it using the following command</w:t>
      </w:r>
      <w:r w:rsidR="0001657F">
        <w:t xml:space="preserve"> </w:t>
      </w:r>
      <w:r w:rsidR="0057403C">
        <w:t>[7]</w:t>
      </w:r>
      <w:r>
        <w:t>:</w:t>
      </w:r>
    </w:p>
    <w:p w14:paraId="5B7FD80C" w14:textId="77777777" w:rsidR="00D33A06" w:rsidRPr="0057403C" w:rsidRDefault="001859B8" w:rsidP="001859B8">
      <w:pPr>
        <w:pStyle w:val="SC-Source"/>
        <w:divId w:val="1890531493"/>
        <w:rPr>
          <w:rFonts w:ascii="Consolas" w:hAnsi="Consolas"/>
          <w:sz w:val="20"/>
          <w:szCs w:val="20"/>
        </w:rPr>
      </w:pPr>
      <w:r w:rsidRPr="0057403C">
        <w:rPr>
          <w:rFonts w:ascii="Consolas" w:hAnsi="Consolas"/>
          <w:sz w:val="20"/>
          <w:szCs w:val="20"/>
        </w:rPr>
        <w:t>`</w:t>
      </w:r>
      <w:r w:rsidR="008C5B2B" w:rsidRPr="0057403C">
        <w:rPr>
          <w:rFonts w:ascii="Consolas" w:hAnsi="Consolas"/>
          <w:sz w:val="20"/>
          <w:szCs w:val="20"/>
        </w:rPr>
        <w:t>bas</w:t>
      </w:r>
      <w:r w:rsidRPr="0057403C">
        <w:rPr>
          <w:rFonts w:ascii="Consolas" w:hAnsi="Consolas"/>
          <w:sz w:val="20"/>
          <w:szCs w:val="20"/>
        </w:rPr>
        <w:t>h</w:t>
      </w:r>
    </w:p>
    <w:p w14:paraId="1585A1FB" w14:textId="77777777" w:rsidR="00D33A06" w:rsidRPr="0057403C" w:rsidRDefault="00D33A06" w:rsidP="001859B8">
      <w:pPr>
        <w:pStyle w:val="SC-Source"/>
        <w:divId w:val="1890531493"/>
        <w:rPr>
          <w:rFonts w:ascii="Consolas" w:hAnsi="Consolas"/>
          <w:sz w:val="20"/>
          <w:szCs w:val="20"/>
        </w:rPr>
      </w:pPr>
    </w:p>
    <w:p w14:paraId="7B00D8C2" w14:textId="253ACAB9" w:rsidR="001859B8" w:rsidRPr="0057403C" w:rsidRDefault="008C5B2B" w:rsidP="001859B8">
      <w:pPr>
        <w:pStyle w:val="SC-Source"/>
        <w:divId w:val="1890531493"/>
        <w:rPr>
          <w:rStyle w:val="Heading8Char"/>
          <w:rFonts w:ascii="Consolas" w:hAnsi="Consolas"/>
          <w:sz w:val="20"/>
          <w:szCs w:val="20"/>
        </w:rPr>
      </w:pPr>
      <w:r w:rsidRPr="0057403C">
        <w:rPr>
          <w:rStyle w:val="Heading8Char"/>
          <w:rFonts w:ascii="Consolas" w:hAnsi="Consolas"/>
          <w:sz w:val="20"/>
          <w:szCs w:val="20"/>
        </w:rPr>
        <w:t>pip install gym</w:t>
      </w:r>
    </w:p>
    <w:p w14:paraId="7D0F7C24" w14:textId="05637A42" w:rsidR="008C5B2B" w:rsidRDefault="008C5B2B" w:rsidP="0057403C">
      <w:pPr>
        <w:pStyle w:val="NormalBPBHEB"/>
        <w:divId w:val="1890531493"/>
      </w:pPr>
      <w:r>
        <w:t xml:space="preserve">After installation, you can initialize the </w:t>
      </w:r>
      <w:r w:rsidRPr="0057403C">
        <w:rPr>
          <w:rStyle w:val="CodeinTextBPBHEBChar"/>
        </w:rPr>
        <w:t>FrozenLake</w:t>
      </w:r>
      <w:r>
        <w:t xml:space="preserve"> environment as follows</w:t>
      </w:r>
      <w:r w:rsidR="00FC2BD8">
        <w:t xml:space="preserve"> </w:t>
      </w:r>
      <w:r w:rsidR="0057403C">
        <w:t>[8]</w:t>
      </w:r>
      <w:r>
        <w:t>:</w:t>
      </w:r>
    </w:p>
    <w:p w14:paraId="401E063C" w14:textId="77777777" w:rsidR="00D33A06" w:rsidRPr="0057403C" w:rsidRDefault="00D33A06" w:rsidP="001859B8">
      <w:pPr>
        <w:pStyle w:val="SC-Source"/>
        <w:divId w:val="1766918240"/>
        <w:rPr>
          <w:rFonts w:ascii="Consolas" w:hAnsi="Consolas"/>
          <w:sz w:val="20"/>
          <w:szCs w:val="20"/>
        </w:rPr>
      </w:pPr>
      <w:r w:rsidRPr="0057403C">
        <w:rPr>
          <w:rFonts w:ascii="Consolas" w:hAnsi="Consolas"/>
          <w:sz w:val="20"/>
          <w:szCs w:val="20"/>
        </w:rPr>
        <w:t>`</w:t>
      </w:r>
      <w:r w:rsidR="008C5B2B" w:rsidRPr="0057403C">
        <w:rPr>
          <w:rFonts w:ascii="Consolas" w:hAnsi="Consolas"/>
          <w:sz w:val="20"/>
          <w:szCs w:val="20"/>
        </w:rPr>
        <w:t>python</w:t>
      </w:r>
    </w:p>
    <w:p w14:paraId="2A5882E6" w14:textId="77777777" w:rsidR="00D33A06" w:rsidRPr="0057403C" w:rsidRDefault="00D33A06" w:rsidP="001859B8">
      <w:pPr>
        <w:pStyle w:val="SC-Source"/>
        <w:divId w:val="1766918240"/>
        <w:rPr>
          <w:rFonts w:ascii="Consolas" w:hAnsi="Consolas"/>
          <w:sz w:val="20"/>
          <w:szCs w:val="20"/>
        </w:rPr>
      </w:pPr>
    </w:p>
    <w:p w14:paraId="1D7035F4" w14:textId="77777777" w:rsidR="00692B33" w:rsidRPr="0057403C" w:rsidRDefault="008C5B2B" w:rsidP="00692B33">
      <w:pPr>
        <w:pStyle w:val="SC-Source"/>
        <w:divId w:val="1766918240"/>
        <w:rPr>
          <w:rStyle w:val="Heading8Char"/>
          <w:rFonts w:ascii="Consolas" w:hAnsi="Consolas"/>
          <w:sz w:val="20"/>
          <w:szCs w:val="20"/>
        </w:rPr>
      </w:pPr>
      <w:r w:rsidRPr="0057403C">
        <w:rPr>
          <w:rStyle w:val="Heading9Char"/>
          <w:rFonts w:ascii="Consolas" w:hAnsi="Consolas"/>
          <w:sz w:val="20"/>
          <w:szCs w:val="20"/>
        </w:rPr>
        <w:t>import</w:t>
      </w:r>
      <w:r w:rsidRPr="0057403C">
        <w:rPr>
          <w:rStyle w:val="Heading8Char"/>
          <w:rFonts w:ascii="Consolas" w:hAnsi="Consolas"/>
          <w:sz w:val="20"/>
          <w:szCs w:val="20"/>
        </w:rPr>
        <w:t xml:space="preserve"> gym</w:t>
      </w:r>
    </w:p>
    <w:p w14:paraId="4C9FB22E" w14:textId="77777777" w:rsidR="00692B33" w:rsidRPr="0057403C" w:rsidRDefault="00692B33" w:rsidP="00692B33">
      <w:pPr>
        <w:pStyle w:val="SC-Source"/>
        <w:divId w:val="1766918240"/>
        <w:rPr>
          <w:rStyle w:val="Heading8Char"/>
          <w:rFonts w:ascii="Consolas" w:hAnsi="Consolas"/>
          <w:sz w:val="20"/>
          <w:szCs w:val="20"/>
        </w:rPr>
      </w:pPr>
    </w:p>
    <w:p w14:paraId="6E6691EC" w14:textId="77777777" w:rsidR="00692B33" w:rsidRPr="0057403C" w:rsidRDefault="4AD6C8B7" w:rsidP="00692B33">
      <w:pPr>
        <w:pStyle w:val="SC-Source"/>
        <w:divId w:val="1766918240"/>
        <w:rPr>
          <w:rFonts w:ascii="Consolas" w:hAnsi="Consolas"/>
          <w:sz w:val="20"/>
          <w:szCs w:val="20"/>
        </w:rPr>
      </w:pPr>
      <w:r w:rsidRPr="0057403C">
        <w:rPr>
          <w:rFonts w:ascii="Consolas" w:hAnsi="Consolas"/>
          <w:sz w:val="20"/>
          <w:szCs w:val="20"/>
          <w:lang w:val="en-US"/>
        </w:rPr>
        <w:t># Create the FrozenLake environment</w:t>
      </w:r>
    </w:p>
    <w:p w14:paraId="74CD3D8D" w14:textId="613CA3D8" w:rsidR="008C5B2B" w:rsidRPr="0057403C" w:rsidRDefault="008C5B2B" w:rsidP="00692B33">
      <w:pPr>
        <w:pStyle w:val="SC-Source"/>
        <w:divId w:val="1766918240"/>
        <w:rPr>
          <w:rStyle w:val="Heading8Char"/>
          <w:rFonts w:ascii="Consolas" w:hAnsi="Consolas"/>
          <w:sz w:val="20"/>
          <w:szCs w:val="20"/>
        </w:rPr>
      </w:pPr>
      <w:r w:rsidRPr="0057403C">
        <w:rPr>
          <w:rStyle w:val="Heading8Char"/>
          <w:rFonts w:ascii="Consolas" w:hAnsi="Consolas"/>
          <w:sz w:val="20"/>
          <w:szCs w:val="20"/>
        </w:rPr>
        <w:t>env = gym.make(</w:t>
      </w:r>
      <w:r w:rsidRPr="0057403C">
        <w:rPr>
          <w:rFonts w:ascii="Consolas" w:hAnsi="Consolas"/>
          <w:sz w:val="20"/>
          <w:szCs w:val="20"/>
        </w:rPr>
        <w:t>'FrozenLake-v1'</w:t>
      </w:r>
      <w:r w:rsidRPr="0057403C">
        <w:rPr>
          <w:rStyle w:val="Heading8Char"/>
          <w:rFonts w:ascii="Consolas" w:hAnsi="Consolas"/>
          <w:sz w:val="20"/>
          <w:szCs w:val="20"/>
        </w:rPr>
        <w:t>)</w:t>
      </w:r>
    </w:p>
    <w:p w14:paraId="5DF21138" w14:textId="77777777" w:rsidR="0035229D" w:rsidRPr="0035229D" w:rsidRDefault="0035229D" w:rsidP="0035229D">
      <w:pPr>
        <w:pStyle w:val="NormalBPBHEB"/>
        <w:divId w:val="1890531493"/>
      </w:pPr>
    </w:p>
    <w:p w14:paraId="00BF4EA0" w14:textId="5A4676CB" w:rsidR="008C5B2B" w:rsidRPr="0035229D" w:rsidRDefault="0035229D" w:rsidP="0035229D">
      <w:pPr>
        <w:pStyle w:val="Heading3BPBHEB"/>
        <w:divId w:val="1890531493"/>
      </w:pPr>
      <w:r>
        <w:t xml:space="preserve">Way </w:t>
      </w:r>
      <w:r w:rsidR="008C5B2B" w:rsidRPr="0035229D">
        <w:t xml:space="preserve">FrozenLake </w:t>
      </w:r>
      <w:r>
        <w:t>e</w:t>
      </w:r>
      <w:r w:rsidR="008C5B2B" w:rsidRPr="0035229D">
        <w:t xml:space="preserve">nvironment </w:t>
      </w:r>
      <w:r>
        <w:t>w</w:t>
      </w:r>
      <w:r w:rsidR="008C5B2B" w:rsidRPr="0035229D">
        <w:t>orks</w:t>
      </w:r>
    </w:p>
    <w:p w14:paraId="4638021A" w14:textId="0785F6DA" w:rsidR="008C5B2B" w:rsidRDefault="008C5B2B" w:rsidP="0035229D">
      <w:pPr>
        <w:pStyle w:val="NormalBPBHEB"/>
        <w:divId w:val="1890531493"/>
      </w:pPr>
      <w:r>
        <w:t xml:space="preserve">The </w:t>
      </w:r>
      <w:r w:rsidRPr="0035229D">
        <w:rPr>
          <w:b/>
          <w:bCs/>
        </w:rPr>
        <w:t>FrozenLake environment</w:t>
      </w:r>
      <w:r>
        <w:t xml:space="preserve"> consists of</w:t>
      </w:r>
      <w:r w:rsidR="00192EB8">
        <w:t xml:space="preserve"> </w:t>
      </w:r>
      <w:r w:rsidR="0035229D">
        <w:t>[9]</w:t>
      </w:r>
      <w:r>
        <w:t>:</w:t>
      </w:r>
    </w:p>
    <w:p w14:paraId="6DB57F34" w14:textId="198E8D45" w:rsidR="008C5B2B" w:rsidRDefault="008C5B2B" w:rsidP="0035229D">
      <w:pPr>
        <w:pStyle w:val="NormalBPBHEB"/>
        <w:numPr>
          <w:ilvl w:val="0"/>
          <w:numId w:val="48"/>
        </w:numPr>
        <w:divId w:val="1890531493"/>
      </w:pPr>
      <w:r w:rsidRPr="0035229D">
        <w:rPr>
          <w:b/>
          <w:bCs/>
        </w:rPr>
        <w:t>States</w:t>
      </w:r>
      <w:r>
        <w:t xml:space="preserve">: Each cell in the 4x4 grid is a state. The agent starts in one corner and aims to reach the goal in </w:t>
      </w:r>
      <w:r w:rsidR="007A56D8">
        <w:t>the opposite corner</w:t>
      </w:r>
      <w:r>
        <w:t>.</w:t>
      </w:r>
    </w:p>
    <w:p w14:paraId="66DDD870" w14:textId="77777777" w:rsidR="008C5B2B" w:rsidRDefault="008C5B2B" w:rsidP="0035229D">
      <w:pPr>
        <w:pStyle w:val="NormalBPBHEB"/>
        <w:numPr>
          <w:ilvl w:val="0"/>
          <w:numId w:val="48"/>
        </w:numPr>
        <w:divId w:val="1890531493"/>
      </w:pPr>
      <w:r w:rsidRPr="0035229D">
        <w:rPr>
          <w:b/>
          <w:bCs/>
        </w:rPr>
        <w:t>Actions</w:t>
      </w:r>
      <w:r>
        <w:t>: The agent can move in four directions—up, down, left, and right.</w:t>
      </w:r>
    </w:p>
    <w:p w14:paraId="67C525EA" w14:textId="77777777" w:rsidR="008C5B2B" w:rsidRDefault="008C5B2B" w:rsidP="0035229D">
      <w:pPr>
        <w:pStyle w:val="NormalBPBHEB"/>
        <w:numPr>
          <w:ilvl w:val="0"/>
          <w:numId w:val="48"/>
        </w:numPr>
        <w:divId w:val="1890531493"/>
      </w:pPr>
      <w:r w:rsidRPr="0035229D">
        <w:rPr>
          <w:b/>
          <w:bCs/>
        </w:rPr>
        <w:t>Rewards</w:t>
      </w:r>
      <w:r>
        <w:t>: The agent receives a reward of +1 for reaching the goal and 0 otherwise.</w:t>
      </w:r>
    </w:p>
    <w:p w14:paraId="114C6B0F" w14:textId="0CCE5621" w:rsidR="008C5B2B" w:rsidRDefault="008C5B2B" w:rsidP="0035229D">
      <w:pPr>
        <w:pStyle w:val="NormalBPBHEB"/>
        <w:numPr>
          <w:ilvl w:val="0"/>
          <w:numId w:val="48"/>
        </w:numPr>
        <w:divId w:val="1890531493"/>
      </w:pPr>
      <w:r w:rsidRPr="0035229D">
        <w:rPr>
          <w:b/>
          <w:bCs/>
        </w:rPr>
        <w:t>Transitions</w:t>
      </w:r>
      <w:r>
        <w:t xml:space="preserve">: Movements are stochastic, meaning the agent might slip </w:t>
      </w:r>
      <w:r w:rsidR="008D1019">
        <w:t>into</w:t>
      </w:r>
      <w:r>
        <w:t xml:space="preserve"> an unintended state.</w:t>
      </w:r>
    </w:p>
    <w:p w14:paraId="6DBB2574" w14:textId="77777777" w:rsidR="0035229D" w:rsidRDefault="0035229D" w:rsidP="0035229D">
      <w:pPr>
        <w:pStyle w:val="NormalBPBHEB"/>
        <w:divId w:val="1890531493"/>
      </w:pPr>
    </w:p>
    <w:p w14:paraId="538AF4C6" w14:textId="47D5AE94" w:rsidR="00641686" w:rsidRPr="00641686" w:rsidRDefault="00641686" w:rsidP="0035229D">
      <w:pPr>
        <w:pStyle w:val="Heading3BPBHEB"/>
      </w:pPr>
      <w:r w:rsidRPr="00641686">
        <w:t xml:space="preserve">Code </w:t>
      </w:r>
      <w:r w:rsidR="0035229D">
        <w:t>e</w:t>
      </w:r>
      <w:r w:rsidRPr="00641686">
        <w:t>xample: Simple Q-</w:t>
      </w:r>
      <w:r w:rsidR="0035229D">
        <w:t>l</w:t>
      </w:r>
      <w:r w:rsidRPr="00641686">
        <w:t>earning</w:t>
      </w:r>
    </w:p>
    <w:p w14:paraId="14DD317D" w14:textId="2C5EFEF8" w:rsidR="00641686" w:rsidRDefault="00641686" w:rsidP="0035229D">
      <w:pPr>
        <w:pStyle w:val="NormalBPBHEB"/>
      </w:pPr>
      <w:r w:rsidRPr="00641686">
        <w:t xml:space="preserve">The following example </w:t>
      </w:r>
      <w:r w:rsidR="007236E9" w:rsidRPr="00641686">
        <w:t>proves</w:t>
      </w:r>
      <w:r w:rsidRPr="00641686">
        <w:t xml:space="preserve"> basic Q-learning in OpenAI Gym’s </w:t>
      </w:r>
      <w:r w:rsidRPr="0035229D">
        <w:rPr>
          <w:rStyle w:val="CodeinTextBPBHEBChar"/>
        </w:rPr>
        <w:t>FrozenLake</w:t>
      </w:r>
      <w:r w:rsidRPr="00641686">
        <w:t xml:space="preserve"> environment:</w:t>
      </w:r>
    </w:p>
    <w:p w14:paraId="0345AE0F" w14:textId="3F15DDBF" w:rsidR="00057C69" w:rsidRPr="0035229D" w:rsidRDefault="00057C69" w:rsidP="00A568AA">
      <w:pPr>
        <w:pStyle w:val="SC-Source"/>
        <w:rPr>
          <w:rFonts w:ascii="Consolas" w:hAnsi="Consolas"/>
          <w:sz w:val="20"/>
          <w:szCs w:val="20"/>
        </w:rPr>
      </w:pPr>
      <w:r w:rsidRPr="0035229D">
        <w:rPr>
          <w:rFonts w:ascii="Consolas" w:hAnsi="Consolas"/>
          <w:sz w:val="20"/>
          <w:szCs w:val="20"/>
        </w:rPr>
        <w:t>`python</w:t>
      </w:r>
    </w:p>
    <w:p w14:paraId="04C04EEC" w14:textId="77777777" w:rsidR="00641686" w:rsidRPr="0035229D" w:rsidRDefault="00641686" w:rsidP="00A568AA">
      <w:pPr>
        <w:pStyle w:val="SC-Source"/>
        <w:rPr>
          <w:rFonts w:ascii="Consolas" w:hAnsi="Consolas"/>
          <w:sz w:val="20"/>
          <w:szCs w:val="20"/>
        </w:rPr>
      </w:pPr>
      <w:r w:rsidRPr="0035229D">
        <w:rPr>
          <w:rFonts w:ascii="Consolas" w:hAnsi="Consolas"/>
          <w:sz w:val="20"/>
          <w:szCs w:val="20"/>
        </w:rPr>
        <w:t>import gym</w:t>
      </w:r>
    </w:p>
    <w:p w14:paraId="60A06449"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import numpy as np</w:t>
      </w:r>
    </w:p>
    <w:p w14:paraId="04343956" w14:textId="77777777" w:rsidR="00641686" w:rsidRPr="0035229D" w:rsidRDefault="00641686" w:rsidP="00A568AA">
      <w:pPr>
        <w:pStyle w:val="SC-Source"/>
        <w:rPr>
          <w:rFonts w:ascii="Consolas" w:hAnsi="Consolas"/>
          <w:sz w:val="20"/>
          <w:szCs w:val="20"/>
        </w:rPr>
      </w:pPr>
    </w:p>
    <w:p w14:paraId="62885289" w14:textId="77777777" w:rsidR="00641686" w:rsidRPr="0035229D" w:rsidRDefault="00641686" w:rsidP="00A568AA">
      <w:pPr>
        <w:pStyle w:val="SC-Source"/>
        <w:rPr>
          <w:rFonts w:ascii="Consolas" w:hAnsi="Consolas"/>
          <w:sz w:val="20"/>
          <w:szCs w:val="20"/>
        </w:rPr>
      </w:pPr>
      <w:r w:rsidRPr="0035229D">
        <w:rPr>
          <w:rFonts w:ascii="Consolas" w:hAnsi="Consolas"/>
          <w:sz w:val="20"/>
          <w:szCs w:val="20"/>
        </w:rPr>
        <w:t># Initialize environment and Q-table</w:t>
      </w:r>
    </w:p>
    <w:p w14:paraId="22D337C0"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env = gym.make('FrozenLake-v1')</w:t>
      </w:r>
    </w:p>
    <w:p w14:paraId="1C0E7C65"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q_table = np.zeros([env.observation_space.n, env.action_space.n])</w:t>
      </w:r>
    </w:p>
    <w:p w14:paraId="72C6F8A5" w14:textId="77777777" w:rsidR="00641686" w:rsidRPr="0035229D" w:rsidRDefault="00641686" w:rsidP="00A568AA">
      <w:pPr>
        <w:pStyle w:val="SC-Source"/>
        <w:rPr>
          <w:rFonts w:ascii="Consolas" w:hAnsi="Consolas"/>
          <w:sz w:val="20"/>
          <w:szCs w:val="20"/>
        </w:rPr>
      </w:pPr>
    </w:p>
    <w:p w14:paraId="563DB67F" w14:textId="77777777" w:rsidR="00641686" w:rsidRPr="0035229D" w:rsidRDefault="00641686" w:rsidP="00A568AA">
      <w:pPr>
        <w:pStyle w:val="SC-Source"/>
        <w:rPr>
          <w:rFonts w:ascii="Consolas" w:hAnsi="Consolas"/>
          <w:sz w:val="20"/>
          <w:szCs w:val="20"/>
        </w:rPr>
      </w:pPr>
      <w:r w:rsidRPr="0035229D">
        <w:rPr>
          <w:rFonts w:ascii="Consolas" w:hAnsi="Consolas"/>
          <w:sz w:val="20"/>
          <w:szCs w:val="20"/>
        </w:rPr>
        <w:t># Define parameters</w:t>
      </w:r>
    </w:p>
    <w:p w14:paraId="188EF6FD"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learning_rate = 0.8</w:t>
      </w:r>
    </w:p>
    <w:p w14:paraId="3FA5FB03"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discount_factor = 0.95</w:t>
      </w:r>
    </w:p>
    <w:p w14:paraId="5D9B7748"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num_episodes = 1000</w:t>
      </w:r>
    </w:p>
    <w:p w14:paraId="303BF327" w14:textId="77777777" w:rsidR="00641686" w:rsidRPr="0035229D" w:rsidRDefault="00641686" w:rsidP="00A568AA">
      <w:pPr>
        <w:pStyle w:val="SC-Source"/>
        <w:rPr>
          <w:rFonts w:ascii="Consolas" w:hAnsi="Consolas"/>
          <w:sz w:val="20"/>
          <w:szCs w:val="20"/>
        </w:rPr>
      </w:pPr>
    </w:p>
    <w:p w14:paraId="06EBEB86" w14:textId="77777777" w:rsidR="00641686" w:rsidRPr="0035229D" w:rsidRDefault="00641686" w:rsidP="00A568AA">
      <w:pPr>
        <w:pStyle w:val="SC-Source"/>
        <w:rPr>
          <w:rFonts w:ascii="Consolas" w:hAnsi="Consolas"/>
          <w:sz w:val="20"/>
          <w:szCs w:val="20"/>
        </w:rPr>
      </w:pPr>
      <w:r w:rsidRPr="0035229D">
        <w:rPr>
          <w:rFonts w:ascii="Consolas" w:hAnsi="Consolas"/>
          <w:sz w:val="20"/>
          <w:szCs w:val="20"/>
        </w:rPr>
        <w:t># Training loop</w:t>
      </w:r>
    </w:p>
    <w:p w14:paraId="23B72AAE"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for episode in range(num_episodes):</w:t>
      </w:r>
    </w:p>
    <w:p w14:paraId="44ED1520"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 xml:space="preserve">    state = env.reset()</w:t>
      </w:r>
    </w:p>
    <w:p w14:paraId="56504424" w14:textId="77777777" w:rsidR="00641686" w:rsidRPr="0035229D" w:rsidRDefault="00641686" w:rsidP="00A568AA">
      <w:pPr>
        <w:pStyle w:val="SC-Source"/>
        <w:rPr>
          <w:rFonts w:ascii="Consolas" w:hAnsi="Consolas"/>
          <w:sz w:val="20"/>
          <w:szCs w:val="20"/>
        </w:rPr>
      </w:pPr>
      <w:r w:rsidRPr="0035229D">
        <w:rPr>
          <w:rFonts w:ascii="Consolas" w:hAnsi="Consolas"/>
          <w:sz w:val="20"/>
          <w:szCs w:val="20"/>
        </w:rPr>
        <w:lastRenderedPageBreak/>
        <w:t xml:space="preserve">    done = False</w:t>
      </w:r>
    </w:p>
    <w:p w14:paraId="6052F8E9" w14:textId="77777777" w:rsidR="00641686" w:rsidRPr="0035229D" w:rsidRDefault="00641686" w:rsidP="00A568AA">
      <w:pPr>
        <w:pStyle w:val="SC-Source"/>
        <w:rPr>
          <w:rFonts w:ascii="Consolas" w:hAnsi="Consolas"/>
          <w:sz w:val="20"/>
          <w:szCs w:val="20"/>
        </w:rPr>
      </w:pPr>
      <w:r w:rsidRPr="0035229D">
        <w:rPr>
          <w:rFonts w:ascii="Consolas" w:hAnsi="Consolas"/>
          <w:sz w:val="20"/>
          <w:szCs w:val="20"/>
        </w:rPr>
        <w:t xml:space="preserve">    while not done:</w:t>
      </w:r>
    </w:p>
    <w:p w14:paraId="6A23E8B2"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 xml:space="preserve">        action = np.argmax(q_table[state, :] + np.random.randn(1, env.action_space.n) * (1.0 / (episode + 1)))</w:t>
      </w:r>
    </w:p>
    <w:p w14:paraId="7EA2DDA3"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 xml:space="preserve">        new_state, reward, done, _ = env.step(action)</w:t>
      </w:r>
    </w:p>
    <w:p w14:paraId="491DA269"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 xml:space="preserve">        q_table[state, action] += learning_rate * (</w:t>
      </w:r>
    </w:p>
    <w:p w14:paraId="10EC7B13"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 xml:space="preserve">            reward + discount_factor * np.max(q_table[new_state, :]) - q_table[state, action]</w:t>
      </w:r>
    </w:p>
    <w:p w14:paraId="5B3A5514" w14:textId="77777777" w:rsidR="00641686" w:rsidRPr="0035229D" w:rsidRDefault="00641686" w:rsidP="00A568AA">
      <w:pPr>
        <w:pStyle w:val="SC-Source"/>
        <w:rPr>
          <w:rFonts w:ascii="Consolas" w:hAnsi="Consolas"/>
          <w:sz w:val="20"/>
          <w:szCs w:val="20"/>
        </w:rPr>
      </w:pPr>
      <w:r w:rsidRPr="0035229D">
        <w:rPr>
          <w:rFonts w:ascii="Consolas" w:hAnsi="Consolas"/>
          <w:sz w:val="20"/>
          <w:szCs w:val="20"/>
        </w:rPr>
        <w:t xml:space="preserve">        )</w:t>
      </w:r>
    </w:p>
    <w:p w14:paraId="67DEBD8D" w14:textId="77777777" w:rsidR="00641686" w:rsidRPr="0035229D" w:rsidRDefault="4AD6C8B7" w:rsidP="4AD6C8B7">
      <w:pPr>
        <w:pStyle w:val="SC-Source"/>
        <w:rPr>
          <w:rFonts w:ascii="Consolas" w:hAnsi="Consolas"/>
          <w:sz w:val="20"/>
          <w:szCs w:val="20"/>
          <w:lang w:val="en-US"/>
        </w:rPr>
      </w:pPr>
      <w:r w:rsidRPr="0035229D">
        <w:rPr>
          <w:rFonts w:ascii="Consolas" w:hAnsi="Consolas"/>
          <w:sz w:val="20"/>
          <w:szCs w:val="20"/>
          <w:lang w:val="en-US"/>
        </w:rPr>
        <w:t xml:space="preserve">        state = new_state</w:t>
      </w:r>
    </w:p>
    <w:p w14:paraId="315032A8" w14:textId="6CB421E2" w:rsidR="00057C69" w:rsidRPr="0035229D" w:rsidRDefault="00057C69" w:rsidP="00A568AA">
      <w:pPr>
        <w:pStyle w:val="SC-Source"/>
        <w:rPr>
          <w:rFonts w:ascii="Consolas" w:hAnsi="Consolas"/>
          <w:sz w:val="20"/>
          <w:szCs w:val="20"/>
        </w:rPr>
      </w:pPr>
      <w:r w:rsidRPr="0035229D">
        <w:rPr>
          <w:rFonts w:ascii="Consolas" w:hAnsi="Consolas"/>
          <w:sz w:val="20"/>
          <w:szCs w:val="20"/>
        </w:rPr>
        <w:t>`</w:t>
      </w:r>
    </w:p>
    <w:p w14:paraId="671AA988" w14:textId="1C77D79B" w:rsidR="00641686" w:rsidRDefault="007A56D8" w:rsidP="0035229D">
      <w:pPr>
        <w:pStyle w:val="NormalBPBHEB"/>
      </w:pPr>
      <w:r>
        <w:t>This example illustrates the core elements of model-free learning. The Q-table shows the value of state-action pairs, which the agent updates repeatedly based on rewards and transitions. Over time, the agent improves its policy by refining its choices through continuous interaction with the environment.</w:t>
      </w:r>
    </w:p>
    <w:p w14:paraId="0375C4F4" w14:textId="77777777" w:rsidR="0035229D" w:rsidRDefault="0035229D" w:rsidP="0035229D">
      <w:pPr>
        <w:pStyle w:val="NormalBPBHEB"/>
      </w:pPr>
    </w:p>
    <w:p w14:paraId="4B8CB371" w14:textId="258C0F0D" w:rsidR="00D06393" w:rsidRDefault="00D06393" w:rsidP="00AF2E3E">
      <w:pPr>
        <w:pStyle w:val="Heading1BPBHEB"/>
        <w:divId w:val="665550370"/>
        <w:rPr>
          <w:sz w:val="27"/>
          <w:szCs w:val="27"/>
        </w:rPr>
      </w:pPr>
      <w:r>
        <w:t xml:space="preserve">DeepMind’s </w:t>
      </w:r>
      <w:r w:rsidR="0035229D">
        <w:t>a</w:t>
      </w:r>
      <w:r>
        <w:t xml:space="preserve">dvancements in </w:t>
      </w:r>
      <w:r w:rsidR="0035229D">
        <w:t>d</w:t>
      </w:r>
      <w:r>
        <w:t xml:space="preserve">eep </w:t>
      </w:r>
      <w:r w:rsidR="0035229D">
        <w:t>r</w:t>
      </w:r>
      <w:r>
        <w:t xml:space="preserve">einforcement </w:t>
      </w:r>
      <w:r w:rsidR="0035229D">
        <w:t>l</w:t>
      </w:r>
      <w:r>
        <w:t>earning</w:t>
      </w:r>
    </w:p>
    <w:p w14:paraId="6FCCDD39" w14:textId="0036D419" w:rsidR="00D06393" w:rsidRDefault="007A56D8" w:rsidP="00A57EC6">
      <w:pPr>
        <w:pStyle w:val="NormalBPBHEB"/>
        <w:divId w:val="665550370"/>
      </w:pPr>
      <w:r>
        <w:t xml:space="preserve">Deep reinforcement learning has seen remarkable progress, driven by DeepMind's innovative research and breakthroughs. From the creation of DQN to more advanced algorithms like MuZero, DeepMind has consistently pushed the boundaries of reinforcement learning systems. These advances have improved the performance of AI agents in </w:t>
      </w:r>
      <w:r w:rsidR="00C13C29">
        <w:t>different</w:t>
      </w:r>
      <w:r w:rsidR="00713EA6">
        <w:t xml:space="preserve"> </w:t>
      </w:r>
      <w:r>
        <w:t>areas and have shaped the future of global AI research.</w:t>
      </w:r>
    </w:p>
    <w:p w14:paraId="6C397FAE" w14:textId="77777777" w:rsidR="00A57EC6" w:rsidRDefault="00A57EC6" w:rsidP="00A57EC6">
      <w:pPr>
        <w:pStyle w:val="NormalBPBHEB"/>
        <w:divId w:val="665550370"/>
      </w:pPr>
    </w:p>
    <w:p w14:paraId="214FD87B" w14:textId="42F92745" w:rsidR="00D06393" w:rsidRDefault="00D06393" w:rsidP="00A57EC6">
      <w:pPr>
        <w:pStyle w:val="Heading3BPBHEB"/>
        <w:divId w:val="665550370"/>
      </w:pPr>
      <w:r>
        <w:t xml:space="preserve">Key </w:t>
      </w:r>
      <w:r w:rsidR="00A57EC6">
        <w:t>c</w:t>
      </w:r>
      <w:r>
        <w:t>ontributions</w:t>
      </w:r>
    </w:p>
    <w:p w14:paraId="0F30BB6E" w14:textId="0875617D" w:rsidR="00D06393" w:rsidRDefault="007A56D8" w:rsidP="00A57EC6">
      <w:pPr>
        <w:pStyle w:val="NormalBPBHEB"/>
        <w:divId w:val="665550370"/>
      </w:pPr>
      <w:r>
        <w:t>DeepMind's advancements have established new benchmarks in reinforcement learning, impacting both academic research and practical applications. These contributions showcase innovative solutions for tackling complex challenges across diverse fields.</w:t>
      </w:r>
    </w:p>
    <w:p w14:paraId="2325002A" w14:textId="77777777" w:rsidR="00A57EC6" w:rsidRDefault="00A57EC6" w:rsidP="00A57EC6">
      <w:pPr>
        <w:pStyle w:val="NormalBPBHEB"/>
        <w:divId w:val="665550370"/>
      </w:pPr>
    </w:p>
    <w:p w14:paraId="38848385" w14:textId="79A3471C" w:rsidR="00D06393" w:rsidRDefault="00D06393" w:rsidP="00A57EC6">
      <w:pPr>
        <w:pStyle w:val="Heading3BPBHEB"/>
        <w:divId w:val="665550370"/>
      </w:pPr>
      <w:r>
        <w:t>Deep Q-Networks</w:t>
      </w:r>
    </w:p>
    <w:p w14:paraId="4EB6606E" w14:textId="580FEE8A" w:rsidR="00D06393" w:rsidRDefault="007A56D8" w:rsidP="00A57EC6">
      <w:pPr>
        <w:pStyle w:val="NormalBPBHEB"/>
        <w:divId w:val="665550370"/>
      </w:pPr>
      <w:r>
        <w:t>DQN</w:t>
      </w:r>
      <w:r w:rsidR="00A57EC6">
        <w:t>,</w:t>
      </w:r>
      <w:r>
        <w:t xml:space="preserve"> introduced by DeepMind in 2015, marked </w:t>
      </w:r>
      <w:r w:rsidR="00713EA6">
        <w:t>a breakthrough</w:t>
      </w:r>
      <w:r>
        <w:t xml:space="preserve"> in reinforcement learning by achieving human-level performance across 49 Atari games using a single neural network architecture.</w:t>
      </w:r>
      <w:r w:rsidR="00A57EC6">
        <w:t>[10]</w:t>
      </w:r>
      <w:r w:rsidR="00D06393">
        <w:t xml:space="preserve">. </w:t>
      </w:r>
      <w:r>
        <w:t>This achievement showed that reinforcement learning agents can solve complex, high-dimensional tasks without specific domain programming. DQN combines Q-</w:t>
      </w:r>
      <w:r>
        <w:lastRenderedPageBreak/>
        <w:t xml:space="preserve">learning with deep neural networks, </w:t>
      </w:r>
      <w:r w:rsidR="00881C74">
        <w:t>enabling the algorithm to effectively estimate Q-values in</w:t>
      </w:r>
      <w:r>
        <w:t xml:space="preserve"> continuous and high-dimensional state spaces.</w:t>
      </w:r>
    </w:p>
    <w:p w14:paraId="26B9A178" w14:textId="77777777" w:rsidR="00A57EC6" w:rsidRDefault="00A57EC6" w:rsidP="00A57EC6">
      <w:pPr>
        <w:pStyle w:val="NormalBPBHEB"/>
        <w:divId w:val="665550370"/>
      </w:pPr>
    </w:p>
    <w:p w14:paraId="459E3101" w14:textId="6F1224B4" w:rsidR="00D06393" w:rsidRDefault="00D06393" w:rsidP="00A57EC6">
      <w:pPr>
        <w:pStyle w:val="Heading3BPBHEB"/>
        <w:divId w:val="665550370"/>
      </w:pPr>
      <w:r w:rsidRPr="00D336DE">
        <w:t>Innovations</w:t>
      </w:r>
      <w:r>
        <w:t xml:space="preserve"> </w:t>
      </w:r>
      <w:r w:rsidRPr="00BA75F8">
        <w:t>in</w:t>
      </w:r>
      <w:r>
        <w:t xml:space="preserve"> </w:t>
      </w:r>
      <w:commentRangeStart w:id="65"/>
      <w:r w:rsidRPr="00BA75F8">
        <w:t>DQN</w:t>
      </w:r>
      <w:commentRangeEnd w:id="65"/>
      <w:r w:rsidR="00A57EC6">
        <w:rPr>
          <w:rStyle w:val="CommentReference"/>
          <w:rFonts w:ascii="Arial" w:eastAsia="Arial" w:hAnsi="Arial" w:cs="Arial"/>
          <w:b w:val="0"/>
          <w:color w:val="auto"/>
          <w:lang w:val="en-US"/>
        </w:rPr>
        <w:commentReference w:id="65"/>
      </w:r>
    </w:p>
    <w:p w14:paraId="01D6C045" w14:textId="77777777" w:rsidR="00A57EC6" w:rsidRDefault="00A57EC6" w:rsidP="00A57EC6">
      <w:pPr>
        <w:pStyle w:val="NormalBPBHEB"/>
        <w:divId w:val="665550370"/>
      </w:pPr>
    </w:p>
    <w:p w14:paraId="60CAD36B" w14:textId="4A8B78FF" w:rsidR="00D06393" w:rsidRPr="00B11C01" w:rsidRDefault="00D06393" w:rsidP="00A57EC6">
      <w:pPr>
        <w:pStyle w:val="NormalBPBHEB"/>
        <w:numPr>
          <w:ilvl w:val="0"/>
          <w:numId w:val="49"/>
        </w:numPr>
        <w:divId w:val="665550370"/>
      </w:pPr>
      <w:r w:rsidRPr="00711CE6">
        <w:rPr>
          <w:rFonts w:eastAsia="Times New Roman"/>
          <w:b/>
          <w:bCs/>
        </w:rPr>
        <w:t xml:space="preserve">Experience </w:t>
      </w:r>
      <w:r w:rsidR="00A57EC6">
        <w:rPr>
          <w:rFonts w:eastAsia="Times New Roman"/>
          <w:b/>
          <w:bCs/>
        </w:rPr>
        <w:t>r</w:t>
      </w:r>
      <w:r w:rsidRPr="00711CE6">
        <w:rPr>
          <w:rFonts w:eastAsia="Times New Roman"/>
          <w:b/>
          <w:bCs/>
        </w:rPr>
        <w:t>eplay</w:t>
      </w:r>
      <w:r w:rsidRPr="00A97816">
        <w:rPr>
          <w:rFonts w:eastAsia="Times New Roman"/>
        </w:rPr>
        <w:t>:</w:t>
      </w:r>
      <w:r w:rsidR="00A57EC6">
        <w:rPr>
          <w:rFonts w:eastAsia="Times New Roman"/>
        </w:rPr>
        <w:t xml:space="preserve"> </w:t>
      </w:r>
      <w:r w:rsidRPr="00B11C01">
        <w:t xml:space="preserve">Experience </w:t>
      </w:r>
      <w:r w:rsidR="007A56D8" w:rsidRPr="00B11C01">
        <w:t>replays</w:t>
      </w:r>
      <w:r w:rsidRPr="00B11C01">
        <w:t xml:space="preserve"> buffers store past experiences and sample them randomly during training, breaking correlations in sequential data. This technique improves training stability and sample efficiency, making the learning process more robust and scalable</w:t>
      </w:r>
      <w:r w:rsidR="00F85F5E">
        <w:t xml:space="preserve"> </w:t>
      </w:r>
      <w:r w:rsidR="00A57EC6">
        <w:t>[10]</w:t>
      </w:r>
      <w:r w:rsidRPr="00B11C01">
        <w:t>.</w:t>
      </w:r>
    </w:p>
    <w:p w14:paraId="601DAAD4" w14:textId="0CF33732" w:rsidR="00D06393" w:rsidRPr="00B11C01" w:rsidRDefault="00D06393" w:rsidP="00A57EC6">
      <w:pPr>
        <w:pStyle w:val="NormalBPBHEB"/>
        <w:numPr>
          <w:ilvl w:val="0"/>
          <w:numId w:val="49"/>
        </w:numPr>
        <w:divId w:val="665550370"/>
      </w:pPr>
      <w:r w:rsidRPr="00711CE6">
        <w:rPr>
          <w:rFonts w:eastAsia="Times New Roman"/>
          <w:b/>
          <w:bCs/>
        </w:rPr>
        <w:t xml:space="preserve">Target </w:t>
      </w:r>
      <w:r w:rsidR="00A57EC6">
        <w:rPr>
          <w:rFonts w:eastAsia="Times New Roman"/>
          <w:b/>
          <w:bCs/>
        </w:rPr>
        <w:t>n</w:t>
      </w:r>
      <w:r w:rsidRPr="00711CE6">
        <w:rPr>
          <w:rFonts w:eastAsia="Times New Roman"/>
          <w:b/>
          <w:bCs/>
        </w:rPr>
        <w:t>etworks</w:t>
      </w:r>
      <w:r w:rsidRPr="00A97816">
        <w:rPr>
          <w:rFonts w:eastAsia="Times New Roman"/>
        </w:rPr>
        <w:t>:</w:t>
      </w:r>
      <w:r w:rsidR="00A57EC6">
        <w:rPr>
          <w:rFonts w:eastAsia="Times New Roman"/>
        </w:rPr>
        <w:t xml:space="preserve"> </w:t>
      </w:r>
      <w:r w:rsidRPr="00B11C01">
        <w:t>By decoupling the network used for action selection from the network used for Q-value updates, target networks reduce the risk of instability caused by rapidly shifting Q-value targets. This innovation ensures smoother convergence during training</w:t>
      </w:r>
      <w:r w:rsidR="00F85F5E">
        <w:t xml:space="preserve"> </w:t>
      </w:r>
      <w:r w:rsidR="00A57EC6">
        <w:t>[10]</w:t>
      </w:r>
      <w:r w:rsidRPr="00B11C01">
        <w:t>.</w:t>
      </w:r>
    </w:p>
    <w:p w14:paraId="6D2F63A0" w14:textId="77777777" w:rsidR="00D06393" w:rsidRDefault="00D06393" w:rsidP="00A57EC6">
      <w:pPr>
        <w:pStyle w:val="NormalBPBHEB"/>
        <w:divId w:val="665550370"/>
      </w:pPr>
      <w:r>
        <w:t>DQN's success inspired a surge in reinforcement learning research and catalyzed its application in domains beyond gaming, such as robotics and healthcare.</w:t>
      </w:r>
    </w:p>
    <w:p w14:paraId="7B51CB99" w14:textId="77777777" w:rsidR="00A57EC6" w:rsidRDefault="00A57EC6" w:rsidP="00A57EC6">
      <w:pPr>
        <w:pStyle w:val="NormalBPBHEB"/>
        <w:divId w:val="665550370"/>
      </w:pPr>
    </w:p>
    <w:p w14:paraId="051B95DB" w14:textId="77777777" w:rsidR="00D06393" w:rsidRDefault="00D06393" w:rsidP="00A57EC6">
      <w:pPr>
        <w:pStyle w:val="Heading2BPBHEB"/>
        <w:divId w:val="665550370"/>
      </w:pPr>
      <w:r>
        <w:t>Rainbow DQN</w:t>
      </w:r>
    </w:p>
    <w:p w14:paraId="0E50AF41" w14:textId="0726EE10" w:rsidR="00D06393" w:rsidRDefault="00002B7A" w:rsidP="00A57EC6">
      <w:pPr>
        <w:pStyle w:val="NormalBPBHEB"/>
        <w:divId w:val="665550370"/>
      </w:pPr>
      <w:r>
        <w:t xml:space="preserve">Building on the foundation of DQN, Rainbow DQN integrates </w:t>
      </w:r>
      <w:r w:rsidR="00AD5EA2">
        <w:t>different</w:t>
      </w:r>
      <w:r w:rsidR="00C13C29">
        <w:t xml:space="preserve"> </w:t>
      </w:r>
      <w:r>
        <w:t xml:space="preserve">algorithmic improvements to develop a more robust and efficient reinforcement learning </w:t>
      </w:r>
      <w:r w:rsidR="00C13C29">
        <w:t xml:space="preserve">framework </w:t>
      </w:r>
      <w:r w:rsidR="00A57EC6">
        <w:t>[11]</w:t>
      </w:r>
      <w:r w:rsidR="00D06393">
        <w:t>. Introduced in 2017, Rainbow incorporates seven key improvements to address limitations in the original DQN algorithm:</w:t>
      </w:r>
    </w:p>
    <w:p w14:paraId="48600909" w14:textId="04B3AA27" w:rsidR="00D06393" w:rsidRPr="00B11C01" w:rsidRDefault="00D06393" w:rsidP="00A57EC6">
      <w:pPr>
        <w:pStyle w:val="NormalBPBHEB"/>
        <w:numPr>
          <w:ilvl w:val="0"/>
          <w:numId w:val="50"/>
        </w:numPr>
        <w:divId w:val="665550370"/>
      </w:pPr>
      <w:r w:rsidRPr="0008366C">
        <w:rPr>
          <w:rFonts w:eastAsia="Times New Roman"/>
          <w:b/>
          <w:bCs/>
        </w:rPr>
        <w:t>Double Q-</w:t>
      </w:r>
      <w:r w:rsidR="00A57EC6">
        <w:rPr>
          <w:rFonts w:eastAsia="Times New Roman"/>
          <w:b/>
          <w:bCs/>
        </w:rPr>
        <w:t>l</w:t>
      </w:r>
      <w:r w:rsidRPr="0008366C">
        <w:rPr>
          <w:rFonts w:eastAsia="Times New Roman"/>
          <w:b/>
          <w:bCs/>
        </w:rPr>
        <w:t>earning</w:t>
      </w:r>
      <w:r w:rsidRPr="00A97816">
        <w:rPr>
          <w:rFonts w:eastAsia="Times New Roman"/>
        </w:rPr>
        <w:t>:</w:t>
      </w:r>
      <w:r w:rsidRPr="00B11C01">
        <w:t xml:space="preserve"> </w:t>
      </w:r>
      <w:r w:rsidR="00A57EC6">
        <w:t>It m</w:t>
      </w:r>
      <w:r w:rsidRPr="00B11C01">
        <w:t>itigates overestimation bias by decoupling the action selection and Q-value estimation processes.</w:t>
      </w:r>
    </w:p>
    <w:p w14:paraId="27476F7E" w14:textId="5727138F" w:rsidR="00D06393" w:rsidRPr="00B11C01" w:rsidRDefault="00D06393" w:rsidP="00A57EC6">
      <w:pPr>
        <w:pStyle w:val="NormalBPBHEB"/>
        <w:numPr>
          <w:ilvl w:val="0"/>
          <w:numId w:val="50"/>
        </w:numPr>
        <w:divId w:val="665550370"/>
      </w:pPr>
      <w:r w:rsidRPr="0008366C">
        <w:rPr>
          <w:rFonts w:eastAsia="Times New Roman"/>
          <w:b/>
          <w:bCs/>
        </w:rPr>
        <w:t xml:space="preserve">Prioritized </w:t>
      </w:r>
      <w:r w:rsidR="00A57EC6">
        <w:rPr>
          <w:rFonts w:eastAsia="Times New Roman"/>
          <w:b/>
          <w:bCs/>
        </w:rPr>
        <w:t>r</w:t>
      </w:r>
      <w:r w:rsidRPr="0008366C">
        <w:rPr>
          <w:rFonts w:eastAsia="Times New Roman"/>
          <w:b/>
          <w:bCs/>
        </w:rPr>
        <w:t>eplay</w:t>
      </w:r>
      <w:r w:rsidRPr="00A97816">
        <w:rPr>
          <w:rFonts w:eastAsia="Times New Roman"/>
        </w:rPr>
        <w:t>:</w:t>
      </w:r>
      <w:r w:rsidRPr="00B11C01">
        <w:t xml:space="preserve"> </w:t>
      </w:r>
      <w:r w:rsidR="00A57EC6">
        <w:t>It e</w:t>
      </w:r>
      <w:r w:rsidRPr="00B11C01">
        <w:t>nsures that important experiences are replayed more frequently, improving sample efficiency.</w:t>
      </w:r>
    </w:p>
    <w:p w14:paraId="7A8D0AB7" w14:textId="0D007ED5" w:rsidR="00D06393" w:rsidRPr="00B11C01" w:rsidRDefault="00D06393" w:rsidP="00A57EC6">
      <w:pPr>
        <w:pStyle w:val="NormalBPBHEB"/>
        <w:numPr>
          <w:ilvl w:val="0"/>
          <w:numId w:val="50"/>
        </w:numPr>
        <w:divId w:val="665550370"/>
      </w:pPr>
      <w:r w:rsidRPr="0008366C">
        <w:rPr>
          <w:rFonts w:eastAsia="Times New Roman"/>
          <w:b/>
          <w:bCs/>
        </w:rPr>
        <w:t xml:space="preserve">Dueling </w:t>
      </w:r>
      <w:r w:rsidR="00A57EC6">
        <w:rPr>
          <w:rFonts w:eastAsia="Times New Roman"/>
          <w:b/>
          <w:bCs/>
        </w:rPr>
        <w:t>n</w:t>
      </w:r>
      <w:r w:rsidRPr="0008366C">
        <w:rPr>
          <w:rFonts w:eastAsia="Times New Roman"/>
          <w:b/>
          <w:bCs/>
        </w:rPr>
        <w:t>etworks</w:t>
      </w:r>
      <w:r w:rsidRPr="00A97816">
        <w:rPr>
          <w:rFonts w:eastAsia="Times New Roman"/>
        </w:rPr>
        <w:t>:</w:t>
      </w:r>
      <w:r w:rsidRPr="00B11C01">
        <w:t xml:space="preserve"> </w:t>
      </w:r>
      <w:r w:rsidR="00A57EC6">
        <w:t>It s</w:t>
      </w:r>
      <w:r w:rsidRPr="00B11C01">
        <w:t>eparates value and advantage estimations, enabling the agent to focus on the most relevant actions for each state.</w:t>
      </w:r>
    </w:p>
    <w:p w14:paraId="0FE0F56F" w14:textId="761B4D69" w:rsidR="00D06393" w:rsidRPr="00B11C01" w:rsidRDefault="00D06393" w:rsidP="00A57EC6">
      <w:pPr>
        <w:pStyle w:val="NormalBPBHEB"/>
        <w:numPr>
          <w:ilvl w:val="0"/>
          <w:numId w:val="50"/>
        </w:numPr>
        <w:divId w:val="665550370"/>
      </w:pPr>
      <w:r w:rsidRPr="0008366C">
        <w:rPr>
          <w:rFonts w:eastAsia="Times New Roman"/>
          <w:b/>
          <w:bCs/>
        </w:rPr>
        <w:t>Multi-</w:t>
      </w:r>
      <w:r w:rsidR="00A57EC6">
        <w:rPr>
          <w:rFonts w:eastAsia="Times New Roman"/>
          <w:b/>
          <w:bCs/>
        </w:rPr>
        <w:t>s</w:t>
      </w:r>
      <w:r w:rsidRPr="0008366C">
        <w:rPr>
          <w:rFonts w:eastAsia="Times New Roman"/>
          <w:b/>
          <w:bCs/>
        </w:rPr>
        <w:t xml:space="preserve">tep </w:t>
      </w:r>
      <w:r w:rsidR="00A57EC6">
        <w:rPr>
          <w:rFonts w:eastAsia="Times New Roman"/>
          <w:b/>
          <w:bCs/>
        </w:rPr>
        <w:t>l</w:t>
      </w:r>
      <w:r w:rsidRPr="0008366C">
        <w:rPr>
          <w:rFonts w:eastAsia="Times New Roman"/>
          <w:b/>
          <w:bCs/>
        </w:rPr>
        <w:t>earning</w:t>
      </w:r>
      <w:r w:rsidRPr="00A97816">
        <w:rPr>
          <w:rFonts w:eastAsia="Times New Roman"/>
        </w:rPr>
        <w:t>:</w:t>
      </w:r>
      <w:r w:rsidRPr="00B11C01">
        <w:t xml:space="preserve"> </w:t>
      </w:r>
      <w:r w:rsidR="00A57EC6">
        <w:t>It a</w:t>
      </w:r>
      <w:r w:rsidRPr="00B11C01">
        <w:t>llows the agent to account for multiple steps of rewards, enhancing its ability to learn long-term strategies.</w:t>
      </w:r>
    </w:p>
    <w:p w14:paraId="44346CFB" w14:textId="55F43032" w:rsidR="00D06393" w:rsidRPr="00B11C01" w:rsidRDefault="00D06393" w:rsidP="00A57EC6">
      <w:pPr>
        <w:pStyle w:val="NormalBPBHEB"/>
        <w:numPr>
          <w:ilvl w:val="0"/>
          <w:numId w:val="50"/>
        </w:numPr>
        <w:divId w:val="665550370"/>
      </w:pPr>
      <w:r w:rsidRPr="0008366C">
        <w:rPr>
          <w:rFonts w:eastAsia="Times New Roman"/>
          <w:b/>
          <w:bCs/>
        </w:rPr>
        <w:t>Distributional Q-</w:t>
      </w:r>
      <w:r w:rsidR="00A57EC6">
        <w:rPr>
          <w:rFonts w:eastAsia="Times New Roman"/>
          <w:b/>
          <w:bCs/>
        </w:rPr>
        <w:t>l</w:t>
      </w:r>
      <w:r w:rsidRPr="0008366C">
        <w:rPr>
          <w:rFonts w:eastAsia="Times New Roman"/>
          <w:b/>
          <w:bCs/>
        </w:rPr>
        <w:t>earning</w:t>
      </w:r>
      <w:r w:rsidRPr="00A97816">
        <w:rPr>
          <w:rFonts w:eastAsia="Times New Roman"/>
        </w:rPr>
        <w:t>:</w:t>
      </w:r>
      <w:r w:rsidRPr="00B11C01">
        <w:t xml:space="preserve"> </w:t>
      </w:r>
      <w:r w:rsidR="00A57EC6">
        <w:t>It m</w:t>
      </w:r>
      <w:r w:rsidRPr="00B11C01">
        <w:t>odels the distribution of returns, providing a richer representation of future rewards.</w:t>
      </w:r>
    </w:p>
    <w:p w14:paraId="2A45A1DE" w14:textId="6C9C5C1E" w:rsidR="00D06393" w:rsidRPr="00B11C01" w:rsidRDefault="00D06393" w:rsidP="00A57EC6">
      <w:pPr>
        <w:pStyle w:val="NormalBPBHEB"/>
        <w:numPr>
          <w:ilvl w:val="0"/>
          <w:numId w:val="50"/>
        </w:numPr>
        <w:divId w:val="665550370"/>
      </w:pPr>
      <w:r w:rsidRPr="006727C6">
        <w:rPr>
          <w:rFonts w:eastAsia="Times New Roman"/>
          <w:b/>
          <w:bCs/>
        </w:rPr>
        <w:t xml:space="preserve">Noisy </w:t>
      </w:r>
      <w:r w:rsidR="00A57EC6">
        <w:rPr>
          <w:rFonts w:eastAsia="Times New Roman"/>
          <w:b/>
          <w:bCs/>
        </w:rPr>
        <w:t>n</w:t>
      </w:r>
      <w:r w:rsidRPr="006727C6">
        <w:rPr>
          <w:rFonts w:eastAsia="Times New Roman"/>
          <w:b/>
          <w:bCs/>
        </w:rPr>
        <w:t>ets</w:t>
      </w:r>
      <w:r w:rsidRPr="00A97816">
        <w:rPr>
          <w:rFonts w:eastAsia="Times New Roman"/>
        </w:rPr>
        <w:t>:</w:t>
      </w:r>
      <w:r w:rsidRPr="00B11C01">
        <w:t xml:space="preserve"> I</w:t>
      </w:r>
      <w:r w:rsidR="00A57EC6">
        <w:t>t i</w:t>
      </w:r>
      <w:r w:rsidRPr="00B11C01">
        <w:t>ntroduces stochasticity into the agent's policy, improving exploration in complex environments.</w:t>
      </w:r>
    </w:p>
    <w:p w14:paraId="4C5F7C77" w14:textId="2AB4ED15" w:rsidR="00D06393" w:rsidRDefault="004269F4" w:rsidP="00A57EC6">
      <w:pPr>
        <w:pStyle w:val="NormalBPBHEB"/>
        <w:divId w:val="665550370"/>
      </w:pPr>
      <w:r>
        <w:lastRenderedPageBreak/>
        <w:t>By integrating these improvements, Rainbow DQN attains superior performance across various Atari games and establishes a new standard for reinforcement learning algorithms</w:t>
      </w:r>
      <w:r w:rsidR="00002B7A">
        <w:t xml:space="preserve"> </w:t>
      </w:r>
      <w:r w:rsidR="00A57EC6">
        <w:t>[11]</w:t>
      </w:r>
      <w:r w:rsidR="00BF563D">
        <w:t>.</w:t>
      </w:r>
    </w:p>
    <w:p w14:paraId="21F6CB1D" w14:textId="77777777" w:rsidR="00A57EC6" w:rsidRDefault="00A57EC6" w:rsidP="00A57EC6">
      <w:pPr>
        <w:pStyle w:val="NormalBPBHEB"/>
        <w:divId w:val="665550370"/>
      </w:pPr>
    </w:p>
    <w:p w14:paraId="0014AC4A" w14:textId="77777777" w:rsidR="00D06393" w:rsidRDefault="00D06393" w:rsidP="00A57EC6">
      <w:pPr>
        <w:pStyle w:val="Heading2BPBHEB"/>
        <w:divId w:val="665550370"/>
      </w:pPr>
      <w:r>
        <w:t>AlphaZero</w:t>
      </w:r>
    </w:p>
    <w:p w14:paraId="34223919" w14:textId="5ABBB921" w:rsidR="00D06393" w:rsidRDefault="004269F4" w:rsidP="00A57EC6">
      <w:pPr>
        <w:pStyle w:val="NormalBPBHEB"/>
        <w:divId w:val="665550370"/>
      </w:pPr>
      <w:r>
        <w:t xml:space="preserve">AlphaZero, introduced in 2017, marks a milestone in reinforcement learning and AI. It outperformed human grandmasters in Chess, Shogi, and Go without prior knowledge of these games, relying solely on reinforcement learning and </w:t>
      </w:r>
      <w:r w:rsidRPr="00A57EC6">
        <w:rPr>
          <w:b/>
          <w:bCs/>
        </w:rPr>
        <w:t>Monte Carlo Tree Search</w:t>
      </w:r>
      <w:r>
        <w:t xml:space="preserve"> (</w:t>
      </w:r>
      <w:r w:rsidRPr="00A57EC6">
        <w:rPr>
          <w:b/>
          <w:bCs/>
        </w:rPr>
        <w:t>MCTS</w:t>
      </w:r>
      <w:r>
        <w:t>).</w:t>
      </w:r>
      <w:r w:rsidR="00A57EC6">
        <w:t>[12]</w:t>
      </w:r>
      <w:r w:rsidR="00D06393">
        <w:t xml:space="preserve">. </w:t>
      </w:r>
      <w:r w:rsidR="00834BD3">
        <w:t>Unlike its predecessor, AlphaGo, which relied on expert knowledge, AlphaZero learned entirely through self-play, demonstrating the strength of generalized learning systems.</w:t>
      </w:r>
    </w:p>
    <w:p w14:paraId="1FF53FFD" w14:textId="30E3754C" w:rsidR="00D06393" w:rsidRPr="004F3CA1" w:rsidRDefault="00D06393" w:rsidP="00A57EC6">
      <w:pPr>
        <w:pStyle w:val="NormalBPBHEB"/>
        <w:divId w:val="665550370"/>
      </w:pPr>
      <w:r w:rsidRPr="004F3CA1">
        <w:t xml:space="preserve">Core </w:t>
      </w:r>
      <w:r w:rsidR="00A57EC6">
        <w:t>f</w:t>
      </w:r>
      <w:r w:rsidRPr="004F3CA1">
        <w:t>eatures of AlphaZero</w:t>
      </w:r>
      <w:r w:rsidR="00A57EC6">
        <w:t xml:space="preserve"> are as follows</w:t>
      </w:r>
      <w:r w:rsidRPr="004F3CA1">
        <w:t>:</w:t>
      </w:r>
    </w:p>
    <w:p w14:paraId="1EA48E1A" w14:textId="76621FDB" w:rsidR="00D06393" w:rsidRPr="00B11C01" w:rsidRDefault="00D06393" w:rsidP="00A57EC6">
      <w:pPr>
        <w:pStyle w:val="NormalBPBHEB"/>
        <w:numPr>
          <w:ilvl w:val="0"/>
          <w:numId w:val="51"/>
        </w:numPr>
        <w:divId w:val="665550370"/>
      </w:pPr>
      <w:r w:rsidRPr="00B926CB">
        <w:rPr>
          <w:rFonts w:eastAsia="Times New Roman"/>
          <w:b/>
          <w:bCs/>
        </w:rPr>
        <w:t>Self-</w:t>
      </w:r>
      <w:r w:rsidR="00A57EC6">
        <w:rPr>
          <w:rFonts w:eastAsia="Times New Roman"/>
          <w:b/>
          <w:bCs/>
        </w:rPr>
        <w:t>p</w:t>
      </w:r>
      <w:r w:rsidRPr="00B926CB">
        <w:rPr>
          <w:rFonts w:eastAsia="Times New Roman"/>
          <w:b/>
          <w:bCs/>
        </w:rPr>
        <w:t xml:space="preserve">lay </w:t>
      </w:r>
      <w:r w:rsidR="00A57EC6">
        <w:rPr>
          <w:rFonts w:eastAsia="Times New Roman"/>
          <w:b/>
          <w:bCs/>
        </w:rPr>
        <w:t>t</w:t>
      </w:r>
      <w:r w:rsidRPr="00B926CB">
        <w:rPr>
          <w:rFonts w:eastAsia="Times New Roman"/>
          <w:b/>
          <w:bCs/>
        </w:rPr>
        <w:t>raining</w:t>
      </w:r>
      <w:r w:rsidRPr="00A97816">
        <w:rPr>
          <w:rFonts w:eastAsia="Times New Roman"/>
        </w:rPr>
        <w:t>:</w:t>
      </w:r>
      <w:r w:rsidRPr="00B11C01">
        <w:t xml:space="preserve"> AlphaZero starts with no prior knowledge and iteratively improves by playing against itself, gradually refining its strategies.</w:t>
      </w:r>
    </w:p>
    <w:p w14:paraId="29EC2FF9" w14:textId="1D0AB7B3" w:rsidR="00D06393" w:rsidRPr="00B11C01" w:rsidRDefault="00D06393" w:rsidP="00A57EC6">
      <w:pPr>
        <w:pStyle w:val="NormalBPBHEB"/>
        <w:numPr>
          <w:ilvl w:val="0"/>
          <w:numId w:val="51"/>
        </w:numPr>
        <w:divId w:val="665550370"/>
      </w:pPr>
      <w:r w:rsidRPr="00A57EC6">
        <w:rPr>
          <w:rFonts w:eastAsia="Times New Roman"/>
          <w:b/>
          <w:bCs/>
        </w:rPr>
        <w:t>MCTS</w:t>
      </w:r>
      <w:r w:rsidRPr="00A97816">
        <w:rPr>
          <w:rFonts w:eastAsia="Times New Roman"/>
        </w:rPr>
        <w:t>:</w:t>
      </w:r>
      <w:r w:rsidRPr="00B11C01">
        <w:t xml:space="preserve"> I</w:t>
      </w:r>
      <w:r w:rsidR="00A57EC6">
        <w:t>t i</w:t>
      </w:r>
      <w:r w:rsidRPr="00B11C01">
        <w:t>ntegrates reinforcement learning with tree-based planning to evaluate future positions effectively.</w:t>
      </w:r>
    </w:p>
    <w:p w14:paraId="64F92398" w14:textId="2E60C453" w:rsidR="00D06393" w:rsidRPr="00B11C01" w:rsidRDefault="00D06393" w:rsidP="00A57EC6">
      <w:pPr>
        <w:pStyle w:val="NormalBPBHEB"/>
        <w:numPr>
          <w:ilvl w:val="0"/>
          <w:numId w:val="51"/>
        </w:numPr>
        <w:divId w:val="665550370"/>
      </w:pPr>
      <w:r w:rsidRPr="00B926CB">
        <w:rPr>
          <w:rFonts w:eastAsia="Times New Roman"/>
          <w:b/>
          <w:bCs/>
        </w:rPr>
        <w:t xml:space="preserve">Neural </w:t>
      </w:r>
      <w:r w:rsidR="00A57EC6">
        <w:rPr>
          <w:rFonts w:eastAsia="Times New Roman"/>
          <w:b/>
          <w:bCs/>
        </w:rPr>
        <w:t>n</w:t>
      </w:r>
      <w:r w:rsidRPr="00B926CB">
        <w:rPr>
          <w:rFonts w:eastAsia="Times New Roman"/>
          <w:b/>
          <w:bCs/>
        </w:rPr>
        <w:t xml:space="preserve">etwork </w:t>
      </w:r>
      <w:r w:rsidR="00A57EC6">
        <w:rPr>
          <w:rFonts w:eastAsia="Times New Roman"/>
          <w:b/>
          <w:bCs/>
        </w:rPr>
        <w:t>e</w:t>
      </w:r>
      <w:r w:rsidRPr="00B926CB">
        <w:rPr>
          <w:rFonts w:eastAsia="Times New Roman"/>
          <w:b/>
          <w:bCs/>
        </w:rPr>
        <w:t>valuation</w:t>
      </w:r>
      <w:r w:rsidRPr="00A97816">
        <w:rPr>
          <w:rFonts w:eastAsia="Times New Roman"/>
        </w:rPr>
        <w:t>:</w:t>
      </w:r>
      <w:r w:rsidRPr="00B11C01">
        <w:t xml:space="preserve"> </w:t>
      </w:r>
      <w:r w:rsidR="00A57EC6">
        <w:t>It c</w:t>
      </w:r>
      <w:r w:rsidRPr="00B11C01">
        <w:t>ombines policy and value networks to predict the most promising actions and evaluate board states accurately.</w:t>
      </w:r>
    </w:p>
    <w:p w14:paraId="44D76AA4" w14:textId="5F0C2CA8" w:rsidR="00D06393" w:rsidRDefault="006727C6" w:rsidP="00A57EC6">
      <w:pPr>
        <w:pStyle w:val="NormalBPBHEB"/>
        <w:divId w:val="665550370"/>
      </w:pPr>
      <w:r>
        <w:t>AlphaZero's achievements extend beyond games, inspiring research into strategic decision-making in sectors such as finance, logistics, and cybersecurity.</w:t>
      </w:r>
    </w:p>
    <w:p w14:paraId="0BD147E5" w14:textId="77777777" w:rsidR="00A57EC6" w:rsidRDefault="00A57EC6" w:rsidP="00A57EC6">
      <w:pPr>
        <w:pStyle w:val="NormalBPBHEB"/>
        <w:divId w:val="665550370"/>
      </w:pPr>
    </w:p>
    <w:p w14:paraId="31535889" w14:textId="77777777" w:rsidR="00D06393" w:rsidRDefault="00D06393" w:rsidP="00A57EC6">
      <w:pPr>
        <w:pStyle w:val="Heading2BPBHEB"/>
        <w:divId w:val="665550370"/>
      </w:pPr>
      <w:proofErr w:type="spellStart"/>
      <w:r>
        <w:t>MuZero</w:t>
      </w:r>
      <w:proofErr w:type="spellEnd"/>
    </w:p>
    <w:p w14:paraId="65785E2D" w14:textId="44958046" w:rsidR="00D06393" w:rsidRDefault="00451A98" w:rsidP="00A57EC6">
      <w:pPr>
        <w:pStyle w:val="NormalBPBHEB"/>
        <w:divId w:val="665550370"/>
      </w:pPr>
      <w:r>
        <w:t>MuZero, introduced in 2019, builds on the success of AlphaZero by removing the need for an explicit environment model. Instead, it learns an implicit understanding of environment dynamics through experience, allowing it to perform well across various tasks, including Atari games, Chess, and Go</w:t>
      </w:r>
      <w:r w:rsidR="00834BD3">
        <w:t xml:space="preserve"> </w:t>
      </w:r>
      <w:r w:rsidR="00A57EC6">
        <w:t>[12]</w:t>
      </w:r>
      <w:r w:rsidR="00D06393">
        <w:t>.</w:t>
      </w:r>
    </w:p>
    <w:p w14:paraId="55C1DF74" w14:textId="72659EAA" w:rsidR="00D06393" w:rsidRDefault="00A57EC6" w:rsidP="00A57EC6">
      <w:pPr>
        <w:pStyle w:val="NormalBPBHEB"/>
        <w:divId w:val="665550370"/>
      </w:pPr>
      <w:r>
        <w:t>The following list outlines the k</w:t>
      </w:r>
      <w:r w:rsidR="00D06393">
        <w:t xml:space="preserve">ey </w:t>
      </w:r>
      <w:r>
        <w:t>i</w:t>
      </w:r>
      <w:r w:rsidR="00D06393">
        <w:t>nnovations in MuZero:</w:t>
      </w:r>
    </w:p>
    <w:p w14:paraId="09A64FB1" w14:textId="4D8F85FB" w:rsidR="00D06393" w:rsidRPr="00B11C01" w:rsidRDefault="00D06393" w:rsidP="00A57EC6">
      <w:pPr>
        <w:pStyle w:val="NormalBPBHEB"/>
        <w:numPr>
          <w:ilvl w:val="0"/>
          <w:numId w:val="52"/>
        </w:numPr>
        <w:divId w:val="665550370"/>
      </w:pPr>
      <w:r w:rsidRPr="00A57EC6">
        <w:rPr>
          <w:rFonts w:eastAsia="Times New Roman"/>
          <w:b/>
          <w:bCs/>
        </w:rPr>
        <w:t xml:space="preserve">Implicit </w:t>
      </w:r>
      <w:r w:rsidR="00A57EC6" w:rsidRPr="00A57EC6">
        <w:rPr>
          <w:rFonts w:eastAsia="Times New Roman"/>
          <w:b/>
          <w:bCs/>
        </w:rPr>
        <w:t>m</w:t>
      </w:r>
      <w:r w:rsidRPr="00A57EC6">
        <w:rPr>
          <w:rFonts w:eastAsia="Times New Roman"/>
          <w:b/>
          <w:bCs/>
        </w:rPr>
        <w:t xml:space="preserve">odel </w:t>
      </w:r>
      <w:r w:rsidR="00A57EC6" w:rsidRPr="00A57EC6">
        <w:rPr>
          <w:rFonts w:eastAsia="Times New Roman"/>
          <w:b/>
          <w:bCs/>
        </w:rPr>
        <w:t>l</w:t>
      </w:r>
      <w:r w:rsidRPr="00A57EC6">
        <w:rPr>
          <w:rFonts w:eastAsia="Times New Roman"/>
          <w:b/>
          <w:bCs/>
        </w:rPr>
        <w:t>earning</w:t>
      </w:r>
      <w:r w:rsidRPr="00A97816">
        <w:rPr>
          <w:rFonts w:eastAsia="Times New Roman"/>
        </w:rPr>
        <w:t>:</w:t>
      </w:r>
      <w:r w:rsidRPr="00B11C01">
        <w:t xml:space="preserve"> MuZero learns a model of the environment's transition dynamics and reward structure through self-play, allowing it to plan effectively without prior knowledge.</w:t>
      </w:r>
    </w:p>
    <w:p w14:paraId="4C4BF804" w14:textId="6CF6AD71" w:rsidR="00D06393" w:rsidRPr="00B11C01" w:rsidRDefault="00D06393" w:rsidP="00A57EC6">
      <w:pPr>
        <w:pStyle w:val="NormalBPBHEB"/>
        <w:numPr>
          <w:ilvl w:val="0"/>
          <w:numId w:val="52"/>
        </w:numPr>
        <w:divId w:val="665550370"/>
      </w:pPr>
      <w:r w:rsidRPr="00A57EC6">
        <w:rPr>
          <w:rFonts w:eastAsia="Times New Roman"/>
          <w:b/>
          <w:bCs/>
        </w:rPr>
        <w:t xml:space="preserve">Unified </w:t>
      </w:r>
      <w:r w:rsidR="00A57EC6" w:rsidRPr="00A57EC6">
        <w:rPr>
          <w:rFonts w:eastAsia="Times New Roman"/>
          <w:b/>
          <w:bCs/>
        </w:rPr>
        <w:t>f</w:t>
      </w:r>
      <w:r w:rsidRPr="00A57EC6">
        <w:rPr>
          <w:rFonts w:eastAsia="Times New Roman"/>
          <w:b/>
          <w:bCs/>
        </w:rPr>
        <w:t>ramework</w:t>
      </w:r>
      <w:r w:rsidRPr="00A97816">
        <w:rPr>
          <w:rFonts w:eastAsia="Times New Roman"/>
        </w:rPr>
        <w:t>:</w:t>
      </w:r>
      <w:r w:rsidRPr="00B11C01">
        <w:t xml:space="preserve"> </w:t>
      </w:r>
      <w:r w:rsidR="00E501AA">
        <w:t>It c</w:t>
      </w:r>
      <w:r w:rsidRPr="00B11C01">
        <w:t>ombines model-based planning with model-free reinforcement learning, bridging the gap between these two approaches.</w:t>
      </w:r>
    </w:p>
    <w:p w14:paraId="19768C92" w14:textId="65AB225E" w:rsidR="00D06393" w:rsidRPr="00B11C01" w:rsidRDefault="00D06393" w:rsidP="00A57EC6">
      <w:pPr>
        <w:pStyle w:val="NormalBPBHEB"/>
        <w:numPr>
          <w:ilvl w:val="0"/>
          <w:numId w:val="52"/>
        </w:numPr>
        <w:divId w:val="665550370"/>
      </w:pPr>
      <w:r w:rsidRPr="00A57EC6">
        <w:rPr>
          <w:rFonts w:eastAsia="Times New Roman"/>
          <w:b/>
          <w:bCs/>
        </w:rPr>
        <w:t>Generalization</w:t>
      </w:r>
      <w:r w:rsidRPr="00A97816">
        <w:rPr>
          <w:rFonts w:eastAsia="Times New Roman"/>
        </w:rPr>
        <w:t>:</w:t>
      </w:r>
      <w:r w:rsidRPr="00B11C01">
        <w:t xml:space="preserve"> </w:t>
      </w:r>
      <w:r w:rsidR="00E501AA">
        <w:t>It p</w:t>
      </w:r>
      <w:r w:rsidRPr="00B11C01">
        <w:t xml:space="preserve">erforms well across diverse domains, </w:t>
      </w:r>
      <w:r w:rsidR="003E7681" w:rsidRPr="00B11C01">
        <w:t>highlighting</w:t>
      </w:r>
      <w:r w:rsidRPr="00B11C01">
        <w:t xml:space="preserve"> its versatility and adaptability.</w:t>
      </w:r>
    </w:p>
    <w:p w14:paraId="73FB6BB7" w14:textId="6C97A681" w:rsidR="00D06393" w:rsidRDefault="00D06393" w:rsidP="00E501AA">
      <w:pPr>
        <w:pStyle w:val="NormalBPBHEB"/>
        <w:divId w:val="665550370"/>
      </w:pPr>
      <w:r>
        <w:t>MuZero's ability to learn without explicit domain knowledge highlights the potential of reinforcement learning to tackle real-world problems with minimal human intervention</w:t>
      </w:r>
      <w:r w:rsidR="00E612A9">
        <w:t xml:space="preserve"> </w:t>
      </w:r>
      <w:r w:rsidR="00E501AA">
        <w:t>[12]</w:t>
      </w:r>
      <w:r>
        <w:t>.</w:t>
      </w:r>
    </w:p>
    <w:p w14:paraId="431FACB8" w14:textId="77777777" w:rsidR="00E501AA" w:rsidRDefault="00E501AA" w:rsidP="00E501AA">
      <w:pPr>
        <w:pStyle w:val="NormalBPBHEB"/>
        <w:divId w:val="665550370"/>
      </w:pPr>
    </w:p>
    <w:p w14:paraId="5FB226B4" w14:textId="21F3466D" w:rsidR="002E3F81" w:rsidRPr="002E3F81" w:rsidRDefault="002E3F81" w:rsidP="00AF2E3E">
      <w:pPr>
        <w:pStyle w:val="Heading2BPBHEB"/>
        <w:divId w:val="2144500178"/>
      </w:pPr>
      <w:r w:rsidRPr="002E3F81">
        <w:t xml:space="preserve">Best </w:t>
      </w:r>
      <w:r w:rsidR="00E501AA">
        <w:t>p</w:t>
      </w:r>
      <w:r w:rsidRPr="002E3F81">
        <w:t xml:space="preserve">ractices for Rainbow </w:t>
      </w:r>
      <w:r w:rsidR="00E501AA">
        <w:t>i</w:t>
      </w:r>
      <w:r w:rsidRPr="002E3F81">
        <w:t>mplementation</w:t>
      </w:r>
    </w:p>
    <w:p w14:paraId="5327F7E2" w14:textId="1140C539" w:rsidR="007F3C3B" w:rsidRDefault="00451A98" w:rsidP="00E501AA">
      <w:pPr>
        <w:pStyle w:val="NormalBPBHEB"/>
        <w:divId w:val="824275198"/>
      </w:pPr>
      <w:r>
        <w:t xml:space="preserve">Rainbow DQN </w:t>
      </w:r>
      <w:r w:rsidR="000A458E">
        <w:t xml:space="preserve">incorporates a suite of carefully designed reinforcement learning enhancements that address the </w:t>
      </w:r>
      <w:r>
        <w:t xml:space="preserve">key limitations of traditional Q-learning methods. Each component uniquely enhances the algorithm's stability, efficiency, and adaptability, creating a powerful framework for tackling complex tasks. Double DQN </w:t>
      </w:r>
      <w:r w:rsidR="0077491A">
        <w:t xml:space="preserve">mitigates overestimation bias by decoupling action selection from value estimation, thereby </w:t>
      </w:r>
      <w:r>
        <w:t>ensuring more accurate Q-value predictions. Prioritized replay directs the agent's learning toward high-impact experiences, boosting sample efficiency. Dueling network architecture separates value and advantage estimations, helping the model better understand the importance of specific actions in different states. Additionally, techniques such as multi-step learning, distributional Q-learning, and noisy nets enable more comprehensive learning by improving exploration, stabilizing updates, and capturing the variability of return distributions. Collectively, these improvements work together to make Rainbow DQN a highly robust and efficient algorithm capable of excelling in dynamic and challenging environments. Best practices ensure its implementation remains stable and effective across various settings. This section discusses key strategies for optimizing Rainbow DQN, including hyperparameter tuning, target network updates, and reward clipping. By following these practices, practitioners can achieve reliable learning and improved performance in reinforcement learning tasks.</w:t>
      </w:r>
    </w:p>
    <w:p w14:paraId="712ED23D" w14:textId="77777777" w:rsidR="00E501AA" w:rsidRDefault="00E501AA" w:rsidP="00E501AA">
      <w:pPr>
        <w:pStyle w:val="NormalBPBHEB"/>
        <w:divId w:val="824275198"/>
      </w:pPr>
    </w:p>
    <w:p w14:paraId="3F5D7351" w14:textId="6A595202" w:rsidR="007F3C3B" w:rsidRDefault="007F3C3B" w:rsidP="00E501AA">
      <w:pPr>
        <w:pStyle w:val="Heading2BPBHEB"/>
        <w:divId w:val="824275198"/>
      </w:pPr>
      <w:r w:rsidRPr="00C13BA3">
        <w:t xml:space="preserve">Introduction to OpenAI Gym and CartPole </w:t>
      </w:r>
      <w:r w:rsidR="00E501AA">
        <w:t>e</w:t>
      </w:r>
      <w:r w:rsidRPr="00BD1092">
        <w:t>nvironment</w:t>
      </w:r>
    </w:p>
    <w:p w14:paraId="7F1DB893" w14:textId="375351BC" w:rsidR="007F3C3B" w:rsidRDefault="00E5539F" w:rsidP="00E501AA">
      <w:pPr>
        <w:pStyle w:val="NormalBPBHEB"/>
        <w:divId w:val="824275198"/>
      </w:pPr>
      <w:r>
        <w:t xml:space="preserve">OpenAI Gym is a widely used toolkit for developing and comparing reinforcement learning algorithms. It offers a broad variety of environments, enabling researchers and developers to </w:t>
      </w:r>
      <w:r w:rsidR="00B77E43">
        <w:t>evaluate</w:t>
      </w:r>
      <w:r>
        <w:t xml:space="preserve"> and benchmark their </w:t>
      </w:r>
      <w:r w:rsidR="00E501AA">
        <w:t>reinforcement learning</w:t>
      </w:r>
      <w:r>
        <w:t xml:space="preserve"> models. These environments are created to simulate different problem scenarios, from straightforward tasks to intricate simulations, making OpenAI Gym a vital resource for learning and experimentation in RL.</w:t>
      </w:r>
    </w:p>
    <w:p w14:paraId="323ECA8D" w14:textId="747BD374" w:rsidR="007F3C3B" w:rsidRDefault="00E5539F" w:rsidP="00E501AA">
      <w:pPr>
        <w:pStyle w:val="NormalBPBHEB"/>
        <w:divId w:val="824275198"/>
      </w:pPr>
      <w:r>
        <w:t xml:space="preserve">One of the most popular environments in OpenAI Gym is the CartPole environment. In this setup, the goal is to balance a pole on a moving cart by applying forces to it. The agent observes the cart's position, velocity, pole angle, and angular velocity to decide the best action to keep the pole upright. The environment ends when the pole falls or the cart moves out of bounds, making it a standard benchmark for control and balancing tasks in </w:t>
      </w:r>
      <w:r w:rsidR="00E501AA">
        <w:t>reinforcement learning</w:t>
      </w:r>
      <w:r>
        <w:t>.</w:t>
      </w:r>
    </w:p>
    <w:p w14:paraId="2DED5379" w14:textId="0894E52E" w:rsidR="007F3C3B" w:rsidRDefault="00C63EC5" w:rsidP="00E501AA">
      <w:pPr>
        <w:pStyle w:val="NormalBPBHEB"/>
        <w:divId w:val="824275198"/>
      </w:pPr>
      <w:r>
        <w:t>To start using the CartPole environment, make sure OpenAI Gym is installed</w:t>
      </w:r>
      <w:r w:rsidR="00E501AA">
        <w:t xml:space="preserve">: </w:t>
      </w:r>
    </w:p>
    <w:p w14:paraId="04A8110B" w14:textId="77777777" w:rsidR="007F3C3B" w:rsidRPr="00E501AA" w:rsidRDefault="007F3C3B" w:rsidP="008C1471">
      <w:pPr>
        <w:pStyle w:val="SC-Source"/>
        <w:divId w:val="824275198"/>
        <w:rPr>
          <w:rFonts w:ascii="Consolas" w:hAnsi="Consolas"/>
          <w:sz w:val="20"/>
          <w:szCs w:val="20"/>
        </w:rPr>
      </w:pPr>
      <w:r w:rsidRPr="00E501AA">
        <w:rPr>
          <w:rStyle w:val="Heading8Char"/>
          <w:rFonts w:ascii="Consolas" w:hAnsi="Consolas"/>
          <w:sz w:val="20"/>
          <w:szCs w:val="20"/>
        </w:rPr>
        <w:t>pip install gym</w:t>
      </w:r>
    </w:p>
    <w:p w14:paraId="3EA27C6F" w14:textId="328FF588" w:rsidR="007F3C3B" w:rsidRDefault="007F3C3B" w:rsidP="00AB3572">
      <w:pPr>
        <w:pStyle w:val="NormalBPBHEB"/>
        <w:divId w:val="824275198"/>
      </w:pPr>
      <w:r>
        <w:t xml:space="preserve">Once installed, you can load and interact with the </w:t>
      </w:r>
      <w:r w:rsidRPr="00AB3572">
        <w:rPr>
          <w:rStyle w:val="CodeinTextBPBHEBChar"/>
        </w:rPr>
        <w:t>CartPole</w:t>
      </w:r>
      <w:r>
        <w:t xml:space="preserve"> environment by creating an instance of it </w:t>
      </w:r>
      <w:r w:rsidRPr="00AB3572">
        <w:rPr>
          <w:rStyle w:val="CodeinTextBPBHEBChar"/>
        </w:rPr>
        <w:t>using gym.make</w:t>
      </w:r>
      <w:r>
        <w:rPr>
          <w:rStyle w:val="Heading8Char"/>
        </w:rPr>
        <w:t>(</w:t>
      </w:r>
      <w:r w:rsidRPr="00AB3572">
        <w:rPr>
          <w:rStyle w:val="CodeinTextBPBHEBChar"/>
        </w:rPr>
        <w:t>'CartPole-v1'</w:t>
      </w:r>
      <w:r>
        <w:rPr>
          <w:rStyle w:val="Heading8Char"/>
        </w:rPr>
        <w:t>)</w:t>
      </w:r>
      <w:r>
        <w:t xml:space="preserve">. This environment is suitable for testing </w:t>
      </w:r>
      <w:r>
        <w:lastRenderedPageBreak/>
        <w:t>reinforcement learning algorithms</w:t>
      </w:r>
      <w:r w:rsidR="00E5539F">
        <w:t xml:space="preserve">, such as DQN, because it involves a continuous state space and a </w:t>
      </w:r>
      <w:r>
        <w:t>discrete action space, providing a manageable yet challenging problem for agents to solve.</w:t>
      </w:r>
    </w:p>
    <w:p w14:paraId="5F2805A6" w14:textId="77777777" w:rsidR="00AB3572" w:rsidRDefault="00AB3572" w:rsidP="00AB3572">
      <w:pPr>
        <w:pStyle w:val="NormalBPBHEB"/>
        <w:divId w:val="824275198"/>
      </w:pPr>
    </w:p>
    <w:p w14:paraId="7A8C72F5" w14:textId="46E86059" w:rsidR="007F3C3B" w:rsidRPr="00AB3572" w:rsidRDefault="007F3C3B" w:rsidP="00AB3572">
      <w:pPr>
        <w:pStyle w:val="Heading2BPBHEB"/>
        <w:divId w:val="824275198"/>
      </w:pPr>
      <w:r w:rsidRPr="00AB3572">
        <w:t>CartPole with DQN</w:t>
      </w:r>
    </w:p>
    <w:p w14:paraId="79230987" w14:textId="14882555" w:rsidR="007F3C3B" w:rsidRDefault="007F3C3B" w:rsidP="00AB3572">
      <w:pPr>
        <w:pStyle w:val="NormalBPBHEB"/>
        <w:divId w:val="824275198"/>
      </w:pPr>
      <w:r w:rsidRPr="00B507A0">
        <w:rPr>
          <w:bCs/>
        </w:rPr>
        <w:t>The</w:t>
      </w:r>
      <w:r w:rsidR="00AB3572">
        <w:rPr>
          <w:bCs/>
        </w:rPr>
        <w:t xml:space="preserve"> following</w:t>
      </w:r>
      <w:r>
        <w:t xml:space="preserve"> example</w:t>
      </w:r>
      <w:r w:rsidR="00AB3572">
        <w:t xml:space="preserve"> </w:t>
      </w:r>
      <w:r>
        <w:t xml:space="preserve">demonstrates DQN applied to the </w:t>
      </w:r>
      <w:r w:rsidRPr="00AB3572">
        <w:rPr>
          <w:rStyle w:val="CodeinTextBPBHEBChar"/>
        </w:rPr>
        <w:t>CartPole</w:t>
      </w:r>
      <w:r>
        <w:t xml:space="preserve"> environment:</w:t>
      </w:r>
    </w:p>
    <w:p w14:paraId="5B4637DE" w14:textId="63BDF8E4" w:rsidR="008C1471" w:rsidRPr="00AB3572" w:rsidRDefault="008C1471"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`pyt</w:t>
      </w:r>
      <w:r w:rsidR="00EA40E1" w:rsidRPr="00AB3572">
        <w:rPr>
          <w:rStyle w:val="Heading8Char"/>
          <w:rFonts w:ascii="Consolas" w:hAnsi="Consolas"/>
          <w:sz w:val="20"/>
          <w:szCs w:val="20"/>
        </w:rPr>
        <w:t>hon</w:t>
      </w:r>
    </w:p>
    <w:p w14:paraId="503168DE" w14:textId="29346CFF"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import gym</w:t>
      </w:r>
    </w:p>
    <w:p w14:paraId="1290EAFC"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import numpy as np</w:t>
      </w:r>
    </w:p>
    <w:p w14:paraId="5C939352"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import tensorflow as tf</w:t>
      </w:r>
    </w:p>
    <w:p w14:paraId="24879F76"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from tensorflow.keras.models import Sequential</w:t>
      </w:r>
    </w:p>
    <w:p w14:paraId="01FD3036"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from tensorflow.keras.layers import Dense</w:t>
      </w:r>
    </w:p>
    <w:p w14:paraId="692F3FE3"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from tensorflow.keras.optimizers import Adam</w:t>
      </w:r>
    </w:p>
    <w:p w14:paraId="54B2D11D" w14:textId="77777777" w:rsidR="007F3C3B" w:rsidRPr="00AB3572" w:rsidRDefault="007F3C3B" w:rsidP="00EA40E1">
      <w:pPr>
        <w:pStyle w:val="SC-Source"/>
        <w:divId w:val="824275198"/>
        <w:rPr>
          <w:rStyle w:val="Heading8Char"/>
          <w:rFonts w:ascii="Consolas" w:hAnsi="Consolas"/>
          <w:sz w:val="20"/>
          <w:szCs w:val="20"/>
        </w:rPr>
      </w:pPr>
    </w:p>
    <w:p w14:paraId="6B0D3AB8"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 Initialize environment and parameters</w:t>
      </w:r>
    </w:p>
    <w:p w14:paraId="7592A857"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env = gym.make('CartPole-v1')</w:t>
      </w:r>
    </w:p>
    <w:p w14:paraId="1651096B"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state_size = env.observation_space.shape[0]</w:t>
      </w:r>
    </w:p>
    <w:p w14:paraId="3DE3126E"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action_size = env.action_space.n</w:t>
      </w:r>
    </w:p>
    <w:p w14:paraId="4B46E784" w14:textId="77777777" w:rsidR="007F3C3B" w:rsidRPr="00AB3572" w:rsidRDefault="007F3C3B" w:rsidP="00EA40E1">
      <w:pPr>
        <w:pStyle w:val="SC-Source"/>
        <w:divId w:val="824275198"/>
        <w:rPr>
          <w:rStyle w:val="Heading8Char"/>
          <w:rFonts w:ascii="Consolas" w:hAnsi="Consolas"/>
          <w:sz w:val="20"/>
          <w:szCs w:val="20"/>
        </w:rPr>
      </w:pPr>
    </w:p>
    <w:p w14:paraId="7A2C9FD2" w14:textId="77777777" w:rsidR="007F3C3B" w:rsidRPr="00AB3572" w:rsidRDefault="007F3C3B" w:rsidP="00EA40E1">
      <w:pPr>
        <w:pStyle w:val="SC-Source"/>
        <w:divId w:val="824275198"/>
        <w:rPr>
          <w:rStyle w:val="Heading8Char"/>
          <w:rFonts w:ascii="Consolas" w:hAnsi="Consolas"/>
          <w:sz w:val="20"/>
          <w:szCs w:val="20"/>
          <w:lang w:val="it-IT"/>
        </w:rPr>
      </w:pPr>
      <w:r w:rsidRPr="00AB3572">
        <w:rPr>
          <w:rStyle w:val="Heading8Char"/>
          <w:rFonts w:ascii="Consolas" w:hAnsi="Consolas"/>
          <w:sz w:val="20"/>
          <w:szCs w:val="20"/>
          <w:lang w:val="it-IT"/>
        </w:rPr>
        <w:t># Define DQN model</w:t>
      </w:r>
    </w:p>
    <w:p w14:paraId="1CFC3892" w14:textId="77777777" w:rsidR="007F3C3B" w:rsidRPr="00AB3572" w:rsidRDefault="007F3C3B" w:rsidP="00EA40E1">
      <w:pPr>
        <w:pStyle w:val="SC-Source"/>
        <w:divId w:val="824275198"/>
        <w:rPr>
          <w:rStyle w:val="Heading8Char"/>
          <w:rFonts w:ascii="Consolas" w:hAnsi="Consolas"/>
          <w:sz w:val="20"/>
          <w:szCs w:val="20"/>
          <w:lang w:val="it-IT"/>
        </w:rPr>
      </w:pPr>
      <w:r w:rsidRPr="00AB3572">
        <w:rPr>
          <w:rStyle w:val="Heading8Char"/>
          <w:rFonts w:ascii="Consolas" w:hAnsi="Consolas"/>
          <w:sz w:val="20"/>
          <w:szCs w:val="20"/>
          <w:lang w:val="it-IT"/>
        </w:rPr>
        <w:t>model = Sequential([</w:t>
      </w:r>
    </w:p>
    <w:p w14:paraId="1313077E"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lang w:val="it-IT"/>
        </w:rPr>
        <w:t xml:space="preserve">    </w:t>
      </w:r>
      <w:r w:rsidRPr="00AB3572">
        <w:rPr>
          <w:rStyle w:val="Heading8Char"/>
          <w:rFonts w:ascii="Consolas" w:hAnsi="Consolas"/>
          <w:sz w:val="20"/>
          <w:szCs w:val="20"/>
        </w:rPr>
        <w:t>Dense(24, activation='relu', input_dim=state_size),</w:t>
      </w:r>
    </w:p>
    <w:p w14:paraId="5C132711"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 xml:space="preserve">    Dense(24, activation='relu'),</w:t>
      </w:r>
    </w:p>
    <w:p w14:paraId="65CE9D27"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 xml:space="preserve">    Dense(action_size, activation='linear')</w:t>
      </w:r>
    </w:p>
    <w:p w14:paraId="426FC32D"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w:t>
      </w:r>
    </w:p>
    <w:p w14:paraId="549F5F4D"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model.compile(optimizer=Adam(learning_rate=0.001), loss='mse')</w:t>
      </w:r>
    </w:p>
    <w:p w14:paraId="130EE460" w14:textId="3D5BF597" w:rsidR="00EA40E1" w:rsidRPr="00AB3572" w:rsidRDefault="00EA40E1" w:rsidP="00EA40E1">
      <w:pPr>
        <w:pStyle w:val="SC-Source"/>
        <w:divId w:val="824275198"/>
        <w:rPr>
          <w:rFonts w:ascii="Consolas" w:hAnsi="Consolas"/>
          <w:sz w:val="20"/>
          <w:szCs w:val="20"/>
        </w:rPr>
      </w:pPr>
      <w:r w:rsidRPr="00AB3572">
        <w:rPr>
          <w:rStyle w:val="Heading8Char"/>
          <w:rFonts w:ascii="Consolas" w:hAnsi="Consolas"/>
          <w:sz w:val="20"/>
          <w:szCs w:val="20"/>
        </w:rPr>
        <w:t>`</w:t>
      </w:r>
    </w:p>
    <w:p w14:paraId="0117F188" w14:textId="39B96262" w:rsidR="007F3C3B" w:rsidRDefault="00044561" w:rsidP="00AB3572">
      <w:pPr>
        <w:pStyle w:val="NormalBPBHEB"/>
        <w:divId w:val="824275198"/>
      </w:pPr>
      <w:r>
        <w:t xml:space="preserve">This code demonstrates the integration of deep learning and Q-learning principles. By using a neural network to estimate Q-values, the model allows the agent to operate in continuous state spaces. The neural network consists of two hidden layers with </w:t>
      </w:r>
      <w:r w:rsidRPr="00AB3572">
        <w:rPr>
          <w:rStyle w:val="CodeinTextBPBHEBChar"/>
        </w:rPr>
        <w:t>ReLU</w:t>
      </w:r>
      <w:r>
        <w:t xml:space="preserve"> activation functions and an output layer with linear activation to predict Q-values for all actions. This implementation </w:t>
      </w:r>
      <w:r w:rsidR="00040786">
        <w:t>demonstrates how DQN integrates traditional reinforcement learning with high-dimensional problems, enabling agents to make informed decisions and enhance</w:t>
      </w:r>
      <w:r>
        <w:t xml:space="preserve"> performance through iterative learning.</w:t>
      </w:r>
    </w:p>
    <w:p w14:paraId="0E9998BE" w14:textId="69222CA4" w:rsidR="007F3C3B" w:rsidRDefault="00044561" w:rsidP="00AB3572">
      <w:pPr>
        <w:pStyle w:val="NormalBPBHEB"/>
        <w:divId w:val="824275198"/>
      </w:pPr>
      <w:r>
        <w:lastRenderedPageBreak/>
        <w:t xml:space="preserve">The CartPole environment, with its simple yet complex dynamics, is an excellent testing ground for refining reinforcement learning algorithms. By experimenting with </w:t>
      </w:r>
      <w:r w:rsidR="00040786">
        <w:t>various configurations of the DQN model and training settings, practitioners can gain a deeper understanding of</w:t>
      </w:r>
      <w:r>
        <w:t xml:space="preserve"> the behavior and capabilities of current </w:t>
      </w:r>
      <w:r w:rsidR="00AB3572">
        <w:t xml:space="preserve">reinforcement learning </w:t>
      </w:r>
      <w:r>
        <w:t>methods.</w:t>
      </w:r>
    </w:p>
    <w:p w14:paraId="579C46C4" w14:textId="77777777" w:rsidR="00AB3572" w:rsidRDefault="00AB3572" w:rsidP="00AB3572">
      <w:pPr>
        <w:pStyle w:val="NormalBPBHEB"/>
        <w:divId w:val="824275198"/>
      </w:pPr>
    </w:p>
    <w:p w14:paraId="19E4057D" w14:textId="3255BB53" w:rsidR="00641686" w:rsidRPr="00641686" w:rsidRDefault="00641686" w:rsidP="00AB3572">
      <w:pPr>
        <w:pStyle w:val="Heading2BPBHEB"/>
      </w:pPr>
      <w:r w:rsidRPr="00641686">
        <w:t xml:space="preserve">Implementing the Rainbow </w:t>
      </w:r>
      <w:r w:rsidR="00AB3572">
        <w:t>a</w:t>
      </w:r>
      <w:r w:rsidRPr="00641686">
        <w:t xml:space="preserve">lgorithm for Atari </w:t>
      </w:r>
      <w:r w:rsidR="00AB3572">
        <w:t>g</w:t>
      </w:r>
      <w:r w:rsidRPr="00641686">
        <w:t>ames</w:t>
      </w:r>
    </w:p>
    <w:p w14:paraId="3221E407" w14:textId="0BEA136A" w:rsidR="00A5088E" w:rsidRPr="00A5088E" w:rsidRDefault="00900599" w:rsidP="00AB3572">
      <w:pPr>
        <w:pStyle w:val="NormalBPBHEB"/>
      </w:pPr>
      <w:r>
        <w:t>The Rainbow algorithm marks a major improvement in reinforcement learning by integrating multiple enhancements into the core DQN framework. Developed to overcome the limitations of traditional Q-learning, Rainbow combines several advanced techniques to create a robust and efficient learning system. These improvements help address issues like overestimation bias, poor exploration, and the inability to model return distributions, enabling agents to perform better in complex gaming environments. Its modular design provides researchers and practitioners with a versatile toolkit for tackling various reinforcement learning challenges.</w:t>
      </w:r>
    </w:p>
    <w:p w14:paraId="09A36DBE" w14:textId="1CCCFC89" w:rsidR="00641686" w:rsidRPr="00641686" w:rsidRDefault="00A5088E" w:rsidP="00AB3572">
      <w:pPr>
        <w:pStyle w:val="NormalBPBHEB"/>
      </w:pPr>
      <w:r w:rsidRPr="00A5088E">
        <w:t xml:space="preserve">The algorithm integrates multiple extensions to the traditional </w:t>
      </w:r>
      <w:r w:rsidR="00AB3572" w:rsidRPr="00AB3572">
        <w:t>DQN</w:t>
      </w:r>
      <w:r w:rsidR="00AB3572">
        <w:t xml:space="preserve"> </w:t>
      </w:r>
      <w:r w:rsidRPr="00A5088E">
        <w:t xml:space="preserve">architecture, addressing key challenges in reinforcement learning. By combining these enhancements, Rainbow creates a more versatile and effective system </w:t>
      </w:r>
      <w:r w:rsidR="00996EE8">
        <w:t>that can tackle</w:t>
      </w:r>
      <w:r w:rsidRPr="00A5088E">
        <w:t xml:space="preserve"> complex and diverse gaming environments. This approach not only mitigates known limitations</w:t>
      </w:r>
      <w:r w:rsidR="00996EE8">
        <w:t xml:space="preserve">, such as </w:t>
      </w:r>
      <w:r w:rsidR="00996EE8" w:rsidRPr="002C3EFE">
        <w:rPr>
          <w:b/>
          <w:bCs/>
        </w:rPr>
        <w:t>overestimation</w:t>
      </w:r>
      <w:r w:rsidR="00996EE8">
        <w:t xml:space="preserve"> </w:t>
      </w:r>
      <w:r w:rsidR="00996EE8" w:rsidRPr="002C3EFE">
        <w:rPr>
          <w:b/>
          <w:bCs/>
        </w:rPr>
        <w:t>bias</w:t>
      </w:r>
      <w:r w:rsidR="00996EE8">
        <w:t>, but also introduces innovative mechanisms to enhance</w:t>
      </w:r>
      <w:r w:rsidRPr="00A5088E">
        <w:t xml:space="preserve"> exploration and learning stability. Below are the core components that define the Rainbow algorithm:</w:t>
      </w:r>
    </w:p>
    <w:p w14:paraId="5DB5CC51" w14:textId="3418E42A" w:rsidR="00641686" w:rsidRPr="00641686" w:rsidRDefault="00641686" w:rsidP="00897F28">
      <w:pPr>
        <w:pStyle w:val="NormalBPBHEB"/>
        <w:numPr>
          <w:ilvl w:val="0"/>
          <w:numId w:val="53"/>
        </w:numPr>
      </w:pPr>
      <w:r w:rsidRPr="006F31A7">
        <w:rPr>
          <w:b/>
          <w:bCs/>
        </w:rPr>
        <w:t>Double DQN</w:t>
      </w:r>
      <w:r w:rsidRPr="00641686">
        <w:t xml:space="preserve">: </w:t>
      </w:r>
      <w:r w:rsidR="00897F28">
        <w:t>It m</w:t>
      </w:r>
      <w:r w:rsidRPr="00641686">
        <w:t>itigates overestimation bias.</w:t>
      </w:r>
    </w:p>
    <w:p w14:paraId="226C2568" w14:textId="7F00D4C5" w:rsidR="00641686" w:rsidRPr="00641686" w:rsidRDefault="00641686" w:rsidP="00897F28">
      <w:pPr>
        <w:pStyle w:val="NormalBPBHEB"/>
        <w:numPr>
          <w:ilvl w:val="0"/>
          <w:numId w:val="53"/>
        </w:numPr>
      </w:pPr>
      <w:r w:rsidRPr="006F31A7">
        <w:rPr>
          <w:b/>
          <w:bCs/>
        </w:rPr>
        <w:t xml:space="preserve">Prioritized </w:t>
      </w:r>
      <w:r w:rsidR="00897F28">
        <w:rPr>
          <w:b/>
          <w:bCs/>
        </w:rPr>
        <w:t>r</w:t>
      </w:r>
      <w:r w:rsidRPr="006F31A7">
        <w:rPr>
          <w:b/>
          <w:bCs/>
        </w:rPr>
        <w:t>eplay</w:t>
      </w:r>
      <w:r w:rsidRPr="00641686">
        <w:t xml:space="preserve">: </w:t>
      </w:r>
      <w:r w:rsidR="00897F28">
        <w:t>It s</w:t>
      </w:r>
      <w:r w:rsidRPr="00641686">
        <w:t xml:space="preserve">amples critical experiences more </w:t>
      </w:r>
      <w:r w:rsidR="007236E9" w:rsidRPr="00641686">
        <w:t>often</w:t>
      </w:r>
      <w:r w:rsidRPr="00641686">
        <w:t>.</w:t>
      </w:r>
    </w:p>
    <w:p w14:paraId="29E3C26D" w14:textId="5CDAB298" w:rsidR="00641686" w:rsidRPr="00641686" w:rsidRDefault="00641686" w:rsidP="00897F28">
      <w:pPr>
        <w:pStyle w:val="NormalBPBHEB"/>
        <w:numPr>
          <w:ilvl w:val="0"/>
          <w:numId w:val="53"/>
        </w:numPr>
      </w:pPr>
      <w:r w:rsidRPr="006F31A7">
        <w:rPr>
          <w:b/>
          <w:bCs/>
        </w:rPr>
        <w:t xml:space="preserve">Dueling </w:t>
      </w:r>
      <w:r w:rsidR="00897F28" w:rsidRPr="006F31A7">
        <w:rPr>
          <w:b/>
          <w:bCs/>
        </w:rPr>
        <w:t>networks</w:t>
      </w:r>
      <w:r w:rsidRPr="00641686">
        <w:t xml:space="preserve">: </w:t>
      </w:r>
      <w:r w:rsidR="00897F28">
        <w:t>It s</w:t>
      </w:r>
      <w:r w:rsidRPr="00641686">
        <w:t>eparates value and advantage functions.</w:t>
      </w:r>
    </w:p>
    <w:p w14:paraId="21A6998E" w14:textId="376FD188" w:rsidR="00641686" w:rsidRPr="00641686" w:rsidRDefault="00641686" w:rsidP="00897F28">
      <w:pPr>
        <w:pStyle w:val="NormalBPBHEB"/>
        <w:numPr>
          <w:ilvl w:val="0"/>
          <w:numId w:val="53"/>
        </w:numPr>
      </w:pPr>
      <w:r w:rsidRPr="006F31A7">
        <w:rPr>
          <w:b/>
          <w:bCs/>
        </w:rPr>
        <w:t>Multi-</w:t>
      </w:r>
      <w:r w:rsidR="00897F28" w:rsidRPr="006F31A7">
        <w:rPr>
          <w:b/>
          <w:bCs/>
        </w:rPr>
        <w:t>step learn</w:t>
      </w:r>
      <w:r w:rsidRPr="006F31A7">
        <w:rPr>
          <w:b/>
          <w:bCs/>
        </w:rPr>
        <w:t>ing</w:t>
      </w:r>
      <w:r w:rsidRPr="00641686">
        <w:t xml:space="preserve">: </w:t>
      </w:r>
      <w:r w:rsidR="00897F28">
        <w:t>It l</w:t>
      </w:r>
      <w:r w:rsidRPr="00641686">
        <w:t xml:space="preserve">ooks ahead multiple steps for </w:t>
      </w:r>
      <w:r w:rsidR="007236E9" w:rsidRPr="00641686">
        <w:t>correct</w:t>
      </w:r>
      <w:r w:rsidRPr="00641686">
        <w:t xml:space="preserve"> returns.</w:t>
      </w:r>
    </w:p>
    <w:p w14:paraId="0F5D9AC8" w14:textId="2E35A2B4" w:rsidR="00641686" w:rsidRPr="00641686" w:rsidRDefault="00641686" w:rsidP="00897F28">
      <w:pPr>
        <w:pStyle w:val="NormalBPBHEB"/>
        <w:numPr>
          <w:ilvl w:val="0"/>
          <w:numId w:val="53"/>
        </w:numPr>
      </w:pPr>
      <w:r w:rsidRPr="006F31A7">
        <w:rPr>
          <w:b/>
          <w:bCs/>
        </w:rPr>
        <w:t>Distributional Q-</w:t>
      </w:r>
      <w:r w:rsidR="00897F28" w:rsidRPr="006F31A7">
        <w:rPr>
          <w:b/>
          <w:bCs/>
        </w:rPr>
        <w:t>learning</w:t>
      </w:r>
      <w:r w:rsidRPr="00641686">
        <w:t xml:space="preserve">: </w:t>
      </w:r>
      <w:r w:rsidR="00897F28">
        <w:t>It m</w:t>
      </w:r>
      <w:r w:rsidRPr="00641686">
        <w:t>odels return distributions.</w:t>
      </w:r>
    </w:p>
    <w:p w14:paraId="150794FE" w14:textId="7809CFB4" w:rsidR="00641686" w:rsidRDefault="00641686" w:rsidP="00897F28">
      <w:pPr>
        <w:pStyle w:val="NormalBPBHEB"/>
        <w:numPr>
          <w:ilvl w:val="0"/>
          <w:numId w:val="53"/>
        </w:numPr>
      </w:pPr>
      <w:r w:rsidRPr="006F31A7">
        <w:rPr>
          <w:b/>
          <w:bCs/>
        </w:rPr>
        <w:t xml:space="preserve">Noisy </w:t>
      </w:r>
      <w:r w:rsidR="00897F28" w:rsidRPr="006F31A7">
        <w:rPr>
          <w:b/>
          <w:bCs/>
        </w:rPr>
        <w:t>nets</w:t>
      </w:r>
      <w:r w:rsidRPr="00641686">
        <w:t xml:space="preserve">: </w:t>
      </w:r>
      <w:r w:rsidR="00897F28">
        <w:t>It a</w:t>
      </w:r>
      <w:r w:rsidRPr="00641686">
        <w:t>dds stochasticity for improved exploration.</w:t>
      </w:r>
    </w:p>
    <w:p w14:paraId="44AE7D1F" w14:textId="77777777" w:rsidR="00897F28" w:rsidRPr="00641686" w:rsidRDefault="00897F28" w:rsidP="00897F28">
      <w:pPr>
        <w:pStyle w:val="NormalBPBHEB"/>
      </w:pPr>
    </w:p>
    <w:p w14:paraId="5EEB9FCD" w14:textId="4A0FD536" w:rsidR="00641686" w:rsidRDefault="00641686" w:rsidP="00897F28">
      <w:pPr>
        <w:pStyle w:val="Heading3BPBHEB"/>
      </w:pPr>
      <w:r w:rsidRPr="005E105E">
        <w:t xml:space="preserve">Basic Rainbow </w:t>
      </w:r>
      <w:r w:rsidR="00897F28">
        <w:t>a</w:t>
      </w:r>
      <w:r w:rsidRPr="005E105E">
        <w:t>lgorithm</w:t>
      </w:r>
    </w:p>
    <w:p w14:paraId="53A9440E" w14:textId="72D5F8D3" w:rsidR="005154E1" w:rsidRPr="005154E1" w:rsidRDefault="000B04EF" w:rsidP="00897F28">
      <w:pPr>
        <w:pStyle w:val="NormalBPBHEB"/>
      </w:pPr>
      <w:r w:rsidRPr="004720E9">
        <w:t xml:space="preserve">The </w:t>
      </w:r>
      <w:r w:rsidR="00897F28">
        <w:t xml:space="preserve">code </w:t>
      </w:r>
      <w:r w:rsidRPr="004720E9">
        <w:t>example demonstrates the core structure of a replay buffer, a key component of the Rainbow algorithm. Replay buffers store experiences, which include state-action-reward transitions, and are later sampled to train the model. This method ensures effective use of past experiences, allowing the agent to learn from important scenarios multiple times</w:t>
      </w:r>
      <w:r>
        <w:rPr>
          <w:b/>
          <w:bCs/>
        </w:rPr>
        <w:t>.</w:t>
      </w:r>
    </w:p>
    <w:p w14:paraId="1FA4A86D" w14:textId="74B05272" w:rsidR="005154E1" w:rsidRPr="005154E1" w:rsidRDefault="005154E1" w:rsidP="00897F28">
      <w:pPr>
        <w:pStyle w:val="NormalBPBHEB"/>
      </w:pPr>
      <w:r w:rsidRPr="005154E1">
        <w:t>The replay buffer used in Rainbow is designed to prioritize significant experiences, helping the algorithm focus on more meaningful updates. This prioritization addresses the inefficiencies in uniform sampling and is a key factor in Rainbow's superior performance.</w:t>
      </w:r>
      <w:r w:rsidR="00897F28">
        <w:t xml:space="preserve"> A</w:t>
      </w:r>
      <w:r w:rsidRPr="005154E1">
        <w:t xml:space="preserve"> Python implementation of a basic replay buffer</w:t>
      </w:r>
      <w:r w:rsidR="00897F28">
        <w:t xml:space="preserve"> is as follows</w:t>
      </w:r>
      <w:r w:rsidRPr="005154E1">
        <w:t>:</w:t>
      </w:r>
    </w:p>
    <w:p w14:paraId="7FFD1085" w14:textId="3E803C33" w:rsidR="005E105E" w:rsidRPr="00897F28" w:rsidRDefault="005E105E" w:rsidP="006F31A7">
      <w:pPr>
        <w:pStyle w:val="SC-Source"/>
        <w:rPr>
          <w:rFonts w:ascii="Consolas" w:hAnsi="Consolas"/>
          <w:sz w:val="20"/>
          <w:szCs w:val="20"/>
        </w:rPr>
      </w:pPr>
      <w:r w:rsidRPr="00897F28">
        <w:rPr>
          <w:rFonts w:ascii="Consolas" w:hAnsi="Consolas"/>
          <w:sz w:val="20"/>
          <w:szCs w:val="20"/>
        </w:rPr>
        <w:lastRenderedPageBreak/>
        <w:t>`python</w:t>
      </w:r>
    </w:p>
    <w:p w14:paraId="105E58E9" w14:textId="60C1A5A8"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class ReplayBuffer:</w:t>
      </w:r>
    </w:p>
    <w:p w14:paraId="0E85A988" w14:textId="77777777"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 xml:space="preserve">    def __init__(self, capacity):</w:t>
      </w:r>
    </w:p>
    <w:p w14:paraId="38C57370" w14:textId="77777777" w:rsidR="00641686" w:rsidRPr="00897F28" w:rsidRDefault="4AD6C8B7" w:rsidP="4AD6C8B7">
      <w:pPr>
        <w:pStyle w:val="SC-Source"/>
        <w:rPr>
          <w:rFonts w:ascii="Consolas" w:hAnsi="Consolas"/>
          <w:sz w:val="20"/>
          <w:szCs w:val="20"/>
          <w:lang w:val="en-US"/>
        </w:rPr>
      </w:pPr>
      <w:r w:rsidRPr="00897F28">
        <w:rPr>
          <w:rFonts w:ascii="Consolas" w:hAnsi="Consolas"/>
          <w:sz w:val="20"/>
          <w:szCs w:val="20"/>
          <w:lang w:val="en-US"/>
        </w:rPr>
        <w:t xml:space="preserve">        self.capacity = capacity</w:t>
      </w:r>
    </w:p>
    <w:p w14:paraId="09EA6FE6" w14:textId="77777777"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 xml:space="preserve">        self.buffer = []</w:t>
      </w:r>
    </w:p>
    <w:p w14:paraId="01D386BA" w14:textId="77777777" w:rsidR="00641686" w:rsidRPr="00897F28" w:rsidRDefault="00641686" w:rsidP="006F31A7">
      <w:pPr>
        <w:pStyle w:val="SC-Source"/>
        <w:rPr>
          <w:rFonts w:ascii="Consolas" w:hAnsi="Consolas"/>
          <w:sz w:val="20"/>
          <w:szCs w:val="20"/>
        </w:rPr>
      </w:pPr>
    </w:p>
    <w:p w14:paraId="2AE43B94" w14:textId="77777777"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 xml:space="preserve">    def add(self, experience):</w:t>
      </w:r>
    </w:p>
    <w:p w14:paraId="10CE647A" w14:textId="77777777"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 xml:space="preserve">        if len(self.buffer) &gt;= self.capacity:</w:t>
      </w:r>
    </w:p>
    <w:p w14:paraId="58F16047" w14:textId="77777777"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 xml:space="preserve">            self.buffer.pop(0)</w:t>
      </w:r>
    </w:p>
    <w:p w14:paraId="3F077A54" w14:textId="77777777"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 xml:space="preserve">        self.buffer.append(experience)</w:t>
      </w:r>
    </w:p>
    <w:p w14:paraId="1CECCFFE" w14:textId="77777777" w:rsidR="00641686" w:rsidRPr="00897F28" w:rsidRDefault="00641686" w:rsidP="006F31A7">
      <w:pPr>
        <w:pStyle w:val="SC-Source"/>
        <w:rPr>
          <w:rFonts w:ascii="Consolas" w:hAnsi="Consolas"/>
          <w:sz w:val="20"/>
          <w:szCs w:val="20"/>
        </w:rPr>
      </w:pPr>
    </w:p>
    <w:p w14:paraId="43F41731" w14:textId="77777777"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 xml:space="preserve">    def sample(self, batch_size):</w:t>
      </w:r>
    </w:p>
    <w:p w14:paraId="062A9D6D" w14:textId="77777777"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 xml:space="preserve">        indices = np.random.choice(len(self.buffer), batch_size, replace=False)</w:t>
      </w:r>
    </w:p>
    <w:p w14:paraId="2BE62448" w14:textId="77777777"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 xml:space="preserve">        return [self.buffer[i] for i in indices]</w:t>
      </w:r>
    </w:p>
    <w:p w14:paraId="370AB526" w14:textId="77777777" w:rsidR="00641686" w:rsidRPr="00897F28" w:rsidRDefault="00641686" w:rsidP="006F31A7">
      <w:pPr>
        <w:pStyle w:val="SC-Source"/>
        <w:rPr>
          <w:rFonts w:ascii="Consolas" w:hAnsi="Consolas"/>
          <w:sz w:val="20"/>
          <w:szCs w:val="20"/>
        </w:rPr>
      </w:pPr>
    </w:p>
    <w:p w14:paraId="30D44839" w14:textId="77777777"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buffer = ReplayBuffer(10000)</w:t>
      </w:r>
    </w:p>
    <w:p w14:paraId="66FB23E0" w14:textId="7BCF1143" w:rsidR="00641686" w:rsidRPr="00897F28" w:rsidRDefault="005E105E" w:rsidP="006F31A7">
      <w:pPr>
        <w:pStyle w:val="SC-Source"/>
        <w:rPr>
          <w:rFonts w:ascii="Consolas" w:hAnsi="Consolas"/>
          <w:sz w:val="20"/>
          <w:szCs w:val="20"/>
        </w:rPr>
      </w:pPr>
      <w:r w:rsidRPr="00897F28">
        <w:rPr>
          <w:rFonts w:ascii="Consolas" w:hAnsi="Consolas"/>
          <w:sz w:val="20"/>
          <w:szCs w:val="20"/>
        </w:rPr>
        <w:t>`</w:t>
      </w:r>
    </w:p>
    <w:p w14:paraId="223BBFE9" w14:textId="77777777" w:rsidR="005154E1" w:rsidRPr="005154E1" w:rsidRDefault="005154E1" w:rsidP="00897F28">
      <w:pPr>
        <w:pStyle w:val="NormalBPBHEB"/>
      </w:pPr>
      <w:r w:rsidRPr="005154E1">
        <w:t>This code defines a basic replay buffer for managing experience storage and retrieval:</w:t>
      </w:r>
    </w:p>
    <w:p w14:paraId="693E1D4B" w14:textId="7B4786F5" w:rsidR="005154E1" w:rsidRPr="005154E1" w:rsidRDefault="00BB3524" w:rsidP="00897F28">
      <w:pPr>
        <w:pStyle w:val="NormalBPBHEB"/>
        <w:numPr>
          <w:ilvl w:val="0"/>
          <w:numId w:val="54"/>
        </w:numPr>
      </w:pPr>
      <w:r>
        <w:rPr>
          <w:b/>
          <w:bCs/>
        </w:rPr>
        <w:t>Initialization (</w:t>
      </w:r>
      <w:r w:rsidRPr="00897F28">
        <w:rPr>
          <w:rStyle w:val="CodeinTextBPBHEBChar"/>
        </w:rPr>
        <w:t>__init__</w:t>
      </w:r>
      <w:r>
        <w:rPr>
          <w:b/>
          <w:bCs/>
        </w:rPr>
        <w:t xml:space="preserve"> method): </w:t>
      </w:r>
      <w:r w:rsidR="00E8566C">
        <w:t>The replay buffer is initialized with a fixed capacity that determines how many experiences it can hold. When the buffer is full, older experiences are removed to make space for new ones, following a</w:t>
      </w:r>
      <w:r w:rsidR="00E8566C" w:rsidRPr="00897F28">
        <w:rPr>
          <w:b/>
          <w:bCs/>
        </w:rPr>
        <w:t xml:space="preserve"> first-in, first-out</w:t>
      </w:r>
      <w:r w:rsidR="00E8566C">
        <w:t xml:space="preserve"> (</w:t>
      </w:r>
      <w:r w:rsidR="00E8566C" w:rsidRPr="00897F28">
        <w:rPr>
          <w:b/>
          <w:bCs/>
        </w:rPr>
        <w:t>FIFO</w:t>
      </w:r>
      <w:r w:rsidR="00E8566C">
        <w:t>) approach.</w:t>
      </w:r>
    </w:p>
    <w:p w14:paraId="0EF6A34F" w14:textId="6BD468FD" w:rsidR="005154E1" w:rsidRPr="00E8566C" w:rsidRDefault="004720E9" w:rsidP="00897F28">
      <w:pPr>
        <w:pStyle w:val="NormalBPBHEB"/>
        <w:numPr>
          <w:ilvl w:val="0"/>
          <w:numId w:val="54"/>
        </w:numPr>
      </w:pPr>
      <w:r>
        <w:rPr>
          <w:b/>
          <w:bCs/>
        </w:rPr>
        <w:t xml:space="preserve">Adding </w:t>
      </w:r>
      <w:r w:rsidR="007D3375">
        <w:rPr>
          <w:b/>
          <w:bCs/>
        </w:rPr>
        <w:t>e</w:t>
      </w:r>
      <w:r>
        <w:rPr>
          <w:b/>
          <w:bCs/>
        </w:rPr>
        <w:t>xperiences (</w:t>
      </w:r>
      <w:r w:rsidRPr="007D3375">
        <w:rPr>
          <w:rStyle w:val="CodeinTextBPBHEBChar"/>
        </w:rPr>
        <w:t>add</w:t>
      </w:r>
      <w:r>
        <w:rPr>
          <w:b/>
          <w:bCs/>
        </w:rPr>
        <w:t xml:space="preserve"> method): </w:t>
      </w:r>
      <w:r w:rsidRPr="0008366C">
        <w:t>Each experience, usually a tuple containing the state, action, reward, and next state, is added to the buffer. When the buffer reaches its capacity, the oldest experience is removed to keep a fixed size.</w:t>
      </w:r>
    </w:p>
    <w:p w14:paraId="26E3D81B" w14:textId="65C863AB" w:rsidR="005154E1" w:rsidRPr="00A410BD" w:rsidRDefault="00175ADB" w:rsidP="00897F28">
      <w:pPr>
        <w:pStyle w:val="NormalBPBHEB"/>
        <w:numPr>
          <w:ilvl w:val="0"/>
          <w:numId w:val="54"/>
        </w:numPr>
      </w:pPr>
      <w:r>
        <w:rPr>
          <w:b/>
          <w:bCs/>
        </w:rPr>
        <w:t xml:space="preserve">Sampling </w:t>
      </w:r>
      <w:r w:rsidR="007D3375">
        <w:rPr>
          <w:b/>
          <w:bCs/>
        </w:rPr>
        <w:t>e</w:t>
      </w:r>
      <w:r>
        <w:rPr>
          <w:b/>
          <w:bCs/>
        </w:rPr>
        <w:t>xperiences (</w:t>
      </w:r>
      <w:r w:rsidRPr="007D3375">
        <w:rPr>
          <w:rStyle w:val="CodeinTextBPBHEBChar"/>
        </w:rPr>
        <w:t>sample</w:t>
      </w:r>
      <w:r>
        <w:rPr>
          <w:b/>
          <w:bCs/>
        </w:rPr>
        <w:t xml:space="preserve"> method</w:t>
      </w:r>
      <w:r w:rsidR="00A410BD">
        <w:rPr>
          <w:b/>
          <w:bCs/>
        </w:rPr>
        <w:t xml:space="preserve">): </w:t>
      </w:r>
      <w:r w:rsidR="002F0AB3">
        <w:t>A</w:t>
      </w:r>
      <w:r w:rsidR="002F0AB3" w:rsidRPr="0008366C">
        <w:t xml:space="preserve"> </w:t>
      </w:r>
      <w:r w:rsidR="00A410BD" w:rsidRPr="0008366C">
        <w:t xml:space="preserve">batch of experiences is randomly sampled from the buffer. This randomness helps break temporal correlations in the data, which is crucial for stable training in reinforcement learning. The </w:t>
      </w:r>
      <w:r w:rsidR="00A410BD" w:rsidRPr="007D3375">
        <w:rPr>
          <w:rStyle w:val="CodeinTextBPBHEBChar"/>
        </w:rPr>
        <w:t>np.random.choice</w:t>
      </w:r>
      <w:r w:rsidR="00A410BD" w:rsidRPr="002F0AB3">
        <w:t xml:space="preserve"> function ensures that the selected experiences are diverse, improving the agent's learning efficiency</w:t>
      </w:r>
      <w:r w:rsidRPr="002F0AB3">
        <w:t>.</w:t>
      </w:r>
    </w:p>
    <w:p w14:paraId="0DE64573" w14:textId="2FD57DE6" w:rsidR="005154E1" w:rsidRPr="005154E1" w:rsidRDefault="00175ADB" w:rsidP="00897F28">
      <w:pPr>
        <w:pStyle w:val="NormalBPBHEB"/>
        <w:numPr>
          <w:ilvl w:val="0"/>
          <w:numId w:val="54"/>
        </w:numPr>
      </w:pPr>
      <w:r>
        <w:rPr>
          <w:b/>
          <w:bCs/>
        </w:rPr>
        <w:t xml:space="preserve">Usage in </w:t>
      </w:r>
      <w:r w:rsidR="007D3375">
        <w:rPr>
          <w:b/>
          <w:bCs/>
        </w:rPr>
        <w:t>t</w:t>
      </w:r>
      <w:r>
        <w:rPr>
          <w:b/>
          <w:bCs/>
        </w:rPr>
        <w:t xml:space="preserve">raining: </w:t>
      </w:r>
      <w:r w:rsidR="00D92B80">
        <w:t xml:space="preserve">The </w:t>
      </w:r>
      <w:r w:rsidR="00D92B80" w:rsidRPr="007D3375">
        <w:rPr>
          <w:rStyle w:val="CodeinTextBPBHEBChar"/>
        </w:rPr>
        <w:t>ReplayBuffer</w:t>
      </w:r>
      <w:r w:rsidR="00D92B80">
        <w:t xml:space="preserve"> class is initialized with a capacity of 10,000. During training, the buffer collects experiences, which are later sampled in mini-batches to update the neural network. Prioritized sampling, as used in advanced versions of Rainbow, further improves this process by emphasizing more informative transitions.</w:t>
      </w:r>
    </w:p>
    <w:p w14:paraId="560304BF" w14:textId="56B754A5" w:rsidR="005154E1" w:rsidRDefault="005C5FAD" w:rsidP="007D3375">
      <w:pPr>
        <w:pStyle w:val="NormalBPBHEB"/>
      </w:pPr>
      <w:r>
        <w:lastRenderedPageBreak/>
        <w:t xml:space="preserve">This implementation lays the groundwork for experience replay, a concept that </w:t>
      </w:r>
      <w:r w:rsidR="00D92B80">
        <w:t>has transformed reinforcement learning by enabling agents to revisit and learn from past experiences, thereby helping to stabilize training and accelerate</w:t>
      </w:r>
      <w:r>
        <w:t xml:space="preserve"> convergence. In Rainbow, this feature is </w:t>
      </w:r>
      <w:r w:rsidR="00D92B80">
        <w:t>enhanced with prioritized replay, ensuring</w:t>
      </w:r>
      <w:r>
        <w:t xml:space="preserve"> that the agent focuses more on learning from high-value experiences.</w:t>
      </w:r>
    </w:p>
    <w:p w14:paraId="065C2443" w14:textId="77777777" w:rsidR="007D3375" w:rsidRDefault="007D3375" w:rsidP="007D3375">
      <w:pPr>
        <w:pStyle w:val="NormalBPBHEB"/>
      </w:pPr>
    </w:p>
    <w:p w14:paraId="3A8268A7" w14:textId="0269F5C6" w:rsidR="00F50DFF" w:rsidRPr="00F50DFF" w:rsidRDefault="00F50DFF" w:rsidP="007D3375">
      <w:pPr>
        <w:pStyle w:val="Heading2BPBHEB"/>
      </w:pPr>
      <w:r w:rsidRPr="00F50DFF">
        <w:t xml:space="preserve">Hyperparameter </w:t>
      </w:r>
      <w:r w:rsidR="007D3375">
        <w:t>t</w:t>
      </w:r>
      <w:r w:rsidRPr="00F50DFF">
        <w:t>uning</w:t>
      </w:r>
    </w:p>
    <w:p w14:paraId="27DE7486" w14:textId="08D2163E" w:rsidR="00302F29" w:rsidRDefault="002046A5" w:rsidP="007D3375">
      <w:pPr>
        <w:pStyle w:val="NormalBPBHEB"/>
      </w:pPr>
      <w:r>
        <w:t xml:space="preserve">Hyperparameter tuning is crucial for ensuring that Rainbow DQN effectively leverages its integrated features, including prioritized replay, dueling networks, and noisy nets, each of which has its own sensitivities. Adjusting parameters like the learning rate, discount factor, and replay buffer size directly influences the stability and efficiency of learning. For example, while a higher learning rate may speed up convergence, it also increases the risk of instability, especially in complex environments like Atari games </w:t>
      </w:r>
      <w:r w:rsidR="007D3375">
        <w:t>[10]</w:t>
      </w:r>
      <w:r w:rsidR="00302F29" w:rsidRPr="00302F29">
        <w:t xml:space="preserve">. </w:t>
      </w:r>
      <w:r>
        <w:t xml:space="preserve">Techniques like </w:t>
      </w:r>
      <w:r w:rsidRPr="007D3375">
        <w:rPr>
          <w:b/>
          <w:bCs/>
        </w:rPr>
        <w:t>Bayesian optimization</w:t>
      </w:r>
      <w:r>
        <w:t xml:space="preserve"> help systematically explore the hyperparameter space while balancing computational costs </w:t>
      </w:r>
      <w:r w:rsidR="007D3375">
        <w:t>[13]</w:t>
      </w:r>
      <w:r w:rsidR="00302F29" w:rsidRPr="00302F29">
        <w:t>.</w:t>
      </w:r>
    </w:p>
    <w:p w14:paraId="516A8359" w14:textId="4C21AE60" w:rsidR="00246F88" w:rsidRDefault="002046A5" w:rsidP="007D3375">
      <w:pPr>
        <w:pStyle w:val="NormalBPBHEB"/>
      </w:pPr>
      <w:r>
        <w:t xml:space="preserve">Optimal hyperparameter values differ based on environment and task complexity. Techniques such as grid search, random search, or Bayesian optimization can be used </w:t>
      </w:r>
      <w:r w:rsidR="007D3375">
        <w:t>to explore the parameter space systematically</w:t>
      </w:r>
      <w:r>
        <w:t>.</w:t>
      </w:r>
    </w:p>
    <w:p w14:paraId="3AC273ED" w14:textId="6D2F926E" w:rsidR="003A7FAA" w:rsidRPr="003A7FAA" w:rsidRDefault="007D3375" w:rsidP="007D3375">
      <w:pPr>
        <w:pStyle w:val="NormalBPBHEB"/>
      </w:pPr>
      <w:r>
        <w:t>An i</w:t>
      </w:r>
      <w:r w:rsidR="003A7FAA" w:rsidRPr="003A7FAA">
        <w:t xml:space="preserve">mplementation </w:t>
      </w:r>
      <w:r>
        <w:t>e</w:t>
      </w:r>
      <w:r w:rsidR="003A7FAA" w:rsidRPr="003A7FAA">
        <w:t>xampl</w:t>
      </w:r>
      <w:r>
        <w:t>e of</w:t>
      </w:r>
      <w:r w:rsidR="003A7FAA" w:rsidRPr="003A7FAA">
        <w:t xml:space="preserve"> Bayesian </w:t>
      </w:r>
      <w:r>
        <w:t>o</w:t>
      </w:r>
      <w:r w:rsidR="003A7FAA" w:rsidRPr="003A7FAA">
        <w:t xml:space="preserve">ptimization for </w:t>
      </w:r>
      <w:r>
        <w:t>l</w:t>
      </w:r>
      <w:r w:rsidR="003A7FAA" w:rsidRPr="003A7FAA">
        <w:t xml:space="preserve">earning </w:t>
      </w:r>
      <w:r>
        <w:t>r</w:t>
      </w:r>
      <w:r w:rsidR="003A7FAA" w:rsidRPr="003A7FAA">
        <w:t>ate</w:t>
      </w:r>
      <w:r>
        <w:t xml:space="preserve"> is as follows:</w:t>
      </w:r>
    </w:p>
    <w:p w14:paraId="3BDD8172" w14:textId="717029CD" w:rsidR="003A7FAA" w:rsidRPr="007D3375" w:rsidRDefault="003A7FAA" w:rsidP="001C3360">
      <w:pPr>
        <w:pStyle w:val="SC-Source"/>
        <w:rPr>
          <w:rFonts w:ascii="Consolas" w:hAnsi="Consolas"/>
          <w:sz w:val="20"/>
          <w:szCs w:val="20"/>
        </w:rPr>
      </w:pPr>
      <w:r w:rsidRPr="007D3375">
        <w:rPr>
          <w:rFonts w:ascii="Consolas" w:hAnsi="Consolas"/>
          <w:sz w:val="20"/>
          <w:szCs w:val="20"/>
        </w:rPr>
        <w:t>`python</w:t>
      </w:r>
    </w:p>
    <w:p w14:paraId="50E615CD" w14:textId="3B97712C" w:rsidR="003A7FAA" w:rsidRPr="007D3375" w:rsidRDefault="4AD6C8B7" w:rsidP="4AD6C8B7">
      <w:pPr>
        <w:pStyle w:val="SC-Source"/>
        <w:rPr>
          <w:rFonts w:ascii="Consolas" w:hAnsi="Consolas"/>
          <w:sz w:val="20"/>
          <w:szCs w:val="20"/>
          <w:lang w:val="en-US"/>
        </w:rPr>
      </w:pPr>
      <w:r w:rsidRPr="007D3375">
        <w:rPr>
          <w:rFonts w:ascii="Consolas" w:hAnsi="Consolas"/>
          <w:sz w:val="20"/>
          <w:szCs w:val="20"/>
          <w:lang w:val="en-US"/>
        </w:rPr>
        <w:t>from skopt import gp_minimize</w:t>
      </w:r>
    </w:p>
    <w:p w14:paraId="25DF36FC" w14:textId="77777777" w:rsidR="003A7FAA" w:rsidRPr="007D3375" w:rsidRDefault="4AD6C8B7" w:rsidP="001C3360">
      <w:pPr>
        <w:pStyle w:val="SC-Source"/>
        <w:rPr>
          <w:rFonts w:ascii="Consolas" w:hAnsi="Consolas"/>
          <w:sz w:val="20"/>
          <w:szCs w:val="20"/>
        </w:rPr>
      </w:pPr>
      <w:r w:rsidRPr="007D3375">
        <w:rPr>
          <w:rFonts w:ascii="Consolas" w:hAnsi="Consolas"/>
          <w:sz w:val="20"/>
          <w:szCs w:val="20"/>
          <w:lang w:val="en-US"/>
        </w:rPr>
        <w:t>from skopt.space import Real</w:t>
      </w:r>
    </w:p>
    <w:p w14:paraId="7F4D2F65" w14:textId="77777777" w:rsidR="003A7FAA" w:rsidRPr="007D3375" w:rsidRDefault="4AD6C8B7" w:rsidP="4AD6C8B7">
      <w:pPr>
        <w:pStyle w:val="SC-Source"/>
        <w:rPr>
          <w:rFonts w:ascii="Consolas" w:hAnsi="Consolas"/>
          <w:sz w:val="20"/>
          <w:szCs w:val="20"/>
          <w:lang w:val="en-US"/>
        </w:rPr>
      </w:pPr>
      <w:r w:rsidRPr="007D3375">
        <w:rPr>
          <w:rFonts w:ascii="Consolas" w:hAnsi="Consolas"/>
          <w:sz w:val="20"/>
          <w:szCs w:val="20"/>
          <w:lang w:val="en-US"/>
        </w:rPr>
        <w:t>from skopt.utils import use_named_args</w:t>
      </w:r>
    </w:p>
    <w:p w14:paraId="4F202B54" w14:textId="77777777" w:rsidR="003A7FAA" w:rsidRPr="007D3375" w:rsidRDefault="003A7FAA" w:rsidP="001C3360">
      <w:pPr>
        <w:pStyle w:val="SC-Source"/>
        <w:rPr>
          <w:rFonts w:ascii="Consolas" w:hAnsi="Consolas"/>
          <w:sz w:val="20"/>
          <w:szCs w:val="20"/>
        </w:rPr>
      </w:pPr>
    </w:p>
    <w:p w14:paraId="202B1640" w14:textId="77777777" w:rsidR="003A7FAA" w:rsidRPr="007D3375" w:rsidRDefault="003A7FAA" w:rsidP="001C3360">
      <w:pPr>
        <w:pStyle w:val="SC-Source"/>
        <w:rPr>
          <w:rFonts w:ascii="Consolas" w:hAnsi="Consolas"/>
          <w:sz w:val="20"/>
          <w:szCs w:val="20"/>
        </w:rPr>
      </w:pPr>
      <w:r w:rsidRPr="007D3375">
        <w:rPr>
          <w:rFonts w:ascii="Consolas" w:hAnsi="Consolas"/>
          <w:sz w:val="20"/>
          <w:szCs w:val="20"/>
        </w:rPr>
        <w:t># Define the parameter space</w:t>
      </w:r>
    </w:p>
    <w:p w14:paraId="30015BD5" w14:textId="77777777" w:rsidR="003A7FAA" w:rsidRPr="007D3375" w:rsidRDefault="4AD6C8B7" w:rsidP="001C3360">
      <w:pPr>
        <w:pStyle w:val="SC-Source"/>
        <w:rPr>
          <w:rFonts w:ascii="Consolas" w:hAnsi="Consolas"/>
          <w:sz w:val="20"/>
          <w:szCs w:val="20"/>
        </w:rPr>
      </w:pPr>
      <w:r w:rsidRPr="007D3375">
        <w:rPr>
          <w:rFonts w:ascii="Consolas" w:hAnsi="Consolas"/>
          <w:sz w:val="20"/>
          <w:szCs w:val="20"/>
          <w:lang w:val="en-US"/>
        </w:rPr>
        <w:t>param_space = [Real(1e-5, 1e-1, name='learning_rate')]</w:t>
      </w:r>
    </w:p>
    <w:p w14:paraId="3F2CD844" w14:textId="77777777" w:rsidR="003A7FAA" w:rsidRPr="007D3375" w:rsidRDefault="003A7FAA" w:rsidP="001C3360">
      <w:pPr>
        <w:pStyle w:val="SC-Source"/>
        <w:rPr>
          <w:rFonts w:ascii="Consolas" w:hAnsi="Consolas"/>
          <w:sz w:val="20"/>
          <w:szCs w:val="20"/>
        </w:rPr>
      </w:pPr>
    </w:p>
    <w:p w14:paraId="36717308" w14:textId="77777777" w:rsidR="003A7FAA" w:rsidRPr="007D3375" w:rsidRDefault="003A7FAA" w:rsidP="001C3360">
      <w:pPr>
        <w:pStyle w:val="SC-Source"/>
        <w:rPr>
          <w:rFonts w:ascii="Consolas" w:hAnsi="Consolas"/>
          <w:sz w:val="20"/>
          <w:szCs w:val="20"/>
        </w:rPr>
      </w:pPr>
      <w:r w:rsidRPr="007D3375">
        <w:rPr>
          <w:rFonts w:ascii="Consolas" w:hAnsi="Consolas"/>
          <w:sz w:val="20"/>
          <w:szCs w:val="20"/>
        </w:rPr>
        <w:t># Define objective function</w:t>
      </w:r>
    </w:p>
    <w:p w14:paraId="3956DAF0" w14:textId="77777777" w:rsidR="003A7FAA" w:rsidRPr="007D3375" w:rsidRDefault="4AD6C8B7" w:rsidP="001C3360">
      <w:pPr>
        <w:pStyle w:val="SC-Source"/>
        <w:rPr>
          <w:rFonts w:ascii="Consolas" w:hAnsi="Consolas"/>
          <w:sz w:val="20"/>
          <w:szCs w:val="20"/>
        </w:rPr>
      </w:pPr>
      <w:r w:rsidRPr="007D3375">
        <w:rPr>
          <w:rFonts w:ascii="Consolas" w:hAnsi="Consolas"/>
          <w:sz w:val="20"/>
          <w:szCs w:val="20"/>
          <w:lang w:val="en-US"/>
        </w:rPr>
        <w:t>def train_model(learning_rate):</w:t>
      </w:r>
    </w:p>
    <w:p w14:paraId="541A0BA4" w14:textId="77777777" w:rsidR="003A7FAA" w:rsidRPr="007D3375" w:rsidRDefault="4AD6C8B7" w:rsidP="001C3360">
      <w:pPr>
        <w:pStyle w:val="SC-Source"/>
        <w:rPr>
          <w:rFonts w:ascii="Consolas" w:hAnsi="Consolas"/>
          <w:sz w:val="20"/>
          <w:szCs w:val="20"/>
        </w:rPr>
      </w:pPr>
      <w:r w:rsidRPr="007D3375">
        <w:rPr>
          <w:rFonts w:ascii="Consolas" w:hAnsi="Consolas"/>
          <w:sz w:val="20"/>
          <w:szCs w:val="20"/>
          <w:lang w:val="en-US"/>
        </w:rPr>
        <w:t xml:space="preserve">    agent = RainbowDQN(learning_rate=learning_rate)</w:t>
      </w:r>
    </w:p>
    <w:p w14:paraId="063D8659" w14:textId="77777777" w:rsidR="003A7FAA" w:rsidRPr="007D3375" w:rsidRDefault="4AD6C8B7" w:rsidP="001C3360">
      <w:pPr>
        <w:pStyle w:val="SC-Source"/>
        <w:rPr>
          <w:rFonts w:ascii="Consolas" w:hAnsi="Consolas"/>
          <w:sz w:val="20"/>
          <w:szCs w:val="20"/>
        </w:rPr>
      </w:pPr>
      <w:r w:rsidRPr="007D3375">
        <w:rPr>
          <w:rFonts w:ascii="Consolas" w:hAnsi="Consolas"/>
          <w:sz w:val="20"/>
          <w:szCs w:val="20"/>
          <w:lang w:val="en-US"/>
        </w:rPr>
        <w:t xml:space="preserve">    performance = agent.train(env, episodes=100)</w:t>
      </w:r>
    </w:p>
    <w:p w14:paraId="0157A9CD" w14:textId="77777777" w:rsidR="003A7FAA" w:rsidRPr="007D3375" w:rsidRDefault="4AD6C8B7" w:rsidP="001C3360">
      <w:pPr>
        <w:pStyle w:val="SC-Source"/>
        <w:rPr>
          <w:rFonts w:ascii="Consolas" w:hAnsi="Consolas"/>
          <w:sz w:val="20"/>
          <w:szCs w:val="20"/>
        </w:rPr>
      </w:pPr>
      <w:r w:rsidRPr="007D3375">
        <w:rPr>
          <w:rFonts w:ascii="Consolas" w:hAnsi="Consolas"/>
          <w:sz w:val="20"/>
          <w:szCs w:val="20"/>
          <w:lang w:val="en-US"/>
        </w:rPr>
        <w:t xml:space="preserve">    return -performance  # Negative because we aim to maximize performance</w:t>
      </w:r>
    </w:p>
    <w:p w14:paraId="1B19CA0F" w14:textId="77777777" w:rsidR="003A7FAA" w:rsidRPr="007D3375" w:rsidRDefault="003A7FAA" w:rsidP="001C3360">
      <w:pPr>
        <w:pStyle w:val="SC-Source"/>
        <w:rPr>
          <w:rFonts w:ascii="Consolas" w:hAnsi="Consolas"/>
          <w:sz w:val="20"/>
          <w:szCs w:val="20"/>
        </w:rPr>
      </w:pPr>
    </w:p>
    <w:p w14:paraId="476957D9" w14:textId="77777777" w:rsidR="003A7FAA" w:rsidRPr="007D3375" w:rsidRDefault="4AD6C8B7" w:rsidP="001C3360">
      <w:pPr>
        <w:pStyle w:val="SC-Source"/>
        <w:rPr>
          <w:rFonts w:ascii="Consolas" w:hAnsi="Consolas"/>
          <w:sz w:val="20"/>
          <w:szCs w:val="20"/>
        </w:rPr>
      </w:pPr>
      <w:r w:rsidRPr="007D3375">
        <w:rPr>
          <w:rFonts w:ascii="Consolas" w:hAnsi="Consolas"/>
          <w:sz w:val="20"/>
          <w:szCs w:val="20"/>
          <w:lang w:val="en-US"/>
        </w:rPr>
        <w:t># Optimize using Bayesian Optimization</w:t>
      </w:r>
    </w:p>
    <w:p w14:paraId="2F5C003B" w14:textId="77777777" w:rsidR="003A7FAA" w:rsidRPr="007D3375" w:rsidRDefault="4AD6C8B7" w:rsidP="001C3360">
      <w:pPr>
        <w:pStyle w:val="SC-Source"/>
        <w:rPr>
          <w:rFonts w:ascii="Consolas" w:hAnsi="Consolas"/>
          <w:sz w:val="20"/>
          <w:szCs w:val="20"/>
        </w:rPr>
      </w:pPr>
      <w:r w:rsidRPr="007D3375">
        <w:rPr>
          <w:rFonts w:ascii="Consolas" w:hAnsi="Consolas"/>
          <w:sz w:val="20"/>
          <w:szCs w:val="20"/>
          <w:lang w:val="en-US"/>
        </w:rPr>
        <w:t>results = gp_minimize(train_model, param_space, n_calls=20)</w:t>
      </w:r>
    </w:p>
    <w:p w14:paraId="778191E0" w14:textId="77777777" w:rsidR="003A7FAA" w:rsidRPr="007D3375" w:rsidRDefault="003A7FAA" w:rsidP="001C3360">
      <w:pPr>
        <w:pStyle w:val="SC-Source"/>
        <w:rPr>
          <w:rFonts w:ascii="Consolas" w:hAnsi="Consolas"/>
          <w:sz w:val="20"/>
          <w:szCs w:val="20"/>
        </w:rPr>
      </w:pPr>
    </w:p>
    <w:p w14:paraId="40C6324A" w14:textId="77777777" w:rsidR="003A7FAA" w:rsidRPr="007D3375" w:rsidRDefault="4AD6C8B7" w:rsidP="001C3360">
      <w:pPr>
        <w:pStyle w:val="SC-Source"/>
        <w:rPr>
          <w:rFonts w:ascii="Consolas" w:hAnsi="Consolas"/>
          <w:sz w:val="20"/>
          <w:szCs w:val="20"/>
        </w:rPr>
      </w:pPr>
      <w:r w:rsidRPr="007D3375">
        <w:rPr>
          <w:rFonts w:ascii="Consolas" w:hAnsi="Consolas"/>
          <w:sz w:val="20"/>
          <w:szCs w:val="20"/>
          <w:lang w:val="en-US"/>
        </w:rPr>
        <w:t>print(f"Best learning rate: {results.x[0]}")</w:t>
      </w:r>
    </w:p>
    <w:p w14:paraId="6D322D14" w14:textId="38F8497C" w:rsidR="003A7FAA" w:rsidRPr="007D3375" w:rsidRDefault="003A7FAA" w:rsidP="001C3360">
      <w:pPr>
        <w:pStyle w:val="SC-Source"/>
        <w:rPr>
          <w:rFonts w:ascii="Consolas" w:hAnsi="Consolas"/>
          <w:sz w:val="20"/>
          <w:szCs w:val="20"/>
        </w:rPr>
      </w:pPr>
      <w:r w:rsidRPr="007D3375">
        <w:rPr>
          <w:rFonts w:ascii="Consolas" w:hAnsi="Consolas"/>
          <w:sz w:val="20"/>
          <w:szCs w:val="20"/>
        </w:rPr>
        <w:t>`</w:t>
      </w:r>
    </w:p>
    <w:p w14:paraId="0E841ABA" w14:textId="52372976" w:rsidR="003A7FAA" w:rsidRPr="003A7FAA" w:rsidRDefault="003A7FAA" w:rsidP="007D3375">
      <w:pPr>
        <w:pStyle w:val="NormalBPBHEB"/>
      </w:pPr>
      <w:r w:rsidRPr="003A7FAA">
        <w:t xml:space="preserve">In this example, Bayesian optimization is </w:t>
      </w:r>
      <w:r w:rsidR="002046A5">
        <w:t>employed to determine the optimal</w:t>
      </w:r>
      <w:r w:rsidRPr="003A7FAA">
        <w:t xml:space="preserve"> learning rate for a Rainbow DQN agent. The </w:t>
      </w:r>
      <w:r w:rsidRPr="007D3375">
        <w:rPr>
          <w:rStyle w:val="CodeinTextBPBHEBChar"/>
        </w:rPr>
        <w:t>train_model</w:t>
      </w:r>
      <w:r w:rsidRPr="003A7FAA">
        <w:t xml:space="preserve"> function evaluates agent performance for each </w:t>
      </w:r>
      <w:r w:rsidR="008C3647" w:rsidRPr="003A7FAA">
        <w:t>candidate’s</w:t>
      </w:r>
      <w:r w:rsidRPr="003A7FAA">
        <w:t xml:space="preserve"> learning rate, iteratively refining the search for </w:t>
      </w:r>
      <w:r w:rsidR="002046A5">
        <w:t xml:space="preserve">the </w:t>
      </w:r>
      <w:r w:rsidR="007236E9" w:rsidRPr="003A7FAA">
        <w:t>best</w:t>
      </w:r>
      <w:r w:rsidRPr="003A7FAA">
        <w:t xml:space="preserve"> values.</w:t>
      </w:r>
    </w:p>
    <w:p w14:paraId="7D01FCE0" w14:textId="77777777" w:rsidR="003A7FAA" w:rsidRDefault="003A7FAA" w:rsidP="007D3375">
      <w:pPr>
        <w:pStyle w:val="NormalBPBHEB"/>
      </w:pPr>
      <w:r w:rsidRPr="003A7FAA">
        <w:t>Hyperparameter tuning is essential for tailoring Rainbow DQN to specific tasks, maximizing learning efficiency and effectiveness.</w:t>
      </w:r>
    </w:p>
    <w:p w14:paraId="19574093" w14:textId="77777777" w:rsidR="007D3375" w:rsidRPr="003A7FAA" w:rsidRDefault="007D3375" w:rsidP="007D3375">
      <w:pPr>
        <w:pStyle w:val="NormalBPBHEB"/>
      </w:pPr>
    </w:p>
    <w:p w14:paraId="66B9A371" w14:textId="06045B4E" w:rsidR="003A7FAA" w:rsidRPr="003A7FAA" w:rsidRDefault="003A7FAA" w:rsidP="007D3375">
      <w:pPr>
        <w:pStyle w:val="Heading2BPBHEB"/>
      </w:pPr>
      <w:r w:rsidRPr="003A7FAA">
        <w:t xml:space="preserve">Regular </w:t>
      </w:r>
      <w:r w:rsidR="007D3375">
        <w:t>t</w:t>
      </w:r>
      <w:r w:rsidRPr="003A7FAA">
        <w:t>arget</w:t>
      </w:r>
      <w:r w:rsidR="007D3375">
        <w:t xml:space="preserve"> n</w:t>
      </w:r>
      <w:r w:rsidRPr="003A7FAA">
        <w:t xml:space="preserve">etwork </w:t>
      </w:r>
      <w:r w:rsidR="007D3375">
        <w:t>u</w:t>
      </w:r>
      <w:r w:rsidRPr="003A7FAA">
        <w:t>pdates</w:t>
      </w:r>
    </w:p>
    <w:p w14:paraId="3E71CA89" w14:textId="45A81E24" w:rsidR="00302F29" w:rsidRDefault="00302F29" w:rsidP="007D3375">
      <w:pPr>
        <w:pStyle w:val="NormalBPBHEB"/>
      </w:pPr>
      <w:r w:rsidRPr="00302F29">
        <w:t>The target network, updated periodically, serves as a fixed reference point to prevent the rapid shifts in Q-value estimates that can arise during training. This periodic synchronization mitigates divergence and improves the stability of the learning trajectory</w:t>
      </w:r>
      <w:r w:rsidR="007D3375">
        <w:t xml:space="preserve"> [10]</w:t>
      </w:r>
      <w:r w:rsidRPr="00302F29">
        <w:t xml:space="preserve">. Studies have </w:t>
      </w:r>
      <w:r w:rsidR="007236E9" w:rsidRPr="00302F29">
        <w:t>proved</w:t>
      </w:r>
      <w:r w:rsidRPr="00302F29">
        <w:t xml:space="preserve"> that updating the target network every 5000 steps </w:t>
      </w:r>
      <w:r w:rsidR="007D3375">
        <w:t>provides</w:t>
      </w:r>
      <w:r w:rsidR="002046A5" w:rsidRPr="00302F29">
        <w:t xml:space="preserve"> </w:t>
      </w:r>
      <w:r w:rsidRPr="00302F29">
        <w:t xml:space="preserve">a robust balance between stability and adaptability in dynamic environments such as </w:t>
      </w:r>
      <w:r w:rsidRPr="007D3375">
        <w:rPr>
          <w:i/>
          <w:iCs/>
        </w:rPr>
        <w:t>Breakout</w:t>
      </w:r>
      <w:r w:rsidRPr="00302F29">
        <w:t xml:space="preserve"> and</w:t>
      </w:r>
      <w:r w:rsidR="007D3375">
        <w:t xml:space="preserve"> </w:t>
      </w:r>
      <w:r w:rsidRPr="007D3375">
        <w:rPr>
          <w:i/>
          <w:iCs/>
        </w:rPr>
        <w:t>Pong</w:t>
      </w:r>
      <w:r w:rsidRPr="00302F29">
        <w:t xml:space="preserve"> </w:t>
      </w:r>
      <w:r w:rsidR="007D3375">
        <w:t>[14]</w:t>
      </w:r>
      <w:r w:rsidRPr="00302F29">
        <w:t xml:space="preserve">. Without these updates, the online network's frequent updates could lead to erratic behavior, </w:t>
      </w:r>
      <w:r w:rsidR="002046A5">
        <w:t>which would significantly hinder</w:t>
      </w:r>
      <w:r w:rsidRPr="00302F29">
        <w:t xml:space="preserve"> policy optimization.</w:t>
      </w:r>
    </w:p>
    <w:p w14:paraId="50E91A1A" w14:textId="509E51F0" w:rsidR="00375546" w:rsidRDefault="002046A5" w:rsidP="00417531">
      <w:pPr>
        <w:pStyle w:val="NormalBPBHEB"/>
      </w:pPr>
      <w:r>
        <w:t xml:space="preserve">The target network is updated every few thousand steps by copying the weights from the online network. This method </w:t>
      </w:r>
      <w:r w:rsidR="00D92B80">
        <w:t xml:space="preserve">maintains consistent Q-value estimates over time, enabling the agent to </w:t>
      </w:r>
      <w:r>
        <w:t>learn effectively without being distracted by rapidly changing targets.</w:t>
      </w:r>
    </w:p>
    <w:p w14:paraId="3F1B83DF" w14:textId="421C01C5" w:rsidR="003A7FAA" w:rsidRPr="003A7FAA" w:rsidRDefault="00417531" w:rsidP="00417531">
      <w:pPr>
        <w:pStyle w:val="NormalBPBHEB"/>
      </w:pPr>
      <w:r>
        <w:t>The following is the t</w:t>
      </w:r>
      <w:r w:rsidR="00EF6095" w:rsidRPr="003A7FAA">
        <w:t xml:space="preserve">arget </w:t>
      </w:r>
      <w:r w:rsidR="006C3918">
        <w:t>n</w:t>
      </w:r>
      <w:r w:rsidR="00EF6095" w:rsidRPr="003A7FAA">
        <w:t xml:space="preserve">etwork </w:t>
      </w:r>
      <w:r w:rsidR="006C3918">
        <w:t>u</w:t>
      </w:r>
      <w:r w:rsidR="00EF6095" w:rsidRPr="003A7FAA">
        <w:t>pdates</w:t>
      </w:r>
      <w:r w:rsidR="00EF6095">
        <w:t xml:space="preserve"> </w:t>
      </w:r>
      <w:r w:rsidR="002F0EE1">
        <w:t>i</w:t>
      </w:r>
      <w:r w:rsidR="003A7FAA" w:rsidRPr="003A7FAA">
        <w:t xml:space="preserve">mplementation </w:t>
      </w:r>
      <w:r>
        <w:t xml:space="preserve">code </w:t>
      </w:r>
      <w:r w:rsidR="002F0EE1">
        <w:t>e</w:t>
      </w:r>
      <w:r w:rsidR="003A7FAA" w:rsidRPr="003A7FAA">
        <w:t>xample</w:t>
      </w:r>
      <w:r>
        <w:t>:</w:t>
      </w:r>
    </w:p>
    <w:p w14:paraId="0C942F0C" w14:textId="516F7D50" w:rsidR="003A7FAA" w:rsidRPr="00417531" w:rsidRDefault="003A7FAA" w:rsidP="008F2B0B">
      <w:pPr>
        <w:pStyle w:val="SC-Source"/>
        <w:rPr>
          <w:rFonts w:ascii="Consolas" w:hAnsi="Consolas"/>
          <w:sz w:val="20"/>
          <w:szCs w:val="20"/>
        </w:rPr>
      </w:pPr>
      <w:r w:rsidRPr="00417531">
        <w:rPr>
          <w:rFonts w:ascii="Consolas" w:hAnsi="Consolas"/>
          <w:sz w:val="20"/>
          <w:szCs w:val="20"/>
        </w:rPr>
        <w:t>`python</w:t>
      </w:r>
    </w:p>
    <w:p w14:paraId="1D9EE5F8" w14:textId="466E3280" w:rsidR="003A7FAA" w:rsidRPr="00417531" w:rsidRDefault="4AD6C8B7" w:rsidP="008F2B0B">
      <w:pPr>
        <w:pStyle w:val="SC-Source"/>
        <w:rPr>
          <w:rFonts w:ascii="Consolas" w:hAnsi="Consolas"/>
          <w:sz w:val="20"/>
          <w:szCs w:val="20"/>
        </w:rPr>
      </w:pPr>
      <w:r w:rsidRPr="00417531">
        <w:rPr>
          <w:rFonts w:ascii="Consolas" w:hAnsi="Consolas"/>
          <w:sz w:val="20"/>
          <w:szCs w:val="20"/>
          <w:lang w:val="en-US"/>
        </w:rPr>
        <w:t>update_frequency = 5000</w:t>
      </w:r>
    </w:p>
    <w:p w14:paraId="73E91A68" w14:textId="77777777" w:rsidR="003A7FAA" w:rsidRPr="00417531" w:rsidRDefault="003A7FAA" w:rsidP="008F2B0B">
      <w:pPr>
        <w:pStyle w:val="SC-Source"/>
        <w:rPr>
          <w:rFonts w:ascii="Consolas" w:hAnsi="Consolas"/>
          <w:sz w:val="20"/>
          <w:szCs w:val="20"/>
        </w:rPr>
      </w:pPr>
    </w:p>
    <w:p w14:paraId="50A6F447" w14:textId="77777777" w:rsidR="003A7FAA" w:rsidRPr="00417531" w:rsidRDefault="003A7FAA" w:rsidP="008F2B0B">
      <w:pPr>
        <w:pStyle w:val="SC-Source"/>
        <w:rPr>
          <w:rFonts w:ascii="Consolas" w:hAnsi="Consolas"/>
          <w:sz w:val="20"/>
          <w:szCs w:val="20"/>
        </w:rPr>
      </w:pPr>
      <w:r w:rsidRPr="00417531">
        <w:rPr>
          <w:rFonts w:ascii="Consolas" w:hAnsi="Consolas"/>
          <w:sz w:val="20"/>
          <w:szCs w:val="20"/>
        </w:rPr>
        <w:t># Training loop</w:t>
      </w:r>
    </w:p>
    <w:p w14:paraId="2FF6223C" w14:textId="77777777" w:rsidR="003A7FAA" w:rsidRPr="00417531" w:rsidRDefault="4AD6C8B7" w:rsidP="008F2B0B">
      <w:pPr>
        <w:pStyle w:val="SC-Source"/>
        <w:rPr>
          <w:rFonts w:ascii="Consolas" w:hAnsi="Consolas"/>
          <w:sz w:val="20"/>
          <w:szCs w:val="20"/>
        </w:rPr>
      </w:pPr>
      <w:r w:rsidRPr="00417531">
        <w:rPr>
          <w:rFonts w:ascii="Consolas" w:hAnsi="Consolas"/>
          <w:sz w:val="20"/>
          <w:szCs w:val="20"/>
          <w:lang w:val="en-US"/>
        </w:rPr>
        <w:t>for step in range(training_steps):</w:t>
      </w:r>
    </w:p>
    <w:p w14:paraId="108C147E" w14:textId="77777777" w:rsidR="003A7FAA" w:rsidRPr="00417531" w:rsidRDefault="4AD6C8B7" w:rsidP="008F2B0B">
      <w:pPr>
        <w:pStyle w:val="SC-Source"/>
        <w:rPr>
          <w:rFonts w:ascii="Consolas" w:hAnsi="Consolas"/>
          <w:sz w:val="20"/>
          <w:szCs w:val="20"/>
        </w:rPr>
      </w:pPr>
      <w:r w:rsidRPr="00417531">
        <w:rPr>
          <w:rFonts w:ascii="Consolas" w:hAnsi="Consolas"/>
          <w:sz w:val="20"/>
          <w:szCs w:val="20"/>
          <w:lang w:val="en-US"/>
        </w:rPr>
        <w:t xml:space="preserve">    action = agent.select_action(state)</w:t>
      </w:r>
    </w:p>
    <w:p w14:paraId="68FADE31" w14:textId="77777777" w:rsidR="003A7FAA" w:rsidRPr="00417531" w:rsidRDefault="4AD6C8B7" w:rsidP="008F2B0B">
      <w:pPr>
        <w:pStyle w:val="SC-Source"/>
        <w:rPr>
          <w:rFonts w:ascii="Consolas" w:hAnsi="Consolas"/>
          <w:sz w:val="20"/>
          <w:szCs w:val="20"/>
        </w:rPr>
      </w:pPr>
      <w:r w:rsidRPr="00417531">
        <w:rPr>
          <w:rFonts w:ascii="Consolas" w:hAnsi="Consolas"/>
          <w:sz w:val="20"/>
          <w:szCs w:val="20"/>
          <w:lang w:val="en-US"/>
        </w:rPr>
        <w:t xml:space="preserve">    next_state, reward, done, info = env.step(action)</w:t>
      </w:r>
    </w:p>
    <w:p w14:paraId="7B2AF562" w14:textId="77777777" w:rsidR="003A7FAA" w:rsidRPr="00417531" w:rsidRDefault="4AD6C8B7" w:rsidP="008F2B0B">
      <w:pPr>
        <w:pStyle w:val="SC-Source"/>
        <w:rPr>
          <w:rFonts w:ascii="Consolas" w:hAnsi="Consolas"/>
          <w:sz w:val="20"/>
          <w:szCs w:val="20"/>
        </w:rPr>
      </w:pPr>
      <w:r w:rsidRPr="00417531">
        <w:rPr>
          <w:rFonts w:ascii="Consolas" w:hAnsi="Consolas"/>
          <w:sz w:val="20"/>
          <w:szCs w:val="20"/>
          <w:lang w:val="en-US"/>
        </w:rPr>
        <w:t xml:space="preserve">    agent.update(state, action, reward, next_state)</w:t>
      </w:r>
    </w:p>
    <w:p w14:paraId="3A14ACE9" w14:textId="77777777" w:rsidR="003A7FAA" w:rsidRPr="00417531" w:rsidRDefault="003A7FAA" w:rsidP="008F2B0B">
      <w:pPr>
        <w:pStyle w:val="SC-Source"/>
        <w:rPr>
          <w:rFonts w:ascii="Consolas" w:hAnsi="Consolas"/>
          <w:sz w:val="20"/>
          <w:szCs w:val="20"/>
        </w:rPr>
      </w:pPr>
    </w:p>
    <w:p w14:paraId="463A274F" w14:textId="77777777" w:rsidR="003A7FAA" w:rsidRPr="00417531" w:rsidRDefault="003A7FAA" w:rsidP="008F2B0B">
      <w:pPr>
        <w:pStyle w:val="SC-Source"/>
        <w:rPr>
          <w:rFonts w:ascii="Consolas" w:hAnsi="Consolas"/>
          <w:sz w:val="20"/>
          <w:szCs w:val="20"/>
        </w:rPr>
      </w:pPr>
      <w:r w:rsidRPr="00417531">
        <w:rPr>
          <w:rFonts w:ascii="Consolas" w:hAnsi="Consolas"/>
          <w:sz w:val="20"/>
          <w:szCs w:val="20"/>
        </w:rPr>
        <w:t xml:space="preserve">    # Update target network periodically</w:t>
      </w:r>
    </w:p>
    <w:p w14:paraId="4002D22C" w14:textId="77777777" w:rsidR="003A7FAA" w:rsidRPr="00417531" w:rsidRDefault="4AD6C8B7" w:rsidP="008F2B0B">
      <w:pPr>
        <w:pStyle w:val="SC-Source"/>
        <w:rPr>
          <w:rFonts w:ascii="Consolas" w:hAnsi="Consolas"/>
          <w:sz w:val="20"/>
          <w:szCs w:val="20"/>
        </w:rPr>
      </w:pPr>
      <w:r w:rsidRPr="00417531">
        <w:rPr>
          <w:rFonts w:ascii="Consolas" w:hAnsi="Consolas"/>
          <w:sz w:val="20"/>
          <w:szCs w:val="20"/>
          <w:lang w:val="en-US"/>
        </w:rPr>
        <w:t xml:space="preserve">    if step % update_frequency == 0:</w:t>
      </w:r>
    </w:p>
    <w:p w14:paraId="4745BEF8" w14:textId="77777777" w:rsidR="003A7FAA" w:rsidRPr="00417531" w:rsidRDefault="4AD6C8B7" w:rsidP="008F2B0B">
      <w:pPr>
        <w:pStyle w:val="SC-Source"/>
        <w:rPr>
          <w:rFonts w:ascii="Consolas" w:hAnsi="Consolas"/>
          <w:sz w:val="20"/>
          <w:szCs w:val="20"/>
        </w:rPr>
      </w:pPr>
      <w:r w:rsidRPr="00417531">
        <w:rPr>
          <w:rFonts w:ascii="Consolas" w:hAnsi="Consolas"/>
          <w:sz w:val="20"/>
          <w:szCs w:val="20"/>
          <w:lang w:val="en-US"/>
        </w:rPr>
        <w:t xml:space="preserve">        agent.update_target_network()</w:t>
      </w:r>
    </w:p>
    <w:p w14:paraId="59BC19E4" w14:textId="77777777" w:rsidR="003A7FAA" w:rsidRPr="00417531" w:rsidRDefault="003A7FAA" w:rsidP="008F2B0B">
      <w:pPr>
        <w:pStyle w:val="SC-Source"/>
        <w:rPr>
          <w:rFonts w:ascii="Consolas" w:hAnsi="Consolas"/>
          <w:sz w:val="20"/>
          <w:szCs w:val="20"/>
        </w:rPr>
      </w:pPr>
    </w:p>
    <w:p w14:paraId="203A2BF4" w14:textId="77777777" w:rsidR="003A7FAA" w:rsidRPr="00417531" w:rsidRDefault="4AD6C8B7" w:rsidP="4AD6C8B7">
      <w:pPr>
        <w:pStyle w:val="SC-Source"/>
        <w:rPr>
          <w:rFonts w:ascii="Consolas" w:hAnsi="Consolas"/>
          <w:sz w:val="20"/>
          <w:szCs w:val="20"/>
          <w:lang w:val="en-US"/>
        </w:rPr>
      </w:pPr>
      <w:r w:rsidRPr="00417531">
        <w:rPr>
          <w:rFonts w:ascii="Consolas" w:hAnsi="Consolas"/>
          <w:sz w:val="20"/>
          <w:szCs w:val="20"/>
          <w:lang w:val="en-US"/>
        </w:rPr>
        <w:t xml:space="preserve">    state = next_state</w:t>
      </w:r>
    </w:p>
    <w:p w14:paraId="72B4E73C" w14:textId="77777777" w:rsidR="003A7FAA" w:rsidRPr="00417531" w:rsidRDefault="003A7FAA" w:rsidP="008F2B0B">
      <w:pPr>
        <w:pStyle w:val="SC-Source"/>
        <w:rPr>
          <w:rFonts w:ascii="Consolas" w:hAnsi="Consolas"/>
          <w:sz w:val="20"/>
          <w:szCs w:val="20"/>
        </w:rPr>
      </w:pPr>
      <w:r w:rsidRPr="00417531">
        <w:rPr>
          <w:rFonts w:ascii="Consolas" w:hAnsi="Consolas"/>
          <w:sz w:val="20"/>
          <w:szCs w:val="20"/>
        </w:rPr>
        <w:lastRenderedPageBreak/>
        <w:t xml:space="preserve">    if done:</w:t>
      </w:r>
    </w:p>
    <w:p w14:paraId="2117E076" w14:textId="77777777" w:rsidR="003A7FAA" w:rsidRPr="00417531" w:rsidRDefault="003A7FAA" w:rsidP="008F2B0B">
      <w:pPr>
        <w:pStyle w:val="SC-Source"/>
        <w:rPr>
          <w:rFonts w:ascii="Consolas" w:hAnsi="Consolas"/>
          <w:sz w:val="20"/>
          <w:szCs w:val="20"/>
        </w:rPr>
      </w:pPr>
      <w:r w:rsidRPr="00417531">
        <w:rPr>
          <w:rFonts w:ascii="Consolas" w:hAnsi="Consolas"/>
          <w:sz w:val="20"/>
          <w:szCs w:val="20"/>
        </w:rPr>
        <w:t xml:space="preserve">        break</w:t>
      </w:r>
    </w:p>
    <w:p w14:paraId="2563D73F" w14:textId="3A87ABD0" w:rsidR="003A7FAA" w:rsidRPr="00417531" w:rsidRDefault="003A7FAA" w:rsidP="008F2B0B">
      <w:pPr>
        <w:pStyle w:val="SC-Source"/>
        <w:rPr>
          <w:rFonts w:ascii="Consolas" w:hAnsi="Consolas"/>
          <w:sz w:val="20"/>
          <w:szCs w:val="20"/>
        </w:rPr>
      </w:pPr>
      <w:r w:rsidRPr="00417531">
        <w:rPr>
          <w:rFonts w:ascii="Consolas" w:hAnsi="Consolas"/>
          <w:sz w:val="20"/>
          <w:szCs w:val="20"/>
        </w:rPr>
        <w:t xml:space="preserve">` </w:t>
      </w:r>
    </w:p>
    <w:p w14:paraId="2C0AC57E" w14:textId="4B7E9F22" w:rsidR="003A7FAA" w:rsidRPr="003A7FAA" w:rsidRDefault="005A24E0" w:rsidP="00417531">
      <w:pPr>
        <w:pStyle w:val="NormalBPBHEB"/>
      </w:pPr>
      <w:r>
        <w:t>In this example, the target network updates every 5000 steps. This regular synchronization prevents the online network's frequent updates from destabilizing the training process.</w:t>
      </w:r>
    </w:p>
    <w:p w14:paraId="34473636" w14:textId="70334F9E" w:rsidR="003A7FAA" w:rsidRDefault="005A24E0" w:rsidP="00417531">
      <w:pPr>
        <w:pStyle w:val="NormalBPBHEB"/>
      </w:pPr>
      <w:r>
        <w:t>Regular target network updates are crucial for maintaining the stability of Rainbow DQN. By ensuring a steady learning process, they prevent catastrophic failures and promote smoother convergence.</w:t>
      </w:r>
    </w:p>
    <w:p w14:paraId="3ED0DECB" w14:textId="77777777" w:rsidR="00417531" w:rsidRPr="003A7FAA" w:rsidRDefault="00417531" w:rsidP="00417531">
      <w:pPr>
        <w:pStyle w:val="NormalBPBHEB"/>
      </w:pPr>
    </w:p>
    <w:p w14:paraId="78743105" w14:textId="68FE9E2F" w:rsidR="004B3436" w:rsidRPr="004B3436" w:rsidRDefault="004B3436" w:rsidP="00417531">
      <w:pPr>
        <w:pStyle w:val="Heading2BPBHEB"/>
      </w:pPr>
      <w:r w:rsidRPr="004B3436">
        <w:t xml:space="preserve">Reward </w:t>
      </w:r>
      <w:r w:rsidR="00417531">
        <w:t>c</w:t>
      </w:r>
      <w:r w:rsidRPr="004B3436">
        <w:t>lipping</w:t>
      </w:r>
    </w:p>
    <w:p w14:paraId="4D602CEB" w14:textId="39FBB08A" w:rsidR="00375546" w:rsidRPr="00375546" w:rsidRDefault="00B82214" w:rsidP="00417531">
      <w:pPr>
        <w:pStyle w:val="NormalBPBHEB"/>
      </w:pPr>
      <w:r>
        <w:t>Reward clipping is an important technique in reinforcement learning for stabilizing training and ensuring consistent updates. This approach is especially helpful in environments where reward signals can vary greatly or happen rarely, like in Atari games. By normalizing rewards within a fixed range, agents are protected from extreme values that can cause unstable learning or less effective policies. For instance, in games with infrequent but high-value rewards, clipping prevents these from overshadowing smaller, incremental rewards that also contribute to developing successful strategies. Normalizing rewards to a range, typically between -1 and 1, minimizes the influence of outlier rewards that could otherwise disturb the learning process. This helps keep the agent's updates balanced, preventing them from becoming too large or too small, and promotes steady learning across different environments.</w:t>
      </w:r>
    </w:p>
    <w:p w14:paraId="66E2EA97" w14:textId="100E8E0A" w:rsidR="00C6036B" w:rsidRPr="00375546" w:rsidRDefault="00F85DDE" w:rsidP="00C6036B">
      <w:pPr>
        <w:pStyle w:val="NormalBPBHEB"/>
      </w:pPr>
      <w:r>
        <w:t>Clipping rewards are especially useful in environments with scarce or highly variable rewards, such as Atari games, where inconsistent reward signals can distort learning. For example, in a game where achieving a high score involves rare but significant rewards, clipping helps ensure that the agent does not overly focus on these events at the expense of steady progress. This method stabilizes updates and promotes balanced learning, enabling the agent to explore and exploit the environment's dynamics effectively. For example, a single high-value reward in an episodic game might overshadow smaller, consistent rewards, skewing the agent's learning priorities. Normalizing rewards offers a consistent scale for the agent to interpret its progress, aiding smoother convergence toward optimal policies. IN</w:t>
      </w:r>
      <w:r w:rsidR="007B26AA">
        <w:t xml:space="preserve"> summary, reward clipping standardizes the scale of reward signals, making sure that agents do not overly favor rare, high-value rewards over steady progress.</w:t>
      </w:r>
      <w:r w:rsidR="00C6036B">
        <w:t>[10]</w:t>
      </w:r>
      <w:r w:rsidR="00302F29" w:rsidRPr="00302F29">
        <w:t xml:space="preserve">. </w:t>
      </w:r>
      <w:r w:rsidR="007B26AA">
        <w:t xml:space="preserve">This normalization is especially important in sparse-reward environments where large outliers can destabilize learning. To illustrate, in </w:t>
      </w:r>
      <w:r w:rsidR="007B26AA" w:rsidRPr="00C6036B">
        <w:rPr>
          <w:i/>
          <w:iCs/>
        </w:rPr>
        <w:t>Montezuma’s Revenge</w:t>
      </w:r>
      <w:r w:rsidR="007B26AA">
        <w:t xml:space="preserve">, clipping rewards to a range of -1 to 1 (as mentioned above) encourages balanced exploration and reduces the agent’s tendency to overfit on high-reward events, resulting in a more generalized policy. </w:t>
      </w:r>
      <w:r w:rsidR="00C6036B">
        <w:t>[15]</w:t>
      </w:r>
      <w:r w:rsidR="00302F29">
        <w:t>.</w:t>
      </w:r>
    </w:p>
    <w:p w14:paraId="0156D070" w14:textId="1ABA1427" w:rsidR="004B3436" w:rsidRPr="004B3436" w:rsidRDefault="00C6036B" w:rsidP="00C6036B">
      <w:pPr>
        <w:pStyle w:val="NormalBPBHEB"/>
      </w:pPr>
      <w:r>
        <w:t>The following is an i</w:t>
      </w:r>
      <w:r w:rsidR="004B3436" w:rsidRPr="004B3436">
        <w:t xml:space="preserve">mplementation </w:t>
      </w:r>
      <w:r>
        <w:t>e</w:t>
      </w:r>
      <w:r w:rsidR="004B3436" w:rsidRPr="004B3436">
        <w:t>xample</w:t>
      </w:r>
      <w:r>
        <w:t xml:space="preserve"> of r</w:t>
      </w:r>
      <w:r w:rsidR="004B3436" w:rsidRPr="004B3436">
        <w:t xml:space="preserve">eward </w:t>
      </w:r>
      <w:r>
        <w:t>n</w:t>
      </w:r>
      <w:r w:rsidR="004B3436" w:rsidRPr="004B3436">
        <w:t>ormalization</w:t>
      </w:r>
      <w:r>
        <w:t xml:space="preserve">: </w:t>
      </w:r>
    </w:p>
    <w:p w14:paraId="22D95D80" w14:textId="18953ED6" w:rsidR="004B3436" w:rsidRPr="00C6036B" w:rsidRDefault="004B3436" w:rsidP="008F2B0B">
      <w:pPr>
        <w:pStyle w:val="SC-Source"/>
        <w:rPr>
          <w:rFonts w:ascii="Consolas" w:hAnsi="Consolas"/>
          <w:sz w:val="20"/>
          <w:szCs w:val="20"/>
        </w:rPr>
      </w:pPr>
      <w:r w:rsidRPr="00C6036B">
        <w:rPr>
          <w:rFonts w:ascii="Consolas" w:hAnsi="Consolas"/>
          <w:sz w:val="20"/>
          <w:szCs w:val="20"/>
        </w:rPr>
        <w:t>`python</w:t>
      </w:r>
    </w:p>
    <w:p w14:paraId="7A8717B3" w14:textId="71F36E3F" w:rsidR="004B3436" w:rsidRPr="00C6036B" w:rsidRDefault="004B3436" w:rsidP="008F2B0B">
      <w:pPr>
        <w:pStyle w:val="SC-Source"/>
        <w:rPr>
          <w:rFonts w:ascii="Consolas" w:hAnsi="Consolas"/>
          <w:sz w:val="20"/>
          <w:szCs w:val="20"/>
        </w:rPr>
      </w:pPr>
      <w:r w:rsidRPr="00C6036B">
        <w:rPr>
          <w:rFonts w:ascii="Consolas" w:hAnsi="Consolas"/>
          <w:sz w:val="20"/>
          <w:szCs w:val="20"/>
        </w:rPr>
        <w:lastRenderedPageBreak/>
        <w:t># Function to normalize rewards</w:t>
      </w:r>
    </w:p>
    <w:p w14:paraId="2BA52504" w14:textId="77777777" w:rsidR="004B3436" w:rsidRPr="00C6036B" w:rsidRDefault="4AD6C8B7" w:rsidP="008F2B0B">
      <w:pPr>
        <w:pStyle w:val="SC-Source"/>
        <w:rPr>
          <w:rFonts w:ascii="Consolas" w:hAnsi="Consolas"/>
          <w:sz w:val="20"/>
          <w:szCs w:val="20"/>
        </w:rPr>
      </w:pPr>
      <w:r w:rsidRPr="00C6036B">
        <w:rPr>
          <w:rFonts w:ascii="Consolas" w:hAnsi="Consolas"/>
          <w:sz w:val="20"/>
          <w:szCs w:val="20"/>
          <w:lang w:val="en-US"/>
        </w:rPr>
        <w:t>def clip_reward(reward):</w:t>
      </w:r>
    </w:p>
    <w:p w14:paraId="7989DA8C" w14:textId="77777777" w:rsidR="004B3436" w:rsidRPr="00C6036B" w:rsidRDefault="4AD6C8B7" w:rsidP="008F2B0B">
      <w:pPr>
        <w:pStyle w:val="SC-Source"/>
        <w:rPr>
          <w:rFonts w:ascii="Consolas" w:hAnsi="Consolas"/>
          <w:sz w:val="20"/>
          <w:szCs w:val="20"/>
        </w:rPr>
      </w:pPr>
      <w:r w:rsidRPr="00C6036B">
        <w:rPr>
          <w:rFonts w:ascii="Consolas" w:hAnsi="Consolas"/>
          <w:sz w:val="20"/>
          <w:szCs w:val="20"/>
          <w:lang w:val="en-US"/>
        </w:rPr>
        <w:t xml:space="preserve">    return max(-1, min(1, reward))</w:t>
      </w:r>
    </w:p>
    <w:p w14:paraId="389233BB" w14:textId="77777777" w:rsidR="004B3436" w:rsidRPr="00C6036B" w:rsidRDefault="004B3436" w:rsidP="008F2B0B">
      <w:pPr>
        <w:pStyle w:val="SC-Source"/>
        <w:rPr>
          <w:rFonts w:ascii="Consolas" w:hAnsi="Consolas"/>
          <w:sz w:val="20"/>
          <w:szCs w:val="20"/>
        </w:rPr>
      </w:pPr>
    </w:p>
    <w:p w14:paraId="5BD764F9" w14:textId="77777777" w:rsidR="004B3436" w:rsidRPr="00C6036B" w:rsidRDefault="004B3436" w:rsidP="008F2B0B">
      <w:pPr>
        <w:pStyle w:val="SC-Source"/>
        <w:rPr>
          <w:rFonts w:ascii="Consolas" w:hAnsi="Consolas"/>
          <w:sz w:val="20"/>
          <w:szCs w:val="20"/>
        </w:rPr>
      </w:pPr>
      <w:r w:rsidRPr="00C6036B">
        <w:rPr>
          <w:rFonts w:ascii="Consolas" w:hAnsi="Consolas"/>
          <w:sz w:val="20"/>
          <w:szCs w:val="20"/>
        </w:rPr>
        <w:t># Usage in training loop</w:t>
      </w:r>
    </w:p>
    <w:p w14:paraId="71498EB4" w14:textId="77777777" w:rsidR="004B3436" w:rsidRPr="00C6036B" w:rsidRDefault="4AD6C8B7" w:rsidP="008F2B0B">
      <w:pPr>
        <w:pStyle w:val="SC-Source"/>
        <w:rPr>
          <w:rFonts w:ascii="Consolas" w:hAnsi="Consolas"/>
          <w:sz w:val="20"/>
          <w:szCs w:val="20"/>
        </w:rPr>
      </w:pPr>
      <w:r w:rsidRPr="00C6036B">
        <w:rPr>
          <w:rFonts w:ascii="Consolas" w:hAnsi="Consolas"/>
          <w:sz w:val="20"/>
          <w:szCs w:val="20"/>
          <w:lang w:val="en-US"/>
        </w:rPr>
        <w:t>for step in range(training_steps):</w:t>
      </w:r>
    </w:p>
    <w:p w14:paraId="2DF47EF6" w14:textId="77777777" w:rsidR="004B3436" w:rsidRPr="00C6036B" w:rsidRDefault="4AD6C8B7" w:rsidP="008F2B0B">
      <w:pPr>
        <w:pStyle w:val="SC-Source"/>
        <w:rPr>
          <w:rFonts w:ascii="Consolas" w:hAnsi="Consolas"/>
          <w:sz w:val="20"/>
          <w:szCs w:val="20"/>
        </w:rPr>
      </w:pPr>
      <w:r w:rsidRPr="00C6036B">
        <w:rPr>
          <w:rFonts w:ascii="Consolas" w:hAnsi="Consolas"/>
          <w:sz w:val="20"/>
          <w:szCs w:val="20"/>
          <w:lang w:val="en-US"/>
        </w:rPr>
        <w:t xml:space="preserve">    action = agent.select_action(state)</w:t>
      </w:r>
    </w:p>
    <w:p w14:paraId="17B768AE" w14:textId="77777777" w:rsidR="004B3436" w:rsidRPr="00C6036B" w:rsidRDefault="4AD6C8B7" w:rsidP="008F2B0B">
      <w:pPr>
        <w:pStyle w:val="SC-Source"/>
        <w:rPr>
          <w:rFonts w:ascii="Consolas" w:hAnsi="Consolas"/>
          <w:sz w:val="20"/>
          <w:szCs w:val="20"/>
        </w:rPr>
      </w:pPr>
      <w:r w:rsidRPr="00C6036B">
        <w:rPr>
          <w:rFonts w:ascii="Consolas" w:hAnsi="Consolas"/>
          <w:sz w:val="20"/>
          <w:szCs w:val="20"/>
          <w:lang w:val="en-US"/>
        </w:rPr>
        <w:t xml:space="preserve">    next_state, reward, done, info = env.step(action)</w:t>
      </w:r>
    </w:p>
    <w:p w14:paraId="72378F5C" w14:textId="77777777" w:rsidR="004B3436" w:rsidRPr="00C6036B" w:rsidRDefault="4AD6C8B7" w:rsidP="008F2B0B">
      <w:pPr>
        <w:pStyle w:val="SC-Source"/>
        <w:rPr>
          <w:rFonts w:ascii="Consolas" w:hAnsi="Consolas"/>
          <w:sz w:val="20"/>
          <w:szCs w:val="20"/>
        </w:rPr>
      </w:pPr>
      <w:r w:rsidRPr="00C6036B">
        <w:rPr>
          <w:rFonts w:ascii="Consolas" w:hAnsi="Consolas"/>
          <w:sz w:val="20"/>
          <w:szCs w:val="20"/>
          <w:lang w:val="en-US"/>
        </w:rPr>
        <w:t xml:space="preserve">    clipped_reward = clip_reward(reward)</w:t>
      </w:r>
    </w:p>
    <w:p w14:paraId="5883A672" w14:textId="77777777" w:rsidR="004B3436" w:rsidRPr="00C6036B" w:rsidRDefault="4AD6C8B7" w:rsidP="008F2B0B">
      <w:pPr>
        <w:pStyle w:val="SC-Source"/>
        <w:rPr>
          <w:rFonts w:ascii="Consolas" w:hAnsi="Consolas"/>
          <w:sz w:val="20"/>
          <w:szCs w:val="20"/>
        </w:rPr>
      </w:pPr>
      <w:r w:rsidRPr="00C6036B">
        <w:rPr>
          <w:rFonts w:ascii="Consolas" w:hAnsi="Consolas"/>
          <w:sz w:val="20"/>
          <w:szCs w:val="20"/>
          <w:lang w:val="en-US"/>
        </w:rPr>
        <w:t xml:space="preserve">    agent.update(state, action, clipped_reward, next_state)</w:t>
      </w:r>
    </w:p>
    <w:p w14:paraId="4D953E27" w14:textId="77777777" w:rsidR="004B3436" w:rsidRPr="00C6036B" w:rsidRDefault="4AD6C8B7" w:rsidP="4AD6C8B7">
      <w:pPr>
        <w:pStyle w:val="SC-Source"/>
        <w:rPr>
          <w:rFonts w:ascii="Consolas" w:hAnsi="Consolas"/>
          <w:sz w:val="20"/>
          <w:szCs w:val="20"/>
          <w:lang w:val="en-US"/>
        </w:rPr>
      </w:pPr>
      <w:r w:rsidRPr="00C6036B">
        <w:rPr>
          <w:rFonts w:ascii="Consolas" w:hAnsi="Consolas"/>
          <w:sz w:val="20"/>
          <w:szCs w:val="20"/>
          <w:lang w:val="en-US"/>
        </w:rPr>
        <w:t xml:space="preserve">    state = next_state</w:t>
      </w:r>
    </w:p>
    <w:p w14:paraId="717E36BB" w14:textId="77777777" w:rsidR="004B3436" w:rsidRPr="00C6036B" w:rsidRDefault="004B3436" w:rsidP="008F2B0B">
      <w:pPr>
        <w:pStyle w:val="SC-Source"/>
        <w:rPr>
          <w:rFonts w:ascii="Consolas" w:hAnsi="Consolas"/>
          <w:sz w:val="20"/>
          <w:szCs w:val="20"/>
        </w:rPr>
      </w:pPr>
      <w:r w:rsidRPr="00C6036B">
        <w:rPr>
          <w:rFonts w:ascii="Consolas" w:hAnsi="Consolas"/>
          <w:sz w:val="20"/>
          <w:szCs w:val="20"/>
        </w:rPr>
        <w:t xml:space="preserve">    if done:</w:t>
      </w:r>
    </w:p>
    <w:p w14:paraId="1206989A" w14:textId="77777777" w:rsidR="004B3436" w:rsidRPr="00C6036B" w:rsidRDefault="004B3436" w:rsidP="008F2B0B">
      <w:pPr>
        <w:pStyle w:val="SC-Source"/>
        <w:rPr>
          <w:rFonts w:ascii="Consolas" w:hAnsi="Consolas"/>
          <w:sz w:val="20"/>
          <w:szCs w:val="20"/>
        </w:rPr>
      </w:pPr>
      <w:r w:rsidRPr="00C6036B">
        <w:rPr>
          <w:rFonts w:ascii="Consolas" w:hAnsi="Consolas"/>
          <w:sz w:val="20"/>
          <w:szCs w:val="20"/>
        </w:rPr>
        <w:t xml:space="preserve">        break</w:t>
      </w:r>
    </w:p>
    <w:p w14:paraId="5EDAC5E2" w14:textId="09E6590E" w:rsidR="004B3436" w:rsidRPr="00C6036B" w:rsidRDefault="004B3436" w:rsidP="008F2B0B">
      <w:pPr>
        <w:pStyle w:val="SC-Source"/>
        <w:rPr>
          <w:rFonts w:ascii="Consolas" w:hAnsi="Consolas"/>
          <w:sz w:val="20"/>
          <w:szCs w:val="20"/>
        </w:rPr>
      </w:pPr>
      <w:r w:rsidRPr="00C6036B">
        <w:rPr>
          <w:rFonts w:ascii="Consolas" w:hAnsi="Consolas"/>
          <w:sz w:val="20"/>
          <w:szCs w:val="20"/>
        </w:rPr>
        <w:t>`</w:t>
      </w:r>
    </w:p>
    <w:p w14:paraId="2218F861" w14:textId="2CDEE741" w:rsidR="004B3436" w:rsidRPr="004B3436" w:rsidRDefault="00B016DD" w:rsidP="00C6036B">
      <w:pPr>
        <w:pStyle w:val="NormalBPBHEB"/>
      </w:pPr>
      <w:r>
        <w:t xml:space="preserve">In this example, the </w:t>
      </w:r>
      <w:r w:rsidRPr="00C6036B">
        <w:rPr>
          <w:rStyle w:val="CodeinTextBPBHEBChar"/>
        </w:rPr>
        <w:t>clip_reward</w:t>
      </w:r>
      <w:r>
        <w:t xml:space="preserve"> function restricts rewards to the range of -1 to 1. During training, raw rewards are processed by this function before </w:t>
      </w:r>
      <w:r w:rsidR="00C6036B">
        <w:t>they are</w:t>
      </w:r>
      <w:r>
        <w:t xml:space="preserve"> used to update the Q-value. This ensures that the agent focuses on relative improvements rather than being influenced by abnormal events.</w:t>
      </w:r>
    </w:p>
    <w:p w14:paraId="09267464" w14:textId="4091B8C6" w:rsidR="00F50DFF" w:rsidRDefault="00B016DD" w:rsidP="00C6036B">
      <w:pPr>
        <w:pStyle w:val="NormalBPBHEB"/>
      </w:pPr>
      <w:r>
        <w:t>Reward clipping is vital for stabilizing reinforcement learning by providing a consistent training signal. When combined with other best practices, such as hyperparameter tuning and regular target network updates, it helps establish a solid foundation for reliable and effective learning in difficult environments.</w:t>
      </w:r>
    </w:p>
    <w:p w14:paraId="27460EEE" w14:textId="77777777" w:rsidR="00C6036B" w:rsidRPr="00F50DFF" w:rsidRDefault="00C6036B" w:rsidP="00C6036B">
      <w:pPr>
        <w:pStyle w:val="NormalBPBHEB"/>
      </w:pPr>
    </w:p>
    <w:p w14:paraId="472E3A1F" w14:textId="57A61008" w:rsidR="00641686" w:rsidRPr="00641686" w:rsidRDefault="00641686" w:rsidP="00C6036B">
      <w:pPr>
        <w:pStyle w:val="Heading1BPBHEB"/>
      </w:pPr>
      <w:r w:rsidRPr="00641686">
        <w:t xml:space="preserve">Strategies for </w:t>
      </w:r>
      <w:r w:rsidR="00C6036B">
        <w:t>i</w:t>
      </w:r>
      <w:r w:rsidRPr="00641686">
        <w:t xml:space="preserve">mproving </w:t>
      </w:r>
      <w:r w:rsidR="00C6036B">
        <w:t>p</w:t>
      </w:r>
      <w:r w:rsidRPr="00641686">
        <w:t xml:space="preserve">erformance in Atari </w:t>
      </w:r>
      <w:r w:rsidR="00C6036B">
        <w:t>g</w:t>
      </w:r>
      <w:r w:rsidRPr="00641686">
        <w:t>ames</w:t>
      </w:r>
    </w:p>
    <w:p w14:paraId="6B1BCF7C" w14:textId="48496E76" w:rsidR="004B3436" w:rsidRDefault="00CC76C1" w:rsidP="00C6036B">
      <w:pPr>
        <w:pStyle w:val="NormalBPBHEB"/>
      </w:pPr>
      <w:r>
        <w:t>Success in applying reinforcement learning to complex environments like Atari games often depends on</w:t>
      </w:r>
      <w:r w:rsidRPr="00C6036B">
        <w:t xml:space="preserve"> the use of advanced techniques. This section discusses methods such as frame skipping, reward shaping, and data augmentation, all aimed at improving the learning process, increasing efficiency, and boosting agent performance. By incorporating these strategies, practitioners can tackle the challenges of sparse rewards, high-dimensional state spaces, and limited computing resources, paving the way for robust and adaptable agents.</w:t>
      </w:r>
    </w:p>
    <w:p w14:paraId="44CFC7C5" w14:textId="77777777" w:rsidR="00C6036B" w:rsidRDefault="00C6036B" w:rsidP="00C6036B">
      <w:pPr>
        <w:pStyle w:val="NormalBPBHEB"/>
      </w:pPr>
    </w:p>
    <w:p w14:paraId="53789931" w14:textId="237E08CD" w:rsidR="00641686" w:rsidRPr="00641686" w:rsidRDefault="00641686" w:rsidP="00C6036B">
      <w:pPr>
        <w:pStyle w:val="Heading2BPBHEB"/>
      </w:pPr>
      <w:r w:rsidRPr="00641686">
        <w:t xml:space="preserve">Advanced </w:t>
      </w:r>
      <w:r w:rsidR="00C6036B">
        <w:t>t</w:t>
      </w:r>
      <w:r w:rsidRPr="00641686">
        <w:t>echniques</w:t>
      </w:r>
    </w:p>
    <w:p w14:paraId="272B5E58" w14:textId="447BDDF1" w:rsidR="004B3436" w:rsidRPr="004B3436" w:rsidRDefault="00CC76C1" w:rsidP="00C6036B">
      <w:pPr>
        <w:pStyle w:val="NormalBPBHEB"/>
      </w:pPr>
      <w:r>
        <w:lastRenderedPageBreak/>
        <w:t>Enhancing reinforcement learning agents' performance requires careful attention to the environment and its challenges. The methods outlined here are proven to improve agent behavior and maintain stable learning paths.</w:t>
      </w:r>
    </w:p>
    <w:p w14:paraId="5499D626" w14:textId="45BB10B3" w:rsidR="00641686" w:rsidRDefault="00CC76C1" w:rsidP="00C6036B">
      <w:pPr>
        <w:pStyle w:val="NormalBPBHEB"/>
      </w:pPr>
      <w:r w:rsidRPr="00C6036B">
        <w:rPr>
          <w:i/>
          <w:iCs/>
        </w:rPr>
        <w:t>Frame Skipping</w:t>
      </w:r>
      <w:r>
        <w:rPr>
          <w:b/>
          <w:bCs/>
        </w:rPr>
        <w:t xml:space="preserve"> </w:t>
      </w:r>
      <w:r w:rsidRPr="000B4693">
        <w:t>is a technique for improving computational efficiency where the agent's selected action is repeated across a set number of frames. This reduces the complexity of the state space while maintaining the game's dynamics. This method accelerates training and lessens the computational load without significantly impacting learning quality</w:t>
      </w:r>
      <w:r>
        <w:rPr>
          <w:b/>
          <w:bCs/>
        </w:rPr>
        <w:t xml:space="preserve"> </w:t>
      </w:r>
      <w:r w:rsidR="00C6036B">
        <w:t>[15]</w:t>
      </w:r>
      <w:r w:rsidR="00641686" w:rsidRPr="00641686">
        <w:t>.</w:t>
      </w:r>
    </w:p>
    <w:p w14:paraId="34DD9267" w14:textId="77777777" w:rsidR="004A67CF" w:rsidRPr="00E2273F" w:rsidRDefault="004A67CF" w:rsidP="00C6036B">
      <w:pPr>
        <w:pStyle w:val="NormalBPBHEB"/>
      </w:pPr>
      <w:r w:rsidRPr="00E2273F">
        <w:t>Advantages:</w:t>
      </w:r>
    </w:p>
    <w:p w14:paraId="334647B8" w14:textId="31575169" w:rsidR="004A67CF" w:rsidRPr="004A67CF" w:rsidRDefault="00C6036B" w:rsidP="00C6036B">
      <w:pPr>
        <w:pStyle w:val="NormalBPBHEB"/>
        <w:numPr>
          <w:ilvl w:val="0"/>
          <w:numId w:val="55"/>
        </w:numPr>
      </w:pPr>
      <w:r>
        <w:t>It s</w:t>
      </w:r>
      <w:r w:rsidR="004A67CF" w:rsidRPr="004A67CF">
        <w:t>implifies the problem space by processing fewer states.</w:t>
      </w:r>
    </w:p>
    <w:p w14:paraId="2A3A3091" w14:textId="2EE13859" w:rsidR="004A67CF" w:rsidRPr="004A67CF" w:rsidRDefault="00C6036B" w:rsidP="00C6036B">
      <w:pPr>
        <w:pStyle w:val="NormalBPBHEB"/>
        <w:numPr>
          <w:ilvl w:val="0"/>
          <w:numId w:val="55"/>
        </w:numPr>
      </w:pPr>
      <w:r>
        <w:t>It r</w:t>
      </w:r>
      <w:r w:rsidR="004A67CF" w:rsidRPr="004A67CF">
        <w:t>educes training time and computational resource requirements.</w:t>
      </w:r>
    </w:p>
    <w:p w14:paraId="1565F289" w14:textId="3229C053" w:rsidR="004A67CF" w:rsidRPr="004A67CF" w:rsidRDefault="00C6036B" w:rsidP="00C6036B">
      <w:pPr>
        <w:pStyle w:val="NormalBPBHEB"/>
      </w:pPr>
      <w:r>
        <w:t>The following is an i</w:t>
      </w:r>
      <w:r w:rsidR="004A67CF" w:rsidRPr="004A67CF">
        <w:t xml:space="preserve">mplementation </w:t>
      </w:r>
      <w:r>
        <w:t>e</w:t>
      </w:r>
      <w:r w:rsidR="004A67CF" w:rsidRPr="004A67CF">
        <w:t>xample</w:t>
      </w:r>
      <w:r>
        <w:t xml:space="preserve"> of f</w:t>
      </w:r>
      <w:r w:rsidR="004A67CF" w:rsidRPr="004A67CF">
        <w:t xml:space="preserve">rame </w:t>
      </w:r>
      <w:r>
        <w:t>s</w:t>
      </w:r>
      <w:r w:rsidR="004A67CF" w:rsidRPr="004A67CF">
        <w:t xml:space="preserve">kipping in </w:t>
      </w:r>
      <w:r>
        <w:t>t</w:t>
      </w:r>
      <w:r w:rsidR="004A67CF" w:rsidRPr="004A67CF">
        <w:t>raining</w:t>
      </w:r>
      <w:r>
        <w:t xml:space="preserve">: </w:t>
      </w:r>
    </w:p>
    <w:p w14:paraId="03162CAB" w14:textId="6ED34AD8" w:rsidR="004A67CF" w:rsidRPr="00C6036B" w:rsidRDefault="004A67CF" w:rsidP="00E2273F">
      <w:pPr>
        <w:pStyle w:val="SC-Source"/>
        <w:rPr>
          <w:rFonts w:ascii="Consolas" w:hAnsi="Consolas"/>
          <w:sz w:val="20"/>
          <w:szCs w:val="20"/>
        </w:rPr>
      </w:pPr>
      <w:r w:rsidRPr="00C6036B">
        <w:rPr>
          <w:rFonts w:ascii="Consolas" w:hAnsi="Consolas"/>
          <w:sz w:val="20"/>
          <w:szCs w:val="20"/>
        </w:rPr>
        <w:t>`python</w:t>
      </w:r>
    </w:p>
    <w:p w14:paraId="04BC46C2" w14:textId="17B84483" w:rsidR="004A67CF" w:rsidRPr="00C6036B" w:rsidRDefault="004A67CF" w:rsidP="00E2273F">
      <w:pPr>
        <w:pStyle w:val="SC-Source"/>
        <w:rPr>
          <w:rFonts w:ascii="Consolas" w:hAnsi="Consolas"/>
          <w:sz w:val="20"/>
          <w:szCs w:val="20"/>
        </w:rPr>
      </w:pPr>
    </w:p>
    <w:p w14:paraId="45F34184"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import cv2</w:t>
      </w:r>
    </w:p>
    <w:p w14:paraId="202548E6" w14:textId="77777777" w:rsidR="004A67CF" w:rsidRPr="00C6036B" w:rsidRDefault="004A67CF" w:rsidP="00E2273F">
      <w:pPr>
        <w:pStyle w:val="SC-Source"/>
        <w:rPr>
          <w:rFonts w:ascii="Consolas" w:hAnsi="Consolas"/>
          <w:sz w:val="20"/>
          <w:szCs w:val="20"/>
        </w:rPr>
      </w:pPr>
    </w:p>
    <w:p w14:paraId="516A75F2"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 Function for preprocessing and skipping frames</w:t>
      </w:r>
    </w:p>
    <w:p w14:paraId="7C3BAF4F"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def preprocess_and_skip_frames(env, skip=4):</w:t>
      </w:r>
    </w:p>
    <w:p w14:paraId="18C16735"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state_buffer = []</w:t>
      </w:r>
    </w:p>
    <w:p w14:paraId="4EA11952"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state = env.reset()</w:t>
      </w:r>
    </w:p>
    <w:p w14:paraId="15553A0E"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 xml:space="preserve">    for _ in range(skip):</w:t>
      </w:r>
    </w:p>
    <w:p w14:paraId="01A0E7B5"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next_state, reward, done, info = env.step(env.action_space.sample())</w:t>
      </w:r>
    </w:p>
    <w:p w14:paraId="14E5BC36"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gray_frame = cv2.cvtColor(next_state, cv2.COLOR_RGB2GRAY)  # Convert to grayscale</w:t>
      </w:r>
    </w:p>
    <w:p w14:paraId="4C721299"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resized_frame = cv2.resize(gray_frame, (84, 84))           # Resize to 84x84</w:t>
      </w:r>
    </w:p>
    <w:p w14:paraId="4F4058A7"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state_buffer.append(resized_frame)</w:t>
      </w:r>
    </w:p>
    <w:p w14:paraId="7295D163"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 xml:space="preserve">        if done:</w:t>
      </w:r>
    </w:p>
    <w:p w14:paraId="788EB12E"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 xml:space="preserve">            break</w:t>
      </w:r>
    </w:p>
    <w:p w14:paraId="15303969"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return np.max(np.array(state_buffer), axis=0)  # Return max-pooled frame</w:t>
      </w:r>
    </w:p>
    <w:p w14:paraId="761722D2" w14:textId="77777777" w:rsidR="004A67CF" w:rsidRPr="00C6036B" w:rsidRDefault="004A67CF" w:rsidP="00E2273F">
      <w:pPr>
        <w:pStyle w:val="SC-Source"/>
        <w:rPr>
          <w:rFonts w:ascii="Consolas" w:hAnsi="Consolas"/>
          <w:sz w:val="20"/>
          <w:szCs w:val="20"/>
        </w:rPr>
      </w:pPr>
    </w:p>
    <w:p w14:paraId="709FBC89"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 Usage in training loop</w:t>
      </w:r>
    </w:p>
    <w:p w14:paraId="3B10C37D"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for episode in range(num_episodes):</w:t>
      </w:r>
    </w:p>
    <w:p w14:paraId="0D2865A9"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state = preprocess_and_skip_frames(env)</w:t>
      </w:r>
    </w:p>
    <w:p w14:paraId="61D0B04D"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 xml:space="preserve">    done = False</w:t>
      </w:r>
    </w:p>
    <w:p w14:paraId="1E0864BF"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 xml:space="preserve">    while not done:</w:t>
      </w:r>
    </w:p>
    <w:p w14:paraId="430DC702"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lastRenderedPageBreak/>
        <w:t xml:space="preserve">        action = agent.select_action(state)</w:t>
      </w:r>
    </w:p>
    <w:p w14:paraId="0298667B"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next_state, reward, done, info = env.step(action)</w:t>
      </w:r>
    </w:p>
    <w:p w14:paraId="2BA02C7D"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state = preprocess_and_skip_frames(env)</w:t>
      </w:r>
    </w:p>
    <w:p w14:paraId="0012738B" w14:textId="5EE73D4A" w:rsidR="004A67CF" w:rsidRPr="00C6036B" w:rsidRDefault="004A67CF" w:rsidP="00E2273F">
      <w:pPr>
        <w:pStyle w:val="SC-Source"/>
        <w:rPr>
          <w:rFonts w:ascii="Consolas" w:hAnsi="Consolas"/>
          <w:sz w:val="20"/>
          <w:szCs w:val="20"/>
        </w:rPr>
      </w:pPr>
      <w:r w:rsidRPr="00C6036B">
        <w:rPr>
          <w:rFonts w:ascii="Consolas" w:hAnsi="Consolas"/>
          <w:sz w:val="20"/>
          <w:szCs w:val="20"/>
        </w:rPr>
        <w:t>`</w:t>
      </w:r>
    </w:p>
    <w:p w14:paraId="3AD78CE8" w14:textId="2948A871" w:rsidR="004A67CF" w:rsidRDefault="00CC76C1" w:rsidP="00C6036B">
      <w:pPr>
        <w:pStyle w:val="NormalBPBHEB"/>
      </w:pPr>
      <w:r>
        <w:t>This code demonstrates frame skipping by preprocessing states and pooling across multiple frames to capture key transitions. By focusing solely on important state changes, the agent learns efficiently without processing unnecessary data. Grayscale conversion and resizing further decrease input size, streamlining neural network computations.</w:t>
      </w:r>
    </w:p>
    <w:p w14:paraId="181B7506" w14:textId="79020960" w:rsidR="004A67CF" w:rsidRPr="00641686" w:rsidRDefault="00C6036B" w:rsidP="00C6036B">
      <w:pPr>
        <w:pStyle w:val="NormalBPBHEB"/>
      </w:pPr>
      <w:r>
        <w:t>The following c</w:t>
      </w:r>
      <w:r w:rsidR="004A67CF" w:rsidRPr="00641686">
        <w:t xml:space="preserve">ode </w:t>
      </w:r>
      <w:r>
        <w:t>e</w:t>
      </w:r>
      <w:r w:rsidR="004A67CF" w:rsidRPr="00641686">
        <w:t>xample</w:t>
      </w:r>
      <w:r>
        <w:t xml:space="preserve"> presents e</w:t>
      </w:r>
      <w:r w:rsidR="004A67CF" w:rsidRPr="00641686">
        <w:t xml:space="preserve">nhanced </w:t>
      </w:r>
      <w:r>
        <w:t>t</w:t>
      </w:r>
      <w:r w:rsidR="004A67CF" w:rsidRPr="00641686">
        <w:t xml:space="preserve">raining with </w:t>
      </w:r>
      <w:r>
        <w:t>f</w:t>
      </w:r>
      <w:r w:rsidR="004A67CF" w:rsidRPr="00641686">
        <w:t xml:space="preserve">rame </w:t>
      </w:r>
      <w:r>
        <w:t>s</w:t>
      </w:r>
      <w:r w:rsidR="004A67CF" w:rsidRPr="00641686">
        <w:t>kipping</w:t>
      </w:r>
      <w:r>
        <w:t xml:space="preserve">: </w:t>
      </w:r>
    </w:p>
    <w:p w14:paraId="70651AF4"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`python</w:t>
      </w:r>
    </w:p>
    <w:p w14:paraId="71C7F02F"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def preprocess_state(state):</w:t>
      </w:r>
    </w:p>
    <w:p w14:paraId="1E562A7F"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gray = np.mean(state, axis=2)</w:t>
      </w:r>
    </w:p>
    <w:p w14:paraId="6AA90182"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 xml:space="preserve">    resized = cv2.resize(gray, (84, 84))</w:t>
      </w:r>
    </w:p>
    <w:p w14:paraId="70ABBAFB"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 xml:space="preserve">    return resized / 255.0</w:t>
      </w:r>
    </w:p>
    <w:p w14:paraId="07311876"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w:t>
      </w:r>
    </w:p>
    <w:p w14:paraId="33E3A99D" w14:textId="01EFAD5F" w:rsidR="004A67CF" w:rsidRDefault="004A67CF" w:rsidP="00C6036B">
      <w:pPr>
        <w:pStyle w:val="NormalBPBHEB"/>
      </w:pPr>
      <w:r w:rsidRPr="00641686">
        <w:t xml:space="preserve">This preprocessing pipeline </w:t>
      </w:r>
      <w:r w:rsidR="007236E9" w:rsidRPr="00641686">
        <w:t>improves</w:t>
      </w:r>
      <w:r w:rsidRPr="00641686">
        <w:t xml:space="preserve"> state representation, improving the efficiency of frame-based learning.</w:t>
      </w:r>
    </w:p>
    <w:p w14:paraId="78ECCDE4" w14:textId="77777777" w:rsidR="00C6036B" w:rsidRDefault="00C6036B" w:rsidP="00C6036B">
      <w:pPr>
        <w:pStyle w:val="NormalBPBHEB"/>
      </w:pPr>
    </w:p>
    <w:p w14:paraId="386237C4" w14:textId="71801682" w:rsidR="00C6036B" w:rsidRPr="004A67CF" w:rsidRDefault="00C6036B" w:rsidP="00C6036B">
      <w:pPr>
        <w:pStyle w:val="Heading2BPBHEB"/>
      </w:pPr>
      <w:r w:rsidRPr="004A67CF">
        <w:t xml:space="preserve">Reward </w:t>
      </w:r>
      <w:r>
        <w:t>s</w:t>
      </w:r>
      <w:r w:rsidRPr="004A67CF">
        <w:t>haping</w:t>
      </w:r>
      <w:r>
        <w:t xml:space="preserve"> </w:t>
      </w:r>
    </w:p>
    <w:p w14:paraId="61127A70" w14:textId="67AF0841" w:rsidR="004A67CF" w:rsidRPr="004A67CF" w:rsidRDefault="004A67CF" w:rsidP="00C6036B">
      <w:pPr>
        <w:pStyle w:val="NormalBPBHEB"/>
      </w:pPr>
      <w:r w:rsidRPr="00C6036B">
        <w:rPr>
          <w:i/>
          <w:iCs/>
        </w:rPr>
        <w:t xml:space="preserve">Reward </w:t>
      </w:r>
      <w:r w:rsidR="00C6036B">
        <w:rPr>
          <w:i/>
          <w:iCs/>
        </w:rPr>
        <w:t>s</w:t>
      </w:r>
      <w:r w:rsidRPr="00C6036B">
        <w:rPr>
          <w:i/>
          <w:iCs/>
        </w:rPr>
        <w:t>haping</w:t>
      </w:r>
      <w:r>
        <w:rPr>
          <w:b/>
          <w:bCs/>
        </w:rPr>
        <w:t xml:space="preserve"> </w:t>
      </w:r>
      <w:r w:rsidRPr="004A67CF">
        <w:t xml:space="preserve">introduces intermediate rewards to guide the agent in environments with sparse or delayed feedback. This technique provides incremental signals that help the agent </w:t>
      </w:r>
      <w:r w:rsidR="007236E9" w:rsidRPr="004A67CF">
        <w:t>find</w:t>
      </w:r>
      <w:r w:rsidRPr="004A67CF">
        <w:t xml:space="preserve"> useful policies more quickly.</w:t>
      </w:r>
    </w:p>
    <w:p w14:paraId="1CF00B4F" w14:textId="77777777" w:rsidR="004A67CF" w:rsidRPr="00402246" w:rsidRDefault="004A67CF" w:rsidP="00C6036B">
      <w:pPr>
        <w:pStyle w:val="NormalBPBHEB"/>
      </w:pPr>
      <w:r w:rsidRPr="00402246">
        <w:t>Advantages:</w:t>
      </w:r>
    </w:p>
    <w:p w14:paraId="3FEE8966" w14:textId="6295AB3C" w:rsidR="004A67CF" w:rsidRPr="004A67CF" w:rsidRDefault="00C6036B" w:rsidP="00C6036B">
      <w:pPr>
        <w:pStyle w:val="NormalBPBHEB"/>
        <w:numPr>
          <w:ilvl w:val="0"/>
          <w:numId w:val="56"/>
        </w:numPr>
      </w:pPr>
      <w:r>
        <w:t>It a</w:t>
      </w:r>
      <w:r w:rsidR="004A67CF" w:rsidRPr="004A67CF">
        <w:t>ccelerates learning in environments with sparse rewards.</w:t>
      </w:r>
    </w:p>
    <w:p w14:paraId="3D19F4A2" w14:textId="0D96916E" w:rsidR="004A67CF" w:rsidRPr="004A67CF" w:rsidRDefault="00C6036B" w:rsidP="00C6036B">
      <w:pPr>
        <w:pStyle w:val="NormalBPBHEB"/>
        <w:numPr>
          <w:ilvl w:val="0"/>
          <w:numId w:val="56"/>
        </w:numPr>
      </w:pPr>
      <w:r>
        <w:t>It e</w:t>
      </w:r>
      <w:r w:rsidR="004A67CF" w:rsidRPr="004A67CF">
        <w:t>ncourages exploration by rewarding intermediate progress.</w:t>
      </w:r>
    </w:p>
    <w:p w14:paraId="27CAB7E1" w14:textId="32D3CA3B" w:rsidR="004A67CF" w:rsidRPr="004A67CF" w:rsidRDefault="00C6036B" w:rsidP="00C6036B">
      <w:pPr>
        <w:pStyle w:val="NormalBPBHEB"/>
      </w:pPr>
      <w:r>
        <w:t>The following is a code i</w:t>
      </w:r>
      <w:r w:rsidR="004A67CF" w:rsidRPr="004A67CF">
        <w:t xml:space="preserve">mplementation </w:t>
      </w:r>
      <w:r>
        <w:t>e</w:t>
      </w:r>
      <w:r w:rsidR="004A67CF" w:rsidRPr="004A67CF">
        <w:t>xample</w:t>
      </w:r>
      <w:r>
        <w:t xml:space="preserve"> of r</w:t>
      </w:r>
      <w:r w:rsidR="004A67CF" w:rsidRPr="004A67CF">
        <w:t xml:space="preserve">eward </w:t>
      </w:r>
      <w:r>
        <w:t>s</w:t>
      </w:r>
      <w:r w:rsidR="004A67CF" w:rsidRPr="004A67CF">
        <w:t xml:space="preserve">haping for a </w:t>
      </w:r>
      <w:r>
        <w:t>n</w:t>
      </w:r>
      <w:r w:rsidR="004A67CF" w:rsidRPr="004A67CF">
        <w:t xml:space="preserve">avigation </w:t>
      </w:r>
      <w:r>
        <w:t>t</w:t>
      </w:r>
      <w:r w:rsidR="004A67CF" w:rsidRPr="004A67CF">
        <w:t>ask</w:t>
      </w:r>
    </w:p>
    <w:p w14:paraId="26FD0217" w14:textId="2DE663AD" w:rsidR="004A67CF" w:rsidRPr="00C6036B" w:rsidRDefault="004A67CF" w:rsidP="00402246">
      <w:pPr>
        <w:pStyle w:val="SC-Source"/>
        <w:rPr>
          <w:rFonts w:ascii="Consolas" w:hAnsi="Consolas"/>
          <w:sz w:val="20"/>
          <w:szCs w:val="20"/>
        </w:rPr>
      </w:pPr>
      <w:r w:rsidRPr="00C6036B">
        <w:rPr>
          <w:rFonts w:ascii="Consolas" w:hAnsi="Consolas"/>
          <w:sz w:val="20"/>
          <w:szCs w:val="20"/>
        </w:rPr>
        <w:t>`python</w:t>
      </w:r>
    </w:p>
    <w:p w14:paraId="5345ED8B" w14:textId="0FBE12B1" w:rsidR="004A67CF" w:rsidRPr="00C6036B" w:rsidRDefault="004A67CF" w:rsidP="00402246">
      <w:pPr>
        <w:pStyle w:val="SC-Source"/>
        <w:rPr>
          <w:rFonts w:ascii="Consolas" w:hAnsi="Consolas"/>
          <w:sz w:val="20"/>
          <w:szCs w:val="20"/>
        </w:rPr>
      </w:pPr>
    </w:p>
    <w:p w14:paraId="3CB6C862"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Function for custom reward shaping</w:t>
      </w:r>
    </w:p>
    <w:p w14:paraId="4B323E1A"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def shape_reward(state, reward):</w:t>
      </w:r>
    </w:p>
    <w:p w14:paraId="618557DD"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xml:space="preserve">    # Example: Encourage the agent to reach a goal</w:t>
      </w:r>
    </w:p>
    <w:p w14:paraId="5388B31E"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xml:space="preserve">    if state == GOAL_STATE:</w:t>
      </w:r>
    </w:p>
    <w:p w14:paraId="3E4C6D13"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xml:space="preserve">        reward += 10</w:t>
      </w:r>
    </w:p>
    <w:p w14:paraId="15015051"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elif state in DANGER_ZONE:</w:t>
      </w:r>
    </w:p>
    <w:p w14:paraId="6E72E1CE"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lastRenderedPageBreak/>
        <w:t xml:space="preserve">        reward -= 5</w:t>
      </w:r>
    </w:p>
    <w:p w14:paraId="484D8662"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xml:space="preserve">    return reward</w:t>
      </w:r>
    </w:p>
    <w:p w14:paraId="612942D4" w14:textId="77777777" w:rsidR="004A67CF" w:rsidRPr="00C6036B" w:rsidRDefault="004A67CF" w:rsidP="00402246">
      <w:pPr>
        <w:pStyle w:val="SC-Source"/>
        <w:rPr>
          <w:rFonts w:ascii="Consolas" w:hAnsi="Consolas"/>
          <w:sz w:val="20"/>
          <w:szCs w:val="20"/>
        </w:rPr>
      </w:pPr>
    </w:p>
    <w:p w14:paraId="06F5A812"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Usage in training loop</w:t>
      </w:r>
    </w:p>
    <w:p w14:paraId="193D60FB"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for episode in range(num_episodes):</w:t>
      </w:r>
    </w:p>
    <w:p w14:paraId="62BE37A0"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xml:space="preserve">    state = env.reset()</w:t>
      </w:r>
    </w:p>
    <w:p w14:paraId="3668E90A"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xml:space="preserve">    done = False</w:t>
      </w:r>
    </w:p>
    <w:p w14:paraId="71C0FE65"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xml:space="preserve">    while not done:</w:t>
      </w:r>
    </w:p>
    <w:p w14:paraId="13EC59C3"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action = agent.select_action(state)</w:t>
      </w:r>
    </w:p>
    <w:p w14:paraId="6D3C450F"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next_state, raw_reward, done, info = env.step(action)</w:t>
      </w:r>
    </w:p>
    <w:p w14:paraId="3C324BA2"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shaped_reward = shape_reward(next_state, raw_reward)</w:t>
      </w:r>
    </w:p>
    <w:p w14:paraId="708C5101"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agent.update(state, action, shaped_reward, next_state)</w:t>
      </w:r>
    </w:p>
    <w:p w14:paraId="520C7452" w14:textId="77777777" w:rsidR="004A67CF" w:rsidRPr="00C6036B" w:rsidRDefault="4AD6C8B7" w:rsidP="4AD6C8B7">
      <w:pPr>
        <w:pStyle w:val="SC-Source"/>
        <w:rPr>
          <w:rFonts w:ascii="Consolas" w:hAnsi="Consolas"/>
          <w:sz w:val="20"/>
          <w:szCs w:val="20"/>
          <w:lang w:val="en-US"/>
        </w:rPr>
      </w:pPr>
      <w:r w:rsidRPr="00C6036B">
        <w:rPr>
          <w:rFonts w:ascii="Consolas" w:hAnsi="Consolas"/>
          <w:sz w:val="20"/>
          <w:szCs w:val="20"/>
          <w:lang w:val="en-US"/>
        </w:rPr>
        <w:t xml:space="preserve">        state = next_state</w:t>
      </w:r>
    </w:p>
    <w:p w14:paraId="6A9701BE" w14:textId="3E2AD7CD" w:rsidR="004A67CF" w:rsidRPr="00C6036B" w:rsidRDefault="004A67CF" w:rsidP="00402246">
      <w:pPr>
        <w:pStyle w:val="SC-Source"/>
        <w:rPr>
          <w:rFonts w:ascii="Consolas" w:hAnsi="Consolas"/>
          <w:sz w:val="20"/>
          <w:szCs w:val="20"/>
        </w:rPr>
      </w:pPr>
      <w:r w:rsidRPr="00C6036B">
        <w:rPr>
          <w:rFonts w:ascii="Consolas" w:hAnsi="Consolas"/>
          <w:sz w:val="20"/>
          <w:szCs w:val="20"/>
        </w:rPr>
        <w:t>`</w:t>
      </w:r>
    </w:p>
    <w:p w14:paraId="42D7496D" w14:textId="3431D4E9" w:rsidR="004A67CF" w:rsidRDefault="00CC76C1" w:rsidP="00C6036B">
      <w:pPr>
        <w:pStyle w:val="NormalBPBHEB"/>
      </w:pPr>
      <w:r>
        <w:t>This example illustrates how to enhance rewards by providing additional context. By penalizing actions that lead to dangerous states and rewarding progress toward the goal, the agent can more effectively prioritize strategies that support long-term objectives. Reward shaping is especially helpful in tasks where success depends on overcoming long sequences of non-rewarding states.</w:t>
      </w:r>
    </w:p>
    <w:p w14:paraId="4043A013" w14:textId="77777777" w:rsidR="00C6036B" w:rsidRDefault="00C6036B" w:rsidP="00C6036B">
      <w:pPr>
        <w:pStyle w:val="NormalBPBHEB"/>
      </w:pPr>
    </w:p>
    <w:p w14:paraId="0B24582C" w14:textId="76C36F2D" w:rsidR="00C6036B" w:rsidRPr="004A67CF" w:rsidRDefault="00C6036B" w:rsidP="00C6036B">
      <w:pPr>
        <w:pStyle w:val="Heading2BPBHEB"/>
      </w:pPr>
      <w:r w:rsidRPr="004A67CF">
        <w:t xml:space="preserve">Data </w:t>
      </w:r>
      <w:r>
        <w:t>a</w:t>
      </w:r>
      <w:r w:rsidRPr="004A67CF">
        <w:t>ugmentation</w:t>
      </w:r>
    </w:p>
    <w:p w14:paraId="3931EE9D" w14:textId="4B81F6F8" w:rsidR="004A67CF" w:rsidRPr="004A67CF" w:rsidRDefault="004A67CF" w:rsidP="00C6036B">
      <w:pPr>
        <w:pStyle w:val="NormalBPBHEB"/>
      </w:pPr>
      <w:r w:rsidRPr="00C6036B">
        <w:rPr>
          <w:i/>
          <w:iCs/>
        </w:rPr>
        <w:t>Data Augmentation</w:t>
      </w:r>
      <w:r>
        <w:rPr>
          <w:b/>
          <w:bCs/>
        </w:rPr>
        <w:t xml:space="preserve"> </w:t>
      </w:r>
      <w:r w:rsidRPr="004A67CF">
        <w:t>applies transformations to observed states, increasing the diversity of the training dataset. This method improves generalization and robustness by exposing the agent to varied state representations.</w:t>
      </w:r>
    </w:p>
    <w:p w14:paraId="4B9BC0FF" w14:textId="77777777" w:rsidR="004A67CF" w:rsidRPr="00402246" w:rsidRDefault="004A67CF" w:rsidP="00C6036B">
      <w:pPr>
        <w:pStyle w:val="NormalBPBHEB"/>
      </w:pPr>
      <w:r w:rsidRPr="00402246">
        <w:t>Advantages:</w:t>
      </w:r>
    </w:p>
    <w:p w14:paraId="3147C6D0" w14:textId="28003EB2" w:rsidR="004A67CF" w:rsidRPr="004A67CF" w:rsidRDefault="00C6036B" w:rsidP="00C6036B">
      <w:pPr>
        <w:pStyle w:val="NormalBPBHEB"/>
        <w:numPr>
          <w:ilvl w:val="0"/>
          <w:numId w:val="57"/>
        </w:numPr>
      </w:pPr>
      <w:r>
        <w:t>It m</w:t>
      </w:r>
      <w:r w:rsidR="004A67CF" w:rsidRPr="004A67CF">
        <w:t>itigates overfitting by diversifying training inputs.</w:t>
      </w:r>
    </w:p>
    <w:p w14:paraId="29A2DAAD" w14:textId="33F86F70" w:rsidR="004A67CF" w:rsidRDefault="00C6036B" w:rsidP="00C6036B">
      <w:pPr>
        <w:pStyle w:val="NormalBPBHEB"/>
        <w:numPr>
          <w:ilvl w:val="0"/>
          <w:numId w:val="57"/>
        </w:numPr>
      </w:pPr>
      <w:r>
        <w:t>It e</w:t>
      </w:r>
      <w:r w:rsidR="004A67CF" w:rsidRPr="004A67CF">
        <w:t>nhances resilience to variations in the environment.</w:t>
      </w:r>
    </w:p>
    <w:p w14:paraId="67ABF2C4" w14:textId="1FA6F0D1" w:rsidR="004A67CF" w:rsidRPr="004A67CF" w:rsidRDefault="00C6036B" w:rsidP="00C6036B">
      <w:pPr>
        <w:pStyle w:val="NormalBPBHEB"/>
      </w:pPr>
      <w:r>
        <w:t>The following is a code i</w:t>
      </w:r>
      <w:r w:rsidR="004A67CF" w:rsidRPr="004A67CF">
        <w:t xml:space="preserve">mplementation </w:t>
      </w:r>
      <w:r>
        <w:t>e</w:t>
      </w:r>
      <w:r w:rsidR="004A67CF" w:rsidRPr="004A67CF">
        <w:t>xample</w:t>
      </w:r>
      <w:r>
        <w:t xml:space="preserve"> of d</w:t>
      </w:r>
      <w:r w:rsidR="004A67CF" w:rsidRPr="004A67CF">
        <w:t xml:space="preserve">ata </w:t>
      </w:r>
      <w:r>
        <w:t>a</w:t>
      </w:r>
      <w:r w:rsidR="004A67CF" w:rsidRPr="004A67CF">
        <w:t xml:space="preserve">ugmentation for </w:t>
      </w:r>
      <w:r>
        <w:t>i</w:t>
      </w:r>
      <w:r w:rsidR="004A67CF" w:rsidRPr="004A67CF">
        <w:t xml:space="preserve">mage </w:t>
      </w:r>
      <w:r>
        <w:t>s</w:t>
      </w:r>
      <w:r w:rsidR="004A67CF" w:rsidRPr="004A67CF">
        <w:t>tates</w:t>
      </w:r>
      <w:r>
        <w:t xml:space="preserve">: </w:t>
      </w:r>
    </w:p>
    <w:p w14:paraId="4A8D33D3" w14:textId="1B034B2A" w:rsidR="004A67CF" w:rsidRPr="00C6036B" w:rsidRDefault="004A67CF" w:rsidP="00402246">
      <w:pPr>
        <w:pStyle w:val="SC-Source"/>
        <w:rPr>
          <w:rFonts w:ascii="Consolas" w:hAnsi="Consolas"/>
          <w:sz w:val="20"/>
          <w:szCs w:val="20"/>
        </w:rPr>
      </w:pPr>
      <w:r w:rsidRPr="00C6036B">
        <w:rPr>
          <w:rFonts w:ascii="Consolas" w:hAnsi="Consolas"/>
          <w:sz w:val="20"/>
          <w:szCs w:val="20"/>
        </w:rPr>
        <w:t>`python</w:t>
      </w:r>
    </w:p>
    <w:p w14:paraId="260A11B3" w14:textId="3B50A62B" w:rsidR="004A67CF" w:rsidRPr="00C6036B" w:rsidRDefault="004A67CF" w:rsidP="00402246">
      <w:pPr>
        <w:pStyle w:val="SC-Source"/>
        <w:rPr>
          <w:rFonts w:ascii="Consolas" w:hAnsi="Consolas"/>
          <w:sz w:val="20"/>
          <w:szCs w:val="20"/>
        </w:rPr>
      </w:pPr>
    </w:p>
    <w:p w14:paraId="6B55D704" w14:textId="77777777" w:rsidR="004A67CF" w:rsidRPr="00C6036B" w:rsidRDefault="4AD6C8B7" w:rsidP="4AD6C8B7">
      <w:pPr>
        <w:pStyle w:val="SC-Source"/>
        <w:rPr>
          <w:rFonts w:ascii="Consolas" w:hAnsi="Consolas"/>
          <w:sz w:val="20"/>
          <w:szCs w:val="20"/>
          <w:lang w:val="en-US"/>
        </w:rPr>
      </w:pPr>
      <w:r w:rsidRPr="00C6036B">
        <w:rPr>
          <w:rFonts w:ascii="Consolas" w:hAnsi="Consolas"/>
          <w:sz w:val="20"/>
          <w:szCs w:val="20"/>
          <w:lang w:val="en-US"/>
        </w:rPr>
        <w:t>from imgaug import augmenters as iaa</w:t>
      </w:r>
    </w:p>
    <w:p w14:paraId="5726B03C" w14:textId="77777777" w:rsidR="004A67CF" w:rsidRPr="00C6036B" w:rsidRDefault="004A67CF" w:rsidP="00402246">
      <w:pPr>
        <w:pStyle w:val="SC-Source"/>
        <w:rPr>
          <w:rFonts w:ascii="Consolas" w:hAnsi="Consolas"/>
          <w:sz w:val="20"/>
          <w:szCs w:val="20"/>
        </w:rPr>
      </w:pPr>
    </w:p>
    <w:p w14:paraId="0243CA56"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Define augmentation pipeline</w:t>
      </w:r>
    </w:p>
    <w:p w14:paraId="7DB6053A"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augmenter = iaa.Sequential([</w:t>
      </w:r>
    </w:p>
    <w:p w14:paraId="4AF386EC"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lastRenderedPageBreak/>
        <w:t xml:space="preserve">    iaa.Affine(rotate=(-15, 15)),  # Random rotations</w:t>
      </w:r>
    </w:p>
    <w:p w14:paraId="7B8BD815"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iaa.Fliplr(0.5),              # Random horizontal flips</w:t>
      </w:r>
    </w:p>
    <w:p w14:paraId="3EEDA15A"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iaa.Multiply((0.8, 1.2))      # Brightness variations</w:t>
      </w:r>
    </w:p>
    <w:p w14:paraId="3D53E01F"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w:t>
      </w:r>
    </w:p>
    <w:p w14:paraId="55C9EAB7" w14:textId="77777777" w:rsidR="004A67CF" w:rsidRPr="00C6036B" w:rsidRDefault="004A67CF" w:rsidP="00402246">
      <w:pPr>
        <w:pStyle w:val="SC-Source"/>
        <w:rPr>
          <w:rFonts w:ascii="Consolas" w:hAnsi="Consolas"/>
          <w:sz w:val="20"/>
          <w:szCs w:val="20"/>
        </w:rPr>
      </w:pPr>
    </w:p>
    <w:p w14:paraId="3E3E4612"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Function for augmenting state observations</w:t>
      </w:r>
    </w:p>
    <w:p w14:paraId="76130756"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def augment_state(state):</w:t>
      </w:r>
    </w:p>
    <w:p w14:paraId="530D7689"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augmented_state = augmenter.augment_image(state)</w:t>
      </w:r>
    </w:p>
    <w:p w14:paraId="46894F32" w14:textId="77777777" w:rsidR="004A67CF" w:rsidRPr="00C6036B" w:rsidRDefault="4AD6C8B7" w:rsidP="4AD6C8B7">
      <w:pPr>
        <w:pStyle w:val="SC-Source"/>
        <w:rPr>
          <w:rFonts w:ascii="Consolas" w:hAnsi="Consolas"/>
          <w:sz w:val="20"/>
          <w:szCs w:val="20"/>
          <w:lang w:val="en-US"/>
        </w:rPr>
      </w:pPr>
      <w:r w:rsidRPr="00C6036B">
        <w:rPr>
          <w:rFonts w:ascii="Consolas" w:hAnsi="Consolas"/>
          <w:sz w:val="20"/>
          <w:szCs w:val="20"/>
          <w:lang w:val="en-US"/>
        </w:rPr>
        <w:t xml:space="preserve">    return augmented_state</w:t>
      </w:r>
    </w:p>
    <w:p w14:paraId="1CAFFA72" w14:textId="77777777" w:rsidR="004A67CF" w:rsidRPr="00C6036B" w:rsidRDefault="004A67CF" w:rsidP="00402246">
      <w:pPr>
        <w:pStyle w:val="SC-Source"/>
        <w:rPr>
          <w:rFonts w:ascii="Consolas" w:hAnsi="Consolas"/>
          <w:sz w:val="20"/>
          <w:szCs w:val="20"/>
        </w:rPr>
      </w:pPr>
    </w:p>
    <w:p w14:paraId="2627B39E"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Usage in training loop</w:t>
      </w:r>
    </w:p>
    <w:p w14:paraId="5C2283D2"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for episode in range(num_episodes):</w:t>
      </w:r>
    </w:p>
    <w:p w14:paraId="3327FDCF"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state = env.reset()</w:t>
      </w:r>
    </w:p>
    <w:p w14:paraId="2040C4F8"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state = augment_state(state)  # Apply augmentation</w:t>
      </w:r>
    </w:p>
    <w:p w14:paraId="6FD11E9B"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xml:space="preserve">    done = False</w:t>
      </w:r>
    </w:p>
    <w:p w14:paraId="44900935"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xml:space="preserve">    while not done:</w:t>
      </w:r>
    </w:p>
    <w:p w14:paraId="64BE1B7B"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action = agent.select_action(state)</w:t>
      </w:r>
    </w:p>
    <w:p w14:paraId="6C3126BB"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next_state, reward, done, info = env.step(action)</w:t>
      </w:r>
    </w:p>
    <w:p w14:paraId="34A7C719"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next_state = augment_state(next_state)  # Apply augmentation</w:t>
      </w:r>
    </w:p>
    <w:p w14:paraId="238DEAF7"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agent.update(state, action, reward, next_state)</w:t>
      </w:r>
    </w:p>
    <w:p w14:paraId="167BDA41" w14:textId="77777777" w:rsidR="004A67CF" w:rsidRPr="00C6036B" w:rsidRDefault="4AD6C8B7" w:rsidP="4AD6C8B7">
      <w:pPr>
        <w:pStyle w:val="SC-Source"/>
        <w:rPr>
          <w:rFonts w:ascii="Consolas" w:hAnsi="Consolas"/>
          <w:sz w:val="20"/>
          <w:szCs w:val="20"/>
          <w:lang w:val="en-US"/>
        </w:rPr>
      </w:pPr>
      <w:r w:rsidRPr="00C6036B">
        <w:rPr>
          <w:rFonts w:ascii="Consolas" w:hAnsi="Consolas"/>
          <w:sz w:val="20"/>
          <w:szCs w:val="20"/>
          <w:lang w:val="en-US"/>
        </w:rPr>
        <w:t xml:space="preserve">        state = next_state</w:t>
      </w:r>
    </w:p>
    <w:p w14:paraId="5F16802B" w14:textId="7D3FE8AE" w:rsidR="004A67CF" w:rsidRPr="00C6036B" w:rsidRDefault="004A67CF" w:rsidP="00402246">
      <w:pPr>
        <w:pStyle w:val="SC-Source"/>
        <w:rPr>
          <w:rFonts w:ascii="Consolas" w:hAnsi="Consolas"/>
          <w:sz w:val="20"/>
          <w:szCs w:val="20"/>
        </w:rPr>
      </w:pPr>
      <w:r w:rsidRPr="00C6036B">
        <w:rPr>
          <w:rFonts w:ascii="Consolas" w:hAnsi="Consolas"/>
          <w:sz w:val="20"/>
          <w:szCs w:val="20"/>
        </w:rPr>
        <w:t>`</w:t>
      </w:r>
    </w:p>
    <w:p w14:paraId="28709EE5" w14:textId="497EC861" w:rsidR="004A67CF" w:rsidRDefault="004A67CF" w:rsidP="00C6036B">
      <w:pPr>
        <w:pStyle w:val="NormalBPBHEB"/>
      </w:pPr>
      <w:r w:rsidRPr="004A67CF">
        <w:t xml:space="preserve">This code </w:t>
      </w:r>
      <w:r w:rsidR="00DB4A75">
        <w:t xml:space="preserve">utilizes the </w:t>
      </w:r>
      <w:r w:rsidR="00DB4A75" w:rsidRPr="00C6036B">
        <w:rPr>
          <w:rStyle w:val="CodeinTextBPBHEBChar"/>
        </w:rPr>
        <w:t>imgaug</w:t>
      </w:r>
      <w:r w:rsidR="00DB4A75">
        <w:t xml:space="preserve"> library to apply transformations, such as rotation, flipping, and brightness adjustments,</w:t>
      </w:r>
      <w:r w:rsidRPr="004A67CF">
        <w:t xml:space="preserve"> to observed states. By training on augmented states, the agent becomes more </w:t>
      </w:r>
      <w:r w:rsidR="00DB4A75">
        <w:t>adaptable to unseen scenarios and resilient to environmental noise or perturbations</w:t>
      </w:r>
      <w:r w:rsidRPr="004A67CF">
        <w:t>.</w:t>
      </w:r>
    </w:p>
    <w:p w14:paraId="69F9F5B6" w14:textId="77777777" w:rsidR="00C6036B" w:rsidRPr="004A67CF" w:rsidRDefault="00C6036B" w:rsidP="00C6036B">
      <w:pPr>
        <w:pStyle w:val="NormalBPBHEB"/>
      </w:pPr>
    </w:p>
    <w:p w14:paraId="038C8246" w14:textId="48620A01" w:rsidR="004A67CF" w:rsidRPr="004A67CF" w:rsidRDefault="00246F88" w:rsidP="00C6036B">
      <w:pPr>
        <w:pStyle w:val="Heading1BPBHEB"/>
        <w:rPr>
          <w:rFonts w:eastAsia="Arial"/>
        </w:rPr>
      </w:pPr>
      <w:r>
        <w:t>Further thoughts</w:t>
      </w:r>
    </w:p>
    <w:p w14:paraId="670DD7B1" w14:textId="0DE09ADC" w:rsidR="004A67CF" w:rsidRDefault="00DB4A75" w:rsidP="00C6036B">
      <w:pPr>
        <w:pStyle w:val="NormalBPBHEB"/>
      </w:pPr>
      <w:r>
        <w:t>The techniques explained in this section—frame skipping, reward shaping, and data augmentation—demonstrate the wide range of strategies available to enhance reinforcement learning performance in Atari games. By combining these methods, practitioners can develop more efficient, resilient, and adaptable agents capable of handling complex tasks in changing environments.</w:t>
      </w:r>
    </w:p>
    <w:p w14:paraId="4079E88E" w14:textId="77777777" w:rsidR="0063659E" w:rsidRPr="004A67CF" w:rsidRDefault="0063659E" w:rsidP="0063659E">
      <w:pPr>
        <w:pStyle w:val="NormalBPBHEB"/>
      </w:pPr>
    </w:p>
    <w:p w14:paraId="6DC93FE4" w14:textId="20C87590" w:rsidR="00641686" w:rsidRPr="00641686" w:rsidRDefault="00641686" w:rsidP="0063659E">
      <w:pPr>
        <w:pStyle w:val="Heading1BPBHEB"/>
      </w:pPr>
      <w:r w:rsidRPr="00641686">
        <w:t>Conclusion</w:t>
      </w:r>
    </w:p>
    <w:p w14:paraId="3FD9601A" w14:textId="4C794CA8" w:rsidR="00641686" w:rsidRDefault="0063659E" w:rsidP="0063659E">
      <w:pPr>
        <w:pStyle w:val="NormalBPBHEB"/>
      </w:pPr>
      <w:r>
        <w:t>This chapter</w:t>
      </w:r>
      <w:r w:rsidR="00DB4A75">
        <w:t xml:space="preserve"> provides a detailed examination of </w:t>
      </w:r>
      <w:r>
        <w:t>DQN</w:t>
      </w:r>
      <w:r w:rsidR="00DB4A75">
        <w:t xml:space="preserve"> and </w:t>
      </w:r>
      <w:r>
        <w:t>its</w:t>
      </w:r>
      <w:r w:rsidR="00DB4A75">
        <w:t xml:space="preserve"> evolution through the Rainbow algorithm. By exploring theoretical ideas, practical methods, and advanced optimization techniques, readers can learn to develop and improve DQN-based solutions in gaming and other fields.</w:t>
      </w:r>
    </w:p>
    <w:p w14:paraId="1BBE34FE" w14:textId="285B707A" w:rsidR="00396778" w:rsidRDefault="00766787" w:rsidP="0063659E">
      <w:pPr>
        <w:pStyle w:val="NormalBPBHEB"/>
      </w:pPr>
      <w:r>
        <w:t xml:space="preserve">As we move beyond the advancements and optimization strategies of Deep Q-Networks and the Rainbow algorithm, </w:t>
      </w:r>
      <w:r w:rsidR="0063659E">
        <w:t>the next chapter</w:t>
      </w:r>
      <w:r>
        <w:t xml:space="preserve"> introduces a new frontier in reinforcement learning: the Asynchronous </w:t>
      </w:r>
      <w:r w:rsidRPr="0063659E">
        <w:rPr>
          <w:b/>
          <w:bCs/>
        </w:rPr>
        <w:t>Advantage Actor-Critic</w:t>
      </w:r>
      <w:r>
        <w:t xml:space="preserve"> (</w:t>
      </w:r>
      <w:r w:rsidRPr="0063659E">
        <w:rPr>
          <w:b/>
          <w:bCs/>
        </w:rPr>
        <w:t>A3C</w:t>
      </w:r>
      <w:r>
        <w:t>) methodology. This approach highlights parallelism and scalability, overcoming the inherent limitations of DQNs by enabling agents to interact with multiple environments simultaneously.</w:t>
      </w:r>
      <w:r w:rsidR="0063659E">
        <w:t xml:space="preserve"> The next chapter </w:t>
      </w:r>
      <w:r>
        <w:t xml:space="preserve">will explore the mechanics of A3C, its integration with retro gaming environments, and its ability to accelerate training while maintaining robust policy learning. This chapter sets the stage for understanding how asynchronous methods redefine reinforcement learning in increasingly complex and dynamic scenarios, preparing readers to fully harness modern </w:t>
      </w:r>
      <w:r w:rsidR="0063659E">
        <w:t>reinforcement learning</w:t>
      </w:r>
      <w:r>
        <w:t xml:space="preserve"> techniques.</w:t>
      </w:r>
    </w:p>
    <w:p w14:paraId="6AEA86F9" w14:textId="77777777" w:rsidR="00B928E4" w:rsidRDefault="00B928E4" w:rsidP="0063659E">
      <w:pPr>
        <w:pStyle w:val="NormalBPBHEB"/>
      </w:pPr>
    </w:p>
    <w:p w14:paraId="29220D3D" w14:textId="77777777" w:rsidR="0063659E" w:rsidRDefault="0063659E" w:rsidP="0063659E">
      <w:pPr>
        <w:pStyle w:val="NormalBPBHEB"/>
      </w:pPr>
      <w:r>
        <w:t>References</w:t>
      </w:r>
    </w:p>
    <w:p w14:paraId="1A62A52B" w14:textId="77777777" w:rsidR="0063659E" w:rsidRDefault="0063659E" w:rsidP="0063659E">
      <w:pPr>
        <w:pStyle w:val="NormalBPBHEB"/>
      </w:pPr>
    </w:p>
    <w:p w14:paraId="55672B73" w14:textId="28A0F657" w:rsidR="0063659E" w:rsidRDefault="0063659E" w:rsidP="0063659E">
      <w:pPr>
        <w:pStyle w:val="NormalBPBHEB"/>
        <w:numPr>
          <w:ilvl w:val="0"/>
          <w:numId w:val="58"/>
        </w:numPr>
      </w:pPr>
      <w:r>
        <w:t xml:space="preserve">L. P. Kaelbling, M. L. Littman and A. W. Moore, "Reinforcement learning: A survey," Journal of Artificial Intelligence Research, vol. 4, pp. 237, 285, 1996. </w:t>
      </w:r>
    </w:p>
    <w:p w14:paraId="71FAC9E5" w14:textId="75BB8A3F" w:rsidR="0063659E" w:rsidRDefault="0063659E" w:rsidP="0063659E">
      <w:pPr>
        <w:pStyle w:val="NormalBPBHEB"/>
        <w:numPr>
          <w:ilvl w:val="0"/>
          <w:numId w:val="58"/>
        </w:numPr>
      </w:pPr>
      <w:r>
        <w:t xml:space="preserve">R. S. Sutton and A. G. Barto, Reinforcement Learning: An Introduction (General discussion on sparse rewards and stochastic environments.), 2nd ed. ed., MIT Press, 2018. </w:t>
      </w:r>
    </w:p>
    <w:p w14:paraId="3D203E58" w14:textId="04F5C6E4" w:rsidR="0063659E" w:rsidRDefault="0063659E" w:rsidP="0063659E">
      <w:pPr>
        <w:pStyle w:val="NormalBPBHEB"/>
        <w:numPr>
          <w:ilvl w:val="0"/>
          <w:numId w:val="58"/>
        </w:numPr>
      </w:pPr>
      <w:r>
        <w:t xml:space="preserve">G. Brockman, V. Cheung, L. Pettersson, J. Schneider, J. Schulman, J. Tang and W. Zaremba, " OpenAI Gym," arXiv preprint arXiv:1606.01540, 2016. </w:t>
      </w:r>
    </w:p>
    <w:p w14:paraId="19047C08" w14:textId="40F1B45B" w:rsidR="0063659E" w:rsidRDefault="0063659E" w:rsidP="0063659E">
      <w:pPr>
        <w:pStyle w:val="NormalBPBHEB"/>
        <w:numPr>
          <w:ilvl w:val="0"/>
          <w:numId w:val="58"/>
        </w:numPr>
      </w:pPr>
      <w:r>
        <w:t xml:space="preserve">OpenAI, "FrozenLake, part of OpenAI Gym, is a stochastic grid environment designed to illustrate key challenges in reinforcement learning," n.d.. [Online]. </w:t>
      </w:r>
    </w:p>
    <w:p w14:paraId="5C16EC03" w14:textId="72B4C48C" w:rsidR="0063659E" w:rsidRDefault="0063659E" w:rsidP="0063659E">
      <w:pPr>
        <w:pStyle w:val="NormalBPBHEB"/>
        <w:numPr>
          <w:ilvl w:val="0"/>
          <w:numId w:val="58"/>
        </w:numPr>
      </w:pPr>
      <w:r>
        <w:t xml:space="preserve">OpenAI Gym GitHub Repository, "FrozenLake Environment". </w:t>
      </w:r>
    </w:p>
    <w:p w14:paraId="76691643" w14:textId="4698E294" w:rsidR="0063659E" w:rsidRDefault="0063659E" w:rsidP="0063659E">
      <w:pPr>
        <w:pStyle w:val="NormalBPBHEB"/>
        <w:numPr>
          <w:ilvl w:val="0"/>
          <w:numId w:val="58"/>
        </w:numPr>
      </w:pPr>
      <w:r>
        <w:t xml:space="preserve">R. D. Sutton and A. G. Barto, "Sparse rewards and stochastic transitions are central to many real-world problems and are effectively captured in environments like FrozenLake," 2018. [Online]. </w:t>
      </w:r>
    </w:p>
    <w:p w14:paraId="38880D1D" w14:textId="1E956F66" w:rsidR="0063659E" w:rsidRPr="0063659E" w:rsidRDefault="0063659E" w:rsidP="0063659E">
      <w:pPr>
        <w:pStyle w:val="NormalBPBHEB"/>
        <w:numPr>
          <w:ilvl w:val="0"/>
          <w:numId w:val="58"/>
        </w:numPr>
        <w:rPr>
          <w:lang w:val="it-IT"/>
        </w:rPr>
      </w:pPr>
      <w:r w:rsidRPr="0063659E">
        <w:rPr>
          <w:lang w:val="it-IT"/>
        </w:rPr>
        <w:t>OpenAI, "OpenAI Gym Documentation," n.d..</w:t>
      </w:r>
    </w:p>
    <w:p w14:paraId="566BE647" w14:textId="3B6CF5ED" w:rsidR="0063659E" w:rsidRDefault="0063659E" w:rsidP="0063659E">
      <w:pPr>
        <w:pStyle w:val="NormalBPBHEB"/>
        <w:numPr>
          <w:ilvl w:val="0"/>
          <w:numId w:val="58"/>
        </w:numPr>
      </w:pPr>
      <w:r>
        <w:t>OpenAI Community, "Beginner’s Guide to Reinforcement Learning Using FrozenLake," n.d..</w:t>
      </w:r>
    </w:p>
    <w:p w14:paraId="046E1C58" w14:textId="5FA6A3FF" w:rsidR="0063659E" w:rsidRDefault="0063659E" w:rsidP="0063659E">
      <w:pPr>
        <w:pStyle w:val="NormalBPBHEB"/>
        <w:numPr>
          <w:ilvl w:val="0"/>
          <w:numId w:val="58"/>
        </w:numPr>
      </w:pPr>
      <w:r>
        <w:lastRenderedPageBreak/>
        <w:t>D. Britz, "FrozenLake Q-learning Example," n.d.. [Online]. Available: https://github.com/dennybritz/reinforcement-learning. [Accessed 01 Januaey 2025].</w:t>
      </w:r>
    </w:p>
    <w:p w14:paraId="0F421AB0" w14:textId="639FE3D0" w:rsidR="0063659E" w:rsidRDefault="0063659E" w:rsidP="0063659E">
      <w:pPr>
        <w:pStyle w:val="NormalBPBHEB"/>
        <w:numPr>
          <w:ilvl w:val="0"/>
          <w:numId w:val="58"/>
        </w:numPr>
      </w:pPr>
      <w:r>
        <w:t xml:space="preserve">V. Mnih, K. Kavukcuoglu, D. Silver, A. A. Rusu, J. Veness, M. G. Bellemare and D. Hassabis, "Human-level control through deep reinforcement learning," Nature, vol. 518, pp. 529, 533, 2015. </w:t>
      </w:r>
    </w:p>
    <w:p w14:paraId="760686AF" w14:textId="18E1CCA3" w:rsidR="0063659E" w:rsidRDefault="0063659E" w:rsidP="0063659E">
      <w:pPr>
        <w:pStyle w:val="NormalBPBHEB"/>
        <w:numPr>
          <w:ilvl w:val="0"/>
          <w:numId w:val="58"/>
        </w:numPr>
      </w:pPr>
      <w:r>
        <w:t xml:space="preserve">M. Hessel, J. Modayil, H. Van Hasselt and e. a. , "Rainbow: Combining improvements in deep reinforcement learning.," in Proceedings of the AAAI Conference on Artificial Intelligence, 2018. </w:t>
      </w:r>
    </w:p>
    <w:p w14:paraId="7369E2FA" w14:textId="41223F92" w:rsidR="0063659E" w:rsidRDefault="0063659E" w:rsidP="0063659E">
      <w:pPr>
        <w:pStyle w:val="NormalBPBHEB"/>
        <w:numPr>
          <w:ilvl w:val="0"/>
          <w:numId w:val="58"/>
        </w:numPr>
      </w:pPr>
      <w:r>
        <w:t xml:space="preserve">D. Silver, T. Hubert, J. Schrittwieser, I. Antonoglou, M. Lai, A. Guez and D. Hassabis, "A general reinforcement learning algorithm that masters chess, shogi, and go through self-play," Science, vol. 362, pp. 1140, 1144, 2018. </w:t>
      </w:r>
    </w:p>
    <w:p w14:paraId="40359751" w14:textId="13A701DB" w:rsidR="0063659E" w:rsidRDefault="0063659E" w:rsidP="0063659E">
      <w:pPr>
        <w:pStyle w:val="NormalBPBHEB"/>
        <w:numPr>
          <w:ilvl w:val="0"/>
          <w:numId w:val="58"/>
        </w:numPr>
      </w:pPr>
      <w:r>
        <w:t xml:space="preserve">B. Shahriari, K. Swersky, Z. Wang, A. R. P. and N. de Freitas, "Taking the human out of the loop: A review of Bayesian optimization.," in IEEE, 2016. </w:t>
      </w:r>
    </w:p>
    <w:p w14:paraId="62FADA10" w14:textId="484AC5FB" w:rsidR="0063659E" w:rsidRDefault="0063659E" w:rsidP="0063659E">
      <w:pPr>
        <w:pStyle w:val="NormalBPBHEB"/>
        <w:numPr>
          <w:ilvl w:val="0"/>
          <w:numId w:val="58"/>
        </w:numPr>
      </w:pPr>
      <w:r>
        <w:t xml:space="preserve">H. van Hasselt, A. Guez and D. Silver, "Deep Reinforcement Learning with Double Q-learning.," in AAAI Conference on Artificial Intelligence, 2016. </w:t>
      </w:r>
    </w:p>
    <w:p w14:paraId="4C8C7745" w14:textId="10E151BD" w:rsidR="0063659E" w:rsidRDefault="0063659E" w:rsidP="0063659E">
      <w:pPr>
        <w:pStyle w:val="NormalBPBHEB"/>
        <w:numPr>
          <w:ilvl w:val="0"/>
          <w:numId w:val="58"/>
        </w:numPr>
      </w:pPr>
      <w:r>
        <w:t xml:space="preserve">M. G. Bellemare, Y. Naddaf, J. Veness and M. Bowling, "The arcade learning environment: An evaluation platform for general agents," Journal of Artificial Intelligence Research, vol. 47, pp. 253, 279, 2013. </w:t>
      </w:r>
    </w:p>
    <w:p w14:paraId="43C87BA4" w14:textId="2A834218" w:rsidR="0063659E" w:rsidRDefault="0063659E" w:rsidP="0063659E">
      <w:pPr>
        <w:pStyle w:val="NormalBPBHEB"/>
        <w:numPr>
          <w:ilvl w:val="0"/>
          <w:numId w:val="58"/>
        </w:numPr>
      </w:pPr>
      <w:r>
        <w:t xml:space="preserve">J. Schrittwieser, I. Antonoglou, T. Hubert, K. Simonyan, L. Sifre, S. Schmitt and D. Silver, "Mastering atari, go, chess and shogi by planning with a learned model," Nature, vol. 588, no. 7839, pp. 604, 610, 2020. </w:t>
      </w:r>
    </w:p>
    <w:p w14:paraId="226E7D60" w14:textId="77777777" w:rsidR="0063659E" w:rsidRPr="0063659E" w:rsidRDefault="0063659E" w:rsidP="0063659E">
      <w:pPr>
        <w:pStyle w:val="NormalBPBHEB"/>
      </w:pPr>
    </w:p>
    <w:sectPr w:rsidR="0063659E" w:rsidRPr="0063659E" w:rsidSect="00C86E39">
      <w:footerReference w:type="first" r:id="rId15"/>
      <w:pgSz w:w="11906" w:h="16838" w:code="9"/>
      <w:pgMar w:top="1440" w:right="1440" w:bottom="1440" w:left="1440" w:header="1973" w:footer="2347" w:gutter="0"/>
      <w:cols w:space="708"/>
      <w:titlePg/>
      <w:docGrid w:linePitch="360"/>
      <w:sectPrChange w:id="74" w:author="Srishti" w:date="2025-11-06T01:33:00Z" w16du:dateUtc="2025-11-05T20:03:00Z">
        <w:sectPr w:rsidR="0063659E" w:rsidRPr="0063659E" w:rsidSect="00C86E39">
          <w:pgSz w:w="12240" w:h="15840" w:code="1"/>
          <w:pgMar w:top="2347" w:right="2160" w:bottom="2707" w:left="2160" w:header="1973" w:footer="2347"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Srishti" w:date="2025-11-06T01:37:00Z" w:initials="SS">
    <w:p w14:paraId="74D98ABC" w14:textId="77777777" w:rsidR="00C86E39" w:rsidRDefault="00C86E39" w:rsidP="00C86E39">
      <w:pPr>
        <w:pStyle w:val="CommentText"/>
      </w:pPr>
      <w:r>
        <w:rPr>
          <w:rStyle w:val="CommentReference"/>
        </w:rPr>
        <w:annotationRef/>
      </w:r>
      <w:r>
        <w:t>Kindly note that since the Introduction is written in a paragraph format as per our guidelines, I have changed the bulleted list into a paragraph. Kindly verify if it is correct, in case it is not, kindly make the necessary changes.</w:t>
      </w:r>
    </w:p>
  </w:comment>
  <w:comment w:id="48" w:author="Srishti" w:date="2025-11-06T01:39:00Z" w:initials="SS">
    <w:p w14:paraId="075E4635" w14:textId="77777777" w:rsidR="00C86E39" w:rsidRDefault="00C86E39" w:rsidP="00C86E39">
      <w:pPr>
        <w:pStyle w:val="CommentText"/>
      </w:pPr>
      <w:r>
        <w:rPr>
          <w:rStyle w:val="CommentReference"/>
        </w:rPr>
        <w:annotationRef/>
      </w:r>
      <w:r>
        <w:t xml:space="preserve">Kindly rephrase the Objectives and write them in a paragraph format. </w:t>
      </w:r>
    </w:p>
  </w:comment>
  <w:comment w:id="65" w:author="Srishti" w:date="2025-11-06T02:04:00Z" w:initials="SS">
    <w:p w14:paraId="2394E7BE" w14:textId="77777777" w:rsidR="00A57EC6" w:rsidRDefault="00A57EC6" w:rsidP="00A57EC6">
      <w:pPr>
        <w:pStyle w:val="CommentText"/>
      </w:pPr>
      <w:r>
        <w:rPr>
          <w:rStyle w:val="CommentReference"/>
        </w:rPr>
        <w:annotationRef/>
      </w:r>
      <w:r>
        <w:t>Kindly provide a lead-in statement for the following bulleted list.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D98ABC" w15:done="0"/>
  <w15:commentEx w15:paraId="075E4635" w15:done="0"/>
  <w15:commentEx w15:paraId="2394E7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D5EAAA" w16cex:dateUtc="2025-11-05T20:07:00Z"/>
  <w16cex:commentExtensible w16cex:durableId="1835D3C8" w16cex:dateUtc="2025-11-05T20:09:00Z"/>
  <w16cex:commentExtensible w16cex:durableId="3A6C2EAE" w16cex:dateUtc="2025-11-05T20: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D98ABC" w16cid:durableId="03D5EAAA"/>
  <w16cid:commentId w16cid:paraId="075E4635" w16cid:durableId="1835D3C8"/>
  <w16cid:commentId w16cid:paraId="2394E7BE" w16cid:durableId="3A6C2E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C9BAE" w14:textId="77777777" w:rsidR="00B63667" w:rsidRDefault="00B63667" w:rsidP="00C46E79">
      <w:pPr>
        <w:spacing w:line="240" w:lineRule="auto"/>
      </w:pPr>
      <w:r>
        <w:separator/>
      </w:r>
    </w:p>
  </w:endnote>
  <w:endnote w:type="continuationSeparator" w:id="0">
    <w:p w14:paraId="77903E60" w14:textId="77777777" w:rsidR="00B63667" w:rsidRDefault="00B63667" w:rsidP="00C46E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notTrueType/>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DF35E" w14:textId="09DDA10E" w:rsidR="00C46E79" w:rsidRDefault="00C46E79">
    <w:pPr>
      <w:pStyle w:val="Footer"/>
    </w:pPr>
    <w:r>
      <w:rPr>
        <w:noProof/>
      </w:rPr>
      <mc:AlternateContent>
        <mc:Choice Requires="wpg">
          <w:drawing>
            <wp:anchor distT="0" distB="0" distL="114300" distR="114300" simplePos="0" relativeHeight="251659264" behindDoc="0" locked="0" layoutInCell="1" allowOverlap="1" wp14:anchorId="16784E23" wp14:editId="0C564042">
              <wp:simplePos x="0" y="0"/>
              <wp:positionH relativeFrom="page">
                <wp:align>left</wp:align>
              </wp:positionH>
              <wp:positionV relativeFrom="bottomMargin">
                <wp:align>center</wp:align>
              </wp:positionV>
              <wp:extent cx="6429375"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429375"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756109" w14:textId="4C3DD4BA" w:rsidR="00C46E79" w:rsidRPr="00C86E39" w:rsidRDefault="00000000">
                            <w:pPr>
                              <w:pStyle w:val="Footer"/>
                              <w:rPr>
                                <w:caps/>
                                <w:color w:val="808080" w:themeColor="background1" w:themeShade="80"/>
                                <w:sz w:val="20"/>
                                <w:szCs w:val="20"/>
                                <w:lang w:val="pt-BR"/>
                                <w:rPrChange w:id="66" w:author="Srishti" w:date="2025-11-06T01:33:00Z" w16du:dateUtc="2025-11-05T20:03:00Z">
                                  <w:rPr>
                                    <w:caps/>
                                    <w:color w:val="808080" w:themeColor="background1" w:themeShade="80"/>
                                    <w:sz w:val="20"/>
                                    <w:szCs w:val="20"/>
                                    <w:lang w:val="it-IT"/>
                                  </w:rPr>
                                </w:rPrChange>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C46E79" w:rsidRPr="00C86E39">
                                  <w:rPr>
                                    <w:color w:val="808080" w:themeColor="background1" w:themeShade="80"/>
                                    <w:sz w:val="20"/>
                                    <w:szCs w:val="20"/>
                                    <w:lang w:val="pt-BR"/>
                                    <w:rPrChange w:id="67" w:author="Srishti" w:date="2025-11-06T01:33:00Z" w16du:dateUtc="2025-11-05T20:03:00Z">
                                      <w:rPr>
                                        <w:color w:val="808080" w:themeColor="background1" w:themeShade="80"/>
                                        <w:sz w:val="20"/>
                                        <w:szCs w:val="20"/>
                                        <w:lang w:val="it-IT"/>
                                      </w:rPr>
                                    </w:rPrChange>
                                  </w:rPr>
                                  <w:t>Paulo H. Leocadio | https://orcid.org/0000-0002-4992-4541</w:t>
                                </w:r>
                              </w:sdtContent>
                            </w:sdt>
                            <w:r w:rsidR="00C46E79" w:rsidRPr="00C86E39">
                              <w:rPr>
                                <w:caps/>
                                <w:color w:val="808080" w:themeColor="background1" w:themeShade="80"/>
                                <w:sz w:val="20"/>
                                <w:szCs w:val="20"/>
                                <w:lang w:val="pt-BR"/>
                                <w:rPrChange w:id="68" w:author="Srishti" w:date="2025-11-06T01:33:00Z" w16du:dateUtc="2025-11-05T20:03:00Z">
                                  <w:rPr>
                                    <w:caps/>
                                    <w:color w:val="808080" w:themeColor="background1" w:themeShade="80"/>
                                    <w:sz w:val="20"/>
                                    <w:szCs w:val="20"/>
                                    <w:lang w:val="it-IT"/>
                                  </w:rPr>
                                </w:rPrChange>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Content>
                                <w:r w:rsidR="00C46E79" w:rsidRPr="00C86E39">
                                  <w:rPr>
                                    <w:caps/>
                                    <w:color w:val="808080" w:themeColor="background1" w:themeShade="80"/>
                                    <w:sz w:val="20"/>
                                    <w:szCs w:val="20"/>
                                    <w:lang w:val="pt-BR"/>
                                    <w:rPrChange w:id="69" w:author="Srishti" w:date="2025-11-06T01:33:00Z" w16du:dateUtc="2025-11-05T20:03:00Z">
                                      <w:rPr>
                                        <w:caps/>
                                        <w:color w:val="808080" w:themeColor="background1" w:themeShade="80"/>
                                        <w:sz w:val="20"/>
                                        <w:szCs w:val="20"/>
                                        <w:lang w:val="it-IT"/>
                                      </w:rPr>
                                    </w:rPrChange>
                                  </w:rPr>
                                  <w:t>DOI: 10.22541/au.173627635.58987041/v1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6784E23" id="Group 166" o:spid="_x0000_s1026" style="position:absolute;margin-left:0;margin-top:0;width:506.25pt;height:32.1pt;z-index:251659264;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">
              <v:rect id="Rectangle 156"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8"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12756109" w14:textId="4C3DD4BA" w:rsidR="00C46E79" w:rsidRPr="00C86E39" w:rsidRDefault="00000000">
                      <w:pPr>
                        <w:pStyle w:val="Footer"/>
                        <w:rPr>
                          <w:caps/>
                          <w:color w:val="808080" w:themeColor="background1" w:themeShade="80"/>
                          <w:sz w:val="20"/>
                          <w:szCs w:val="20"/>
                          <w:lang w:val="pt-BR"/>
                          <w:rPrChange w:id="70" w:author="Srishti" w:date="2025-11-06T01:33:00Z" w16du:dateUtc="2025-11-05T20:03:00Z">
                            <w:rPr>
                              <w:caps/>
                              <w:color w:val="808080" w:themeColor="background1" w:themeShade="80"/>
                              <w:sz w:val="20"/>
                              <w:szCs w:val="20"/>
                              <w:lang w:val="it-IT"/>
                            </w:rPr>
                          </w:rPrChange>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C46E79" w:rsidRPr="00C86E39">
                            <w:rPr>
                              <w:color w:val="808080" w:themeColor="background1" w:themeShade="80"/>
                              <w:sz w:val="20"/>
                              <w:szCs w:val="20"/>
                              <w:lang w:val="pt-BR"/>
                              <w:rPrChange w:id="71" w:author="Srishti" w:date="2025-11-06T01:33:00Z" w16du:dateUtc="2025-11-05T20:03:00Z">
                                <w:rPr>
                                  <w:color w:val="808080" w:themeColor="background1" w:themeShade="80"/>
                                  <w:sz w:val="20"/>
                                  <w:szCs w:val="20"/>
                                  <w:lang w:val="it-IT"/>
                                </w:rPr>
                              </w:rPrChange>
                            </w:rPr>
                            <w:t>Paulo H. Leocadio | https://orcid.org/0000-0002-4992-4541</w:t>
                          </w:r>
                        </w:sdtContent>
                      </w:sdt>
                      <w:r w:rsidR="00C46E79" w:rsidRPr="00C86E39">
                        <w:rPr>
                          <w:caps/>
                          <w:color w:val="808080" w:themeColor="background1" w:themeShade="80"/>
                          <w:sz w:val="20"/>
                          <w:szCs w:val="20"/>
                          <w:lang w:val="pt-BR"/>
                          <w:rPrChange w:id="72" w:author="Srishti" w:date="2025-11-06T01:33:00Z" w16du:dateUtc="2025-11-05T20:03:00Z">
                            <w:rPr>
                              <w:caps/>
                              <w:color w:val="808080" w:themeColor="background1" w:themeShade="80"/>
                              <w:sz w:val="20"/>
                              <w:szCs w:val="20"/>
                              <w:lang w:val="it-IT"/>
                            </w:rPr>
                          </w:rPrChange>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Content>
                          <w:r w:rsidR="00C46E79" w:rsidRPr="00C86E39">
                            <w:rPr>
                              <w:caps/>
                              <w:color w:val="808080" w:themeColor="background1" w:themeShade="80"/>
                              <w:sz w:val="20"/>
                              <w:szCs w:val="20"/>
                              <w:lang w:val="pt-BR"/>
                              <w:rPrChange w:id="73" w:author="Srishti" w:date="2025-11-06T01:33:00Z" w16du:dateUtc="2025-11-05T20:03:00Z">
                                <w:rPr>
                                  <w:caps/>
                                  <w:color w:val="808080" w:themeColor="background1" w:themeShade="80"/>
                                  <w:sz w:val="20"/>
                                  <w:szCs w:val="20"/>
                                  <w:lang w:val="it-IT"/>
                                </w:rPr>
                              </w:rPrChange>
                            </w:rPr>
                            <w:t>DOI: 10.22541/au.173627635.58987041/v1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F71C1" w14:textId="77777777" w:rsidR="00B63667" w:rsidRDefault="00B63667" w:rsidP="00C46E79">
      <w:pPr>
        <w:spacing w:line="240" w:lineRule="auto"/>
      </w:pPr>
      <w:r>
        <w:separator/>
      </w:r>
    </w:p>
  </w:footnote>
  <w:footnote w:type="continuationSeparator" w:id="0">
    <w:p w14:paraId="46795874" w14:textId="77777777" w:rsidR="00B63667" w:rsidRDefault="00B63667" w:rsidP="00C46E7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C0096"/>
    <w:multiLevelType w:val="hybridMultilevel"/>
    <w:tmpl w:val="D3982262"/>
    <w:lvl w:ilvl="0" w:tplc="240C583A">
      <w:start w:val="1"/>
      <w:numFmt w:val="decimal"/>
      <w:lvlText w:val="%1."/>
      <w:lvlJc w:val="left"/>
      <w:pPr>
        <w:ind w:left="717" w:hanging="360"/>
      </w:pPr>
      <w:rPr>
        <w:rFonts w:ascii="Arial" w:hAnsi="Arial"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B640CA"/>
    <w:multiLevelType w:val="hybridMultilevel"/>
    <w:tmpl w:val="A4D6132A"/>
    <w:lvl w:ilvl="0" w:tplc="A1ACE6F4">
      <w:start w:val="1"/>
      <w:numFmt w:val="bullet"/>
      <w:lvlText w:val=""/>
      <w:lvlJc w:val="left"/>
      <w:pPr>
        <w:ind w:left="720" w:hanging="360"/>
      </w:pPr>
      <w:rPr>
        <w:rFonts w:ascii="Symbol" w:hAnsi="Symbol" w:hint="default"/>
      </w:rPr>
    </w:lvl>
    <w:lvl w:ilvl="1" w:tplc="B4B4D648">
      <w:start w:val="1"/>
      <w:numFmt w:val="bullet"/>
      <w:lvlText w:val="o"/>
      <w:lvlJc w:val="left"/>
      <w:pPr>
        <w:ind w:left="1440" w:hanging="360"/>
      </w:pPr>
      <w:rPr>
        <w:rFonts w:ascii="Courier New" w:hAnsi="Courier New" w:hint="default"/>
      </w:rPr>
    </w:lvl>
    <w:lvl w:ilvl="2" w:tplc="2E46A798">
      <w:start w:val="1"/>
      <w:numFmt w:val="bullet"/>
      <w:lvlText w:val=""/>
      <w:lvlJc w:val="left"/>
      <w:pPr>
        <w:ind w:left="2160" w:hanging="360"/>
      </w:pPr>
      <w:rPr>
        <w:rFonts w:ascii="Wingdings" w:hAnsi="Wingdings" w:hint="default"/>
      </w:rPr>
    </w:lvl>
    <w:lvl w:ilvl="3" w:tplc="E3745A1A">
      <w:start w:val="1"/>
      <w:numFmt w:val="bullet"/>
      <w:lvlText w:val=""/>
      <w:lvlJc w:val="left"/>
      <w:pPr>
        <w:ind w:left="2880" w:hanging="360"/>
      </w:pPr>
      <w:rPr>
        <w:rFonts w:ascii="Symbol" w:hAnsi="Symbol" w:hint="default"/>
      </w:rPr>
    </w:lvl>
    <w:lvl w:ilvl="4" w:tplc="F38A7996">
      <w:start w:val="1"/>
      <w:numFmt w:val="bullet"/>
      <w:lvlText w:val="o"/>
      <w:lvlJc w:val="left"/>
      <w:pPr>
        <w:ind w:left="3600" w:hanging="360"/>
      </w:pPr>
      <w:rPr>
        <w:rFonts w:ascii="Courier New" w:hAnsi="Courier New" w:hint="default"/>
      </w:rPr>
    </w:lvl>
    <w:lvl w:ilvl="5" w:tplc="D278EC90">
      <w:start w:val="1"/>
      <w:numFmt w:val="bullet"/>
      <w:lvlText w:val=""/>
      <w:lvlJc w:val="left"/>
      <w:pPr>
        <w:ind w:left="4320" w:hanging="360"/>
      </w:pPr>
      <w:rPr>
        <w:rFonts w:ascii="Wingdings" w:hAnsi="Wingdings" w:hint="default"/>
      </w:rPr>
    </w:lvl>
    <w:lvl w:ilvl="6" w:tplc="CFCE9ED0">
      <w:start w:val="1"/>
      <w:numFmt w:val="bullet"/>
      <w:lvlText w:val=""/>
      <w:lvlJc w:val="left"/>
      <w:pPr>
        <w:ind w:left="5040" w:hanging="360"/>
      </w:pPr>
      <w:rPr>
        <w:rFonts w:ascii="Symbol" w:hAnsi="Symbol" w:hint="default"/>
      </w:rPr>
    </w:lvl>
    <w:lvl w:ilvl="7" w:tplc="33BE5206">
      <w:start w:val="1"/>
      <w:numFmt w:val="bullet"/>
      <w:lvlText w:val="o"/>
      <w:lvlJc w:val="left"/>
      <w:pPr>
        <w:ind w:left="5760" w:hanging="360"/>
      </w:pPr>
      <w:rPr>
        <w:rFonts w:ascii="Courier New" w:hAnsi="Courier New" w:hint="default"/>
      </w:rPr>
    </w:lvl>
    <w:lvl w:ilvl="8" w:tplc="081EB5BA">
      <w:start w:val="1"/>
      <w:numFmt w:val="bullet"/>
      <w:lvlText w:val=""/>
      <w:lvlJc w:val="left"/>
      <w:pPr>
        <w:ind w:left="6480" w:hanging="360"/>
      </w:pPr>
      <w:rPr>
        <w:rFonts w:ascii="Wingdings" w:hAnsi="Wingdings" w:hint="default"/>
      </w:rPr>
    </w:lvl>
  </w:abstractNum>
  <w:abstractNum w:abstractNumId="3" w15:restartNumberingAfterBreak="0">
    <w:nsid w:val="0B102839"/>
    <w:multiLevelType w:val="hybridMultilevel"/>
    <w:tmpl w:val="C76CFCD4"/>
    <w:lvl w:ilvl="0" w:tplc="98FA289C">
      <w:start w:val="1"/>
      <w:numFmt w:val="decimal"/>
      <w:lvlText w:val="%1."/>
      <w:lvlJc w:val="left"/>
      <w:pPr>
        <w:ind w:left="717" w:hanging="360"/>
      </w:pPr>
      <w:rPr>
        <w:rFonts w:ascii="Arial" w:hAnsi="Arial"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13674B"/>
    <w:multiLevelType w:val="hybridMultilevel"/>
    <w:tmpl w:val="A2785A72"/>
    <w:lvl w:ilvl="0" w:tplc="04090001">
      <w:start w:val="1"/>
      <w:numFmt w:val="bullet"/>
      <w:lvlText w:val=""/>
      <w:lvlJc w:val="left"/>
      <w:pPr>
        <w:ind w:left="717" w:hanging="360"/>
      </w:pPr>
      <w:rPr>
        <w:rFonts w:ascii="Symbol" w:hAnsi="Symbol"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3B4D9E"/>
    <w:multiLevelType w:val="hybridMultilevel"/>
    <w:tmpl w:val="7E18D6E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432FC0"/>
    <w:multiLevelType w:val="multilevel"/>
    <w:tmpl w:val="19EE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113D9"/>
    <w:multiLevelType w:val="multilevel"/>
    <w:tmpl w:val="32789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D7F26"/>
    <w:multiLevelType w:val="hybridMultilevel"/>
    <w:tmpl w:val="51D6E802"/>
    <w:lvl w:ilvl="0" w:tplc="B59CA2CA">
      <w:start w:val="1"/>
      <w:numFmt w:val="decimal"/>
      <w:lvlText w:val="%1."/>
      <w:lvlJc w:val="left"/>
      <w:pPr>
        <w:ind w:left="717" w:hanging="360"/>
      </w:pPr>
      <w:rPr>
        <w:rFonts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CB3ED1"/>
    <w:multiLevelType w:val="multilevel"/>
    <w:tmpl w:val="7898D3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A14C58"/>
    <w:multiLevelType w:val="hybridMultilevel"/>
    <w:tmpl w:val="1BE47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3377CD"/>
    <w:multiLevelType w:val="hybridMultilevel"/>
    <w:tmpl w:val="886E4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451816"/>
    <w:multiLevelType w:val="hybridMultilevel"/>
    <w:tmpl w:val="681A2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0A118D"/>
    <w:multiLevelType w:val="hybridMultilevel"/>
    <w:tmpl w:val="0B064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1738F3"/>
    <w:multiLevelType w:val="hybridMultilevel"/>
    <w:tmpl w:val="EA822D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A23B81"/>
    <w:multiLevelType w:val="multilevel"/>
    <w:tmpl w:val="DB1AED0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EA39BE"/>
    <w:multiLevelType w:val="hybridMultilevel"/>
    <w:tmpl w:val="C8BA3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7F6065"/>
    <w:multiLevelType w:val="multilevel"/>
    <w:tmpl w:val="9E86F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93AC9"/>
    <w:multiLevelType w:val="hybridMultilevel"/>
    <w:tmpl w:val="FF38C106"/>
    <w:lvl w:ilvl="0" w:tplc="B59CA2CA">
      <w:start w:val="1"/>
      <w:numFmt w:val="decimal"/>
      <w:lvlText w:val="%1."/>
      <w:lvlJc w:val="left"/>
      <w:pPr>
        <w:ind w:left="720" w:hanging="360"/>
      </w:pPr>
    </w:lvl>
    <w:lvl w:ilvl="1" w:tplc="9D461222">
      <w:start w:val="1"/>
      <w:numFmt w:val="lowerLetter"/>
      <w:lvlText w:val="%2."/>
      <w:lvlJc w:val="left"/>
      <w:pPr>
        <w:ind w:left="1440" w:hanging="360"/>
      </w:pPr>
    </w:lvl>
    <w:lvl w:ilvl="2" w:tplc="133C3C42">
      <w:start w:val="1"/>
      <w:numFmt w:val="lowerRoman"/>
      <w:lvlText w:val="%3."/>
      <w:lvlJc w:val="right"/>
      <w:pPr>
        <w:ind w:left="2160" w:hanging="180"/>
      </w:pPr>
    </w:lvl>
    <w:lvl w:ilvl="3" w:tplc="0A6ADADC">
      <w:start w:val="1"/>
      <w:numFmt w:val="decimal"/>
      <w:lvlText w:val="%4."/>
      <w:lvlJc w:val="left"/>
      <w:pPr>
        <w:ind w:left="2880" w:hanging="360"/>
      </w:pPr>
    </w:lvl>
    <w:lvl w:ilvl="4" w:tplc="AF46A9FA">
      <w:start w:val="1"/>
      <w:numFmt w:val="lowerLetter"/>
      <w:lvlText w:val="%5."/>
      <w:lvlJc w:val="left"/>
      <w:pPr>
        <w:ind w:left="3600" w:hanging="360"/>
      </w:pPr>
    </w:lvl>
    <w:lvl w:ilvl="5" w:tplc="7BC0FA76">
      <w:start w:val="1"/>
      <w:numFmt w:val="lowerRoman"/>
      <w:lvlText w:val="%6."/>
      <w:lvlJc w:val="right"/>
      <w:pPr>
        <w:ind w:left="4320" w:hanging="180"/>
      </w:pPr>
    </w:lvl>
    <w:lvl w:ilvl="6" w:tplc="0C766AF6">
      <w:start w:val="1"/>
      <w:numFmt w:val="decimal"/>
      <w:lvlText w:val="%7."/>
      <w:lvlJc w:val="left"/>
      <w:pPr>
        <w:ind w:left="5040" w:hanging="360"/>
      </w:pPr>
    </w:lvl>
    <w:lvl w:ilvl="7" w:tplc="BA04B350">
      <w:start w:val="1"/>
      <w:numFmt w:val="lowerLetter"/>
      <w:lvlText w:val="%8."/>
      <w:lvlJc w:val="left"/>
      <w:pPr>
        <w:ind w:left="5760" w:hanging="360"/>
      </w:pPr>
    </w:lvl>
    <w:lvl w:ilvl="8" w:tplc="BC00ED94">
      <w:start w:val="1"/>
      <w:numFmt w:val="lowerRoman"/>
      <w:lvlText w:val="%9."/>
      <w:lvlJc w:val="right"/>
      <w:pPr>
        <w:ind w:left="6480" w:hanging="180"/>
      </w:pPr>
    </w:lvl>
  </w:abstractNum>
  <w:abstractNum w:abstractNumId="19" w15:restartNumberingAfterBreak="0">
    <w:nsid w:val="385E3A7E"/>
    <w:multiLevelType w:val="hybridMultilevel"/>
    <w:tmpl w:val="4E92C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FE6D45"/>
    <w:multiLevelType w:val="multilevel"/>
    <w:tmpl w:val="7898D3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8525AE"/>
    <w:multiLevelType w:val="hybridMultilevel"/>
    <w:tmpl w:val="A57E5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8E2467"/>
    <w:multiLevelType w:val="multilevel"/>
    <w:tmpl w:val="7898D3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A447BC"/>
    <w:multiLevelType w:val="hybridMultilevel"/>
    <w:tmpl w:val="56EE7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1D61E4"/>
    <w:multiLevelType w:val="multilevel"/>
    <w:tmpl w:val="57E6A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0C1F0D"/>
    <w:multiLevelType w:val="hybridMultilevel"/>
    <w:tmpl w:val="FAE01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3521CC"/>
    <w:multiLevelType w:val="hybridMultilevel"/>
    <w:tmpl w:val="AC40A4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234EAD"/>
    <w:multiLevelType w:val="multilevel"/>
    <w:tmpl w:val="7898D3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D21175"/>
    <w:multiLevelType w:val="hybridMultilevel"/>
    <w:tmpl w:val="CC602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C54A9F"/>
    <w:multiLevelType w:val="hybridMultilevel"/>
    <w:tmpl w:val="D8D616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945DE5"/>
    <w:multiLevelType w:val="multilevel"/>
    <w:tmpl w:val="DB1AED0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0F57DF"/>
    <w:multiLevelType w:val="hybridMultilevel"/>
    <w:tmpl w:val="422847F4"/>
    <w:lvl w:ilvl="0" w:tplc="B0F41758">
      <w:start w:val="1"/>
      <w:numFmt w:val="decimal"/>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137627"/>
    <w:multiLevelType w:val="hybridMultilevel"/>
    <w:tmpl w:val="4962BB5A"/>
    <w:lvl w:ilvl="0" w:tplc="1898F17C">
      <w:start w:val="1"/>
      <w:numFmt w:val="decimal"/>
      <w:pStyle w:val="L-Numbers"/>
      <w:lvlText w:val="%1."/>
      <w:lvlJc w:val="left"/>
      <w:pPr>
        <w:ind w:left="717" w:hanging="360"/>
      </w:pPr>
      <w:rPr>
        <w:rFonts w:ascii="Arial" w:hAnsi="Arial"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2B92E37"/>
    <w:multiLevelType w:val="multilevel"/>
    <w:tmpl w:val="548A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7222B8"/>
    <w:multiLevelType w:val="hybridMultilevel"/>
    <w:tmpl w:val="29B8F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E9595B"/>
    <w:multiLevelType w:val="hybridMultilevel"/>
    <w:tmpl w:val="887A3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6E3BD8"/>
    <w:multiLevelType w:val="hybridMultilevel"/>
    <w:tmpl w:val="21AAF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AC5E68"/>
    <w:multiLevelType w:val="multilevel"/>
    <w:tmpl w:val="7898D3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3A1A71"/>
    <w:multiLevelType w:val="multilevel"/>
    <w:tmpl w:val="7898D3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FC6332"/>
    <w:multiLevelType w:val="hybridMultilevel"/>
    <w:tmpl w:val="02469EDC"/>
    <w:lvl w:ilvl="0" w:tplc="36C47BC2">
      <w:start w:val="1"/>
      <w:numFmt w:val="decimal"/>
      <w:lvlText w:val="%1."/>
      <w:lvlJc w:val="left"/>
      <w:pPr>
        <w:ind w:left="717" w:hanging="360"/>
      </w:pPr>
      <w:rPr>
        <w:rFonts w:ascii="Arial" w:hAnsi="Arial"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D30247B"/>
    <w:multiLevelType w:val="hybridMultilevel"/>
    <w:tmpl w:val="92B6FCDE"/>
    <w:lvl w:ilvl="0" w:tplc="23C21222">
      <w:start w:val="1"/>
      <w:numFmt w:val="decimal"/>
      <w:lvlText w:val="%1."/>
      <w:lvlJc w:val="left"/>
      <w:pPr>
        <w:ind w:left="717" w:hanging="360"/>
      </w:pPr>
      <w:rPr>
        <w:rFonts w:ascii="Arial" w:hAnsi="Arial"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E2C4CFD"/>
    <w:multiLevelType w:val="hybridMultilevel"/>
    <w:tmpl w:val="7F4CF1F8"/>
    <w:lvl w:ilvl="0" w:tplc="AE2EBBBE">
      <w:start w:val="1"/>
      <w:numFmt w:val="decimal"/>
      <w:lvlText w:val="%1."/>
      <w:lvlJc w:val="left"/>
      <w:pPr>
        <w:ind w:left="717" w:hanging="360"/>
      </w:pPr>
      <w:rPr>
        <w:rFonts w:ascii="Arial" w:hAnsi="Arial"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E3C469D"/>
    <w:multiLevelType w:val="hybridMultilevel"/>
    <w:tmpl w:val="6F769CD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6F9B6F8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2443EA"/>
    <w:multiLevelType w:val="multilevel"/>
    <w:tmpl w:val="4AF0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761880"/>
    <w:multiLevelType w:val="hybridMultilevel"/>
    <w:tmpl w:val="1CDEB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564400B"/>
    <w:multiLevelType w:val="hybridMultilevel"/>
    <w:tmpl w:val="35EAB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6FC6E2B"/>
    <w:multiLevelType w:val="hybridMultilevel"/>
    <w:tmpl w:val="71DA5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9883689">
    <w:abstractNumId w:val="18"/>
  </w:num>
  <w:num w:numId="2" w16cid:durableId="1077089049">
    <w:abstractNumId w:val="2"/>
  </w:num>
  <w:num w:numId="3" w16cid:durableId="1838693099">
    <w:abstractNumId w:val="32"/>
  </w:num>
  <w:num w:numId="4" w16cid:durableId="2093694759">
    <w:abstractNumId w:val="22"/>
  </w:num>
  <w:num w:numId="5" w16cid:durableId="88842178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74881633">
    <w:abstractNumId w:val="15"/>
  </w:num>
  <w:num w:numId="7" w16cid:durableId="730346002">
    <w:abstractNumId w:val="25"/>
  </w:num>
  <w:num w:numId="8" w16cid:durableId="1030037132">
    <w:abstractNumId w:val="17"/>
  </w:num>
  <w:num w:numId="9" w16cid:durableId="1990984317">
    <w:abstractNumId w:val="7"/>
  </w:num>
  <w:num w:numId="10" w16cid:durableId="1054692282">
    <w:abstractNumId w:val="39"/>
  </w:num>
  <w:num w:numId="11" w16cid:durableId="1636837424">
    <w:abstractNumId w:val="31"/>
  </w:num>
  <w:num w:numId="12" w16cid:durableId="1216696510">
    <w:abstractNumId w:val="9"/>
  </w:num>
  <w:num w:numId="13" w16cid:durableId="610553691">
    <w:abstractNumId w:val="45"/>
  </w:num>
  <w:num w:numId="14" w16cid:durableId="2011398097">
    <w:abstractNumId w:val="34"/>
  </w:num>
  <w:num w:numId="15" w16cid:durableId="1320230056">
    <w:abstractNumId w:val="6"/>
  </w:num>
  <w:num w:numId="16" w16cid:durableId="199976117">
    <w:abstractNumId w:val="38"/>
  </w:num>
  <w:num w:numId="17" w16cid:durableId="695690721">
    <w:abstractNumId w:val="23"/>
  </w:num>
  <w:num w:numId="18" w16cid:durableId="1273979568">
    <w:abstractNumId w:val="20"/>
  </w:num>
  <w:num w:numId="19" w16cid:durableId="274293555">
    <w:abstractNumId w:val="28"/>
  </w:num>
  <w:num w:numId="20" w16cid:durableId="459810955">
    <w:abstractNumId w:val="44"/>
  </w:num>
  <w:num w:numId="21" w16cid:durableId="101845492">
    <w:abstractNumId w:val="22"/>
  </w:num>
  <w:num w:numId="22" w16cid:durableId="107309175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99253915">
    <w:abstractNumId w:val="22"/>
  </w:num>
  <w:num w:numId="24" w16cid:durableId="175146690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12029526">
    <w:abstractNumId w:val="22"/>
  </w:num>
  <w:num w:numId="26" w16cid:durableId="36864834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21625453">
    <w:abstractNumId w:val="1"/>
  </w:num>
  <w:num w:numId="28" w16cid:durableId="977540241">
    <w:abstractNumId w:val="41"/>
  </w:num>
  <w:num w:numId="29" w16cid:durableId="2028367257">
    <w:abstractNumId w:val="4"/>
  </w:num>
  <w:num w:numId="30" w16cid:durableId="946817307">
    <w:abstractNumId w:val="40"/>
  </w:num>
  <w:num w:numId="31" w16cid:durableId="447629980">
    <w:abstractNumId w:val="40"/>
    <w:lvlOverride w:ilvl="0">
      <w:lvl w:ilvl="0" w:tplc="36C47BC2">
        <w:start w:val="1"/>
        <w:numFmt w:val="decimal"/>
        <w:lvlText w:val="%1."/>
        <w:lvlJc w:val="left"/>
        <w:pPr>
          <w:ind w:left="717" w:hanging="360"/>
        </w:pPr>
        <w:rPr>
          <w:rFonts w:ascii="Arial" w:hAnsi="Arial" w:hint="default"/>
          <w:b w:val="0"/>
          <w:i w:val="0"/>
          <w:sz w:val="22"/>
        </w:rPr>
      </w:lvl>
    </w:lvlOverride>
    <w:lvlOverride w:ilvl="1">
      <w:lvl w:ilvl="1" w:tplc="FFFFFFFF" w:tentative="1">
        <w:start w:val="1"/>
        <w:numFmt w:val="lowerLetter"/>
        <w:lvlText w:val="%2."/>
        <w:lvlJc w:val="left"/>
        <w:pPr>
          <w:ind w:left="1440" w:hanging="360"/>
        </w:pPr>
      </w:lvl>
    </w:lvlOverride>
    <w:lvlOverride w:ilvl="2">
      <w:lvl w:ilvl="2" w:tplc="FFFFFFFF" w:tentative="1">
        <w:start w:val="1"/>
        <w:numFmt w:val="lowerRoman"/>
        <w:lvlText w:val="%3."/>
        <w:lvlJc w:val="right"/>
        <w:pPr>
          <w:ind w:left="2160" w:hanging="180"/>
        </w:pPr>
      </w:lvl>
    </w:lvlOverride>
    <w:lvlOverride w:ilvl="3">
      <w:lvl w:ilvl="3" w:tplc="FFFFFFFF" w:tentative="1">
        <w:start w:val="1"/>
        <w:numFmt w:val="decimal"/>
        <w:lvlText w:val="%4."/>
        <w:lvlJc w:val="left"/>
        <w:pPr>
          <w:ind w:left="2880" w:hanging="360"/>
        </w:pPr>
      </w:lvl>
    </w:lvlOverride>
    <w:lvlOverride w:ilvl="4">
      <w:lvl w:ilvl="4" w:tplc="FFFFFFFF" w:tentative="1">
        <w:start w:val="1"/>
        <w:numFmt w:val="lowerLetter"/>
        <w:lvlText w:val="%5."/>
        <w:lvlJc w:val="left"/>
        <w:pPr>
          <w:ind w:left="3600" w:hanging="360"/>
        </w:pPr>
      </w:lvl>
    </w:lvlOverride>
    <w:lvlOverride w:ilvl="5">
      <w:lvl w:ilvl="5" w:tplc="FFFFFFFF" w:tentative="1">
        <w:start w:val="1"/>
        <w:numFmt w:val="lowerRoman"/>
        <w:lvlText w:val="%6."/>
        <w:lvlJc w:val="right"/>
        <w:pPr>
          <w:ind w:left="4320" w:hanging="180"/>
        </w:pPr>
      </w:lvl>
    </w:lvlOverride>
    <w:lvlOverride w:ilvl="6">
      <w:lvl w:ilvl="6" w:tplc="FFFFFFFF" w:tentative="1">
        <w:start w:val="1"/>
        <w:numFmt w:val="decimal"/>
        <w:lvlText w:val="%7."/>
        <w:lvlJc w:val="left"/>
        <w:pPr>
          <w:ind w:left="5040" w:hanging="360"/>
        </w:pPr>
      </w:lvl>
    </w:lvlOverride>
    <w:lvlOverride w:ilvl="7">
      <w:lvl w:ilvl="7" w:tplc="FFFFFFFF" w:tentative="1">
        <w:start w:val="1"/>
        <w:numFmt w:val="lowerLetter"/>
        <w:lvlText w:val="%8."/>
        <w:lvlJc w:val="left"/>
        <w:pPr>
          <w:ind w:left="5760" w:hanging="360"/>
        </w:pPr>
      </w:lvl>
    </w:lvlOverride>
    <w:lvlOverride w:ilvl="8">
      <w:lvl w:ilvl="8" w:tplc="FFFFFFFF" w:tentative="1">
        <w:start w:val="1"/>
        <w:numFmt w:val="lowerRoman"/>
        <w:lvlText w:val="%9."/>
        <w:lvlJc w:val="right"/>
        <w:pPr>
          <w:ind w:left="6480" w:hanging="180"/>
        </w:pPr>
      </w:lvl>
    </w:lvlOverride>
  </w:num>
  <w:num w:numId="32" w16cid:durableId="1002850318">
    <w:abstractNumId w:val="42"/>
  </w:num>
  <w:num w:numId="33" w16cid:durableId="1518693105">
    <w:abstractNumId w:val="3"/>
  </w:num>
  <w:num w:numId="34" w16cid:durableId="824474015">
    <w:abstractNumId w:val="8"/>
  </w:num>
  <w:num w:numId="35" w16cid:durableId="2062167430">
    <w:abstractNumId w:val="33"/>
  </w:num>
  <w:num w:numId="36" w16cid:durableId="182404848">
    <w:abstractNumId w:val="33"/>
    <w:lvlOverride w:ilvl="0">
      <w:startOverride w:val="1"/>
    </w:lvlOverride>
  </w:num>
  <w:num w:numId="37" w16cid:durableId="63643547">
    <w:abstractNumId w:val="0"/>
  </w:num>
  <w:num w:numId="38" w16cid:durableId="1728913262">
    <w:abstractNumId w:val="0"/>
  </w:num>
  <w:num w:numId="39" w16cid:durableId="1074930814">
    <w:abstractNumId w:val="21"/>
  </w:num>
  <w:num w:numId="40" w16cid:durableId="1052194557">
    <w:abstractNumId w:val="43"/>
  </w:num>
  <w:num w:numId="41" w16cid:durableId="251210407">
    <w:abstractNumId w:val="47"/>
  </w:num>
  <w:num w:numId="42" w16cid:durableId="2038308286">
    <w:abstractNumId w:val="27"/>
  </w:num>
  <w:num w:numId="43" w16cid:durableId="1673533221">
    <w:abstractNumId w:val="12"/>
  </w:num>
  <w:num w:numId="44" w16cid:durableId="1887644064">
    <w:abstractNumId w:val="14"/>
  </w:num>
  <w:num w:numId="45" w16cid:durableId="190186054">
    <w:abstractNumId w:val="30"/>
  </w:num>
  <w:num w:numId="46" w16cid:durableId="1913419294">
    <w:abstractNumId w:val="5"/>
  </w:num>
  <w:num w:numId="47" w16cid:durableId="1020206692">
    <w:abstractNumId w:val="10"/>
  </w:num>
  <w:num w:numId="48" w16cid:durableId="1124424411">
    <w:abstractNumId w:val="26"/>
  </w:num>
  <w:num w:numId="49" w16cid:durableId="94641878">
    <w:abstractNumId w:val="16"/>
  </w:num>
  <w:num w:numId="50" w16cid:durableId="1886795860">
    <w:abstractNumId w:val="24"/>
  </w:num>
  <w:num w:numId="51" w16cid:durableId="979306203">
    <w:abstractNumId w:val="19"/>
  </w:num>
  <w:num w:numId="52" w16cid:durableId="611130962">
    <w:abstractNumId w:val="36"/>
  </w:num>
  <w:num w:numId="53" w16cid:durableId="232741954">
    <w:abstractNumId w:val="11"/>
  </w:num>
  <w:num w:numId="54" w16cid:durableId="167524000">
    <w:abstractNumId w:val="29"/>
  </w:num>
  <w:num w:numId="55" w16cid:durableId="1741780966">
    <w:abstractNumId w:val="48"/>
  </w:num>
  <w:num w:numId="56" w16cid:durableId="1937597190">
    <w:abstractNumId w:val="13"/>
  </w:num>
  <w:num w:numId="57" w16cid:durableId="1616936133">
    <w:abstractNumId w:val="37"/>
  </w:num>
  <w:num w:numId="58" w16cid:durableId="448092201">
    <w:abstractNumId w:val="35"/>
  </w:num>
  <w:num w:numId="59" w16cid:durableId="188029325">
    <w:abstractNumId w:val="46"/>
  </w:num>
  <w:numIdMacAtCleanup w:val="5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rishti">
    <w15:presenceInfo w15:providerId="None" w15:userId="Srisht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10"/>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WwsDQ1NrA0NDEyMDdR0lEKTi0uzszPAykwrQUAgRV2dSwAAAA="/>
  </w:docVars>
  <w:rsids>
    <w:rsidRoot w:val="00625848"/>
    <w:rsid w:val="00002B7A"/>
    <w:rsid w:val="0000553C"/>
    <w:rsid w:val="00005B89"/>
    <w:rsid w:val="0001318F"/>
    <w:rsid w:val="0001657F"/>
    <w:rsid w:val="00026AD7"/>
    <w:rsid w:val="0003290E"/>
    <w:rsid w:val="00035535"/>
    <w:rsid w:val="000406A5"/>
    <w:rsid w:val="00040786"/>
    <w:rsid w:val="00042F71"/>
    <w:rsid w:val="0004373F"/>
    <w:rsid w:val="00044457"/>
    <w:rsid w:val="00044561"/>
    <w:rsid w:val="00051505"/>
    <w:rsid w:val="00057C69"/>
    <w:rsid w:val="0006743D"/>
    <w:rsid w:val="000762B7"/>
    <w:rsid w:val="00081B48"/>
    <w:rsid w:val="00083573"/>
    <w:rsid w:val="0008366C"/>
    <w:rsid w:val="00086DB5"/>
    <w:rsid w:val="000876E5"/>
    <w:rsid w:val="000923F1"/>
    <w:rsid w:val="0009507C"/>
    <w:rsid w:val="000A458E"/>
    <w:rsid w:val="000B04EF"/>
    <w:rsid w:val="000B4693"/>
    <w:rsid w:val="000B6564"/>
    <w:rsid w:val="000C4C9F"/>
    <w:rsid w:val="000C6DAA"/>
    <w:rsid w:val="000E0560"/>
    <w:rsid w:val="000E22ED"/>
    <w:rsid w:val="000E393D"/>
    <w:rsid w:val="000F673A"/>
    <w:rsid w:val="001107FE"/>
    <w:rsid w:val="00120DBE"/>
    <w:rsid w:val="00123A1A"/>
    <w:rsid w:val="00131ABA"/>
    <w:rsid w:val="00144C16"/>
    <w:rsid w:val="00152E39"/>
    <w:rsid w:val="0016180C"/>
    <w:rsid w:val="00175ADB"/>
    <w:rsid w:val="00182302"/>
    <w:rsid w:val="001859B8"/>
    <w:rsid w:val="00192EB8"/>
    <w:rsid w:val="00195BC0"/>
    <w:rsid w:val="001B1A8B"/>
    <w:rsid w:val="001C3360"/>
    <w:rsid w:val="001C37EA"/>
    <w:rsid w:val="001D6940"/>
    <w:rsid w:val="001E2059"/>
    <w:rsid w:val="001E2C41"/>
    <w:rsid w:val="001F3979"/>
    <w:rsid w:val="0020073A"/>
    <w:rsid w:val="002046A5"/>
    <w:rsid w:val="00204BA3"/>
    <w:rsid w:val="00212253"/>
    <w:rsid w:val="00217116"/>
    <w:rsid w:val="00217A7E"/>
    <w:rsid w:val="0022221B"/>
    <w:rsid w:val="00235DDE"/>
    <w:rsid w:val="00246F88"/>
    <w:rsid w:val="0025053C"/>
    <w:rsid w:val="0025148A"/>
    <w:rsid w:val="00251F34"/>
    <w:rsid w:val="00253485"/>
    <w:rsid w:val="00255DC2"/>
    <w:rsid w:val="00283AA0"/>
    <w:rsid w:val="002A17B7"/>
    <w:rsid w:val="002A6F02"/>
    <w:rsid w:val="002A7053"/>
    <w:rsid w:val="002B3E85"/>
    <w:rsid w:val="002B575F"/>
    <w:rsid w:val="002C3D56"/>
    <w:rsid w:val="002C3EFE"/>
    <w:rsid w:val="002C7C0A"/>
    <w:rsid w:val="002D05D6"/>
    <w:rsid w:val="002D555C"/>
    <w:rsid w:val="002E3F81"/>
    <w:rsid w:val="002E5BC9"/>
    <w:rsid w:val="002F0AB3"/>
    <w:rsid w:val="002F0EE1"/>
    <w:rsid w:val="002F0EEE"/>
    <w:rsid w:val="00302F29"/>
    <w:rsid w:val="003056C9"/>
    <w:rsid w:val="003146F9"/>
    <w:rsid w:val="003165FF"/>
    <w:rsid w:val="00321BC0"/>
    <w:rsid w:val="00321D0B"/>
    <w:rsid w:val="00342776"/>
    <w:rsid w:val="00345256"/>
    <w:rsid w:val="00347F9F"/>
    <w:rsid w:val="00351F6E"/>
    <w:rsid w:val="0035229D"/>
    <w:rsid w:val="00366C64"/>
    <w:rsid w:val="003714A4"/>
    <w:rsid w:val="0037517D"/>
    <w:rsid w:val="00375546"/>
    <w:rsid w:val="00386256"/>
    <w:rsid w:val="00396778"/>
    <w:rsid w:val="003A7FAA"/>
    <w:rsid w:val="003B6E22"/>
    <w:rsid w:val="003C0935"/>
    <w:rsid w:val="003C3243"/>
    <w:rsid w:val="003C40FD"/>
    <w:rsid w:val="003C45C6"/>
    <w:rsid w:val="003D12DF"/>
    <w:rsid w:val="003E3C90"/>
    <w:rsid w:val="003E7681"/>
    <w:rsid w:val="003F2D8D"/>
    <w:rsid w:val="00402246"/>
    <w:rsid w:val="004072D5"/>
    <w:rsid w:val="004073A2"/>
    <w:rsid w:val="00417531"/>
    <w:rsid w:val="004269F4"/>
    <w:rsid w:val="0043035F"/>
    <w:rsid w:val="00451A98"/>
    <w:rsid w:val="00456F3E"/>
    <w:rsid w:val="004720E9"/>
    <w:rsid w:val="0047308D"/>
    <w:rsid w:val="00485C80"/>
    <w:rsid w:val="004972E7"/>
    <w:rsid w:val="004A67CF"/>
    <w:rsid w:val="004B3436"/>
    <w:rsid w:val="004C0374"/>
    <w:rsid w:val="004E11BB"/>
    <w:rsid w:val="004E4C9B"/>
    <w:rsid w:val="004E6621"/>
    <w:rsid w:val="004F3CA1"/>
    <w:rsid w:val="004F4705"/>
    <w:rsid w:val="00511551"/>
    <w:rsid w:val="005154E1"/>
    <w:rsid w:val="00516C2D"/>
    <w:rsid w:val="00526D7C"/>
    <w:rsid w:val="00533D4A"/>
    <w:rsid w:val="005377E3"/>
    <w:rsid w:val="00570370"/>
    <w:rsid w:val="0057116A"/>
    <w:rsid w:val="0057403C"/>
    <w:rsid w:val="005941BF"/>
    <w:rsid w:val="005A24E0"/>
    <w:rsid w:val="005B73B5"/>
    <w:rsid w:val="005C5137"/>
    <w:rsid w:val="005C5FAD"/>
    <w:rsid w:val="005D5EFE"/>
    <w:rsid w:val="005E105E"/>
    <w:rsid w:val="0060629A"/>
    <w:rsid w:val="006225F0"/>
    <w:rsid w:val="00624A0A"/>
    <w:rsid w:val="00625700"/>
    <w:rsid w:val="00625848"/>
    <w:rsid w:val="0063659E"/>
    <w:rsid w:val="00641686"/>
    <w:rsid w:val="00641D62"/>
    <w:rsid w:val="00646771"/>
    <w:rsid w:val="00650858"/>
    <w:rsid w:val="00656CC0"/>
    <w:rsid w:val="006727C6"/>
    <w:rsid w:val="006739BB"/>
    <w:rsid w:val="00676D4E"/>
    <w:rsid w:val="00683D19"/>
    <w:rsid w:val="00692B33"/>
    <w:rsid w:val="006961B5"/>
    <w:rsid w:val="006A7853"/>
    <w:rsid w:val="006B60CD"/>
    <w:rsid w:val="006C3918"/>
    <w:rsid w:val="006C7E35"/>
    <w:rsid w:val="006D2BE9"/>
    <w:rsid w:val="006E4162"/>
    <w:rsid w:val="006E4A3B"/>
    <w:rsid w:val="006E4B28"/>
    <w:rsid w:val="006E5199"/>
    <w:rsid w:val="006F28B3"/>
    <w:rsid w:val="006F31A7"/>
    <w:rsid w:val="006F7553"/>
    <w:rsid w:val="007065FF"/>
    <w:rsid w:val="00710391"/>
    <w:rsid w:val="00711CE6"/>
    <w:rsid w:val="00713EA6"/>
    <w:rsid w:val="00714E28"/>
    <w:rsid w:val="007236E9"/>
    <w:rsid w:val="007312FF"/>
    <w:rsid w:val="00733CC1"/>
    <w:rsid w:val="00743F4C"/>
    <w:rsid w:val="00757BA6"/>
    <w:rsid w:val="00760A21"/>
    <w:rsid w:val="00766787"/>
    <w:rsid w:val="0077491A"/>
    <w:rsid w:val="00777B59"/>
    <w:rsid w:val="00780C03"/>
    <w:rsid w:val="00780EB8"/>
    <w:rsid w:val="00781C20"/>
    <w:rsid w:val="00783FFB"/>
    <w:rsid w:val="00793510"/>
    <w:rsid w:val="00794157"/>
    <w:rsid w:val="007A56D8"/>
    <w:rsid w:val="007B26AA"/>
    <w:rsid w:val="007B5FE0"/>
    <w:rsid w:val="007C7E9A"/>
    <w:rsid w:val="007D1AC5"/>
    <w:rsid w:val="007D3375"/>
    <w:rsid w:val="007E4B9A"/>
    <w:rsid w:val="007E550C"/>
    <w:rsid w:val="007F3C3B"/>
    <w:rsid w:val="00805409"/>
    <w:rsid w:val="008055EA"/>
    <w:rsid w:val="00823A86"/>
    <w:rsid w:val="008313BB"/>
    <w:rsid w:val="00834BD3"/>
    <w:rsid w:val="00837C4C"/>
    <w:rsid w:val="008468B5"/>
    <w:rsid w:val="00856C03"/>
    <w:rsid w:val="008576A5"/>
    <w:rsid w:val="00876967"/>
    <w:rsid w:val="00881C74"/>
    <w:rsid w:val="0088436B"/>
    <w:rsid w:val="00887581"/>
    <w:rsid w:val="0089201C"/>
    <w:rsid w:val="0089352A"/>
    <w:rsid w:val="008972CF"/>
    <w:rsid w:val="00897777"/>
    <w:rsid w:val="00897F28"/>
    <w:rsid w:val="008A7486"/>
    <w:rsid w:val="008B2B0F"/>
    <w:rsid w:val="008C1471"/>
    <w:rsid w:val="008C3647"/>
    <w:rsid w:val="008C5B2B"/>
    <w:rsid w:val="008D0B73"/>
    <w:rsid w:val="008D1019"/>
    <w:rsid w:val="008E549F"/>
    <w:rsid w:val="008E5B6C"/>
    <w:rsid w:val="008F1ABA"/>
    <w:rsid w:val="008F2B0B"/>
    <w:rsid w:val="008F7FC4"/>
    <w:rsid w:val="00900599"/>
    <w:rsid w:val="009044AE"/>
    <w:rsid w:val="0090482A"/>
    <w:rsid w:val="00905005"/>
    <w:rsid w:val="00906FC7"/>
    <w:rsid w:val="00915347"/>
    <w:rsid w:val="009172E9"/>
    <w:rsid w:val="009258DE"/>
    <w:rsid w:val="00930A0C"/>
    <w:rsid w:val="00933155"/>
    <w:rsid w:val="00940E1A"/>
    <w:rsid w:val="00956561"/>
    <w:rsid w:val="00960343"/>
    <w:rsid w:val="00960FE8"/>
    <w:rsid w:val="00967DCC"/>
    <w:rsid w:val="00972C0E"/>
    <w:rsid w:val="00980963"/>
    <w:rsid w:val="00994FAC"/>
    <w:rsid w:val="00996EE8"/>
    <w:rsid w:val="009A1AEA"/>
    <w:rsid w:val="009B10EF"/>
    <w:rsid w:val="009B2460"/>
    <w:rsid w:val="009B3F15"/>
    <w:rsid w:val="009B6781"/>
    <w:rsid w:val="009D468C"/>
    <w:rsid w:val="009E59E1"/>
    <w:rsid w:val="00A01560"/>
    <w:rsid w:val="00A14F90"/>
    <w:rsid w:val="00A15FA9"/>
    <w:rsid w:val="00A268AC"/>
    <w:rsid w:val="00A37EA9"/>
    <w:rsid w:val="00A410BD"/>
    <w:rsid w:val="00A42540"/>
    <w:rsid w:val="00A44C8F"/>
    <w:rsid w:val="00A5088E"/>
    <w:rsid w:val="00A51B6A"/>
    <w:rsid w:val="00A55F8D"/>
    <w:rsid w:val="00A568AA"/>
    <w:rsid w:val="00A57EC6"/>
    <w:rsid w:val="00A617F7"/>
    <w:rsid w:val="00A6224F"/>
    <w:rsid w:val="00A6433C"/>
    <w:rsid w:val="00A755A7"/>
    <w:rsid w:val="00A8090E"/>
    <w:rsid w:val="00A833A5"/>
    <w:rsid w:val="00A97816"/>
    <w:rsid w:val="00AA1BDD"/>
    <w:rsid w:val="00AB3572"/>
    <w:rsid w:val="00AB381E"/>
    <w:rsid w:val="00AB3975"/>
    <w:rsid w:val="00AC1520"/>
    <w:rsid w:val="00AC23DB"/>
    <w:rsid w:val="00AC253E"/>
    <w:rsid w:val="00AD0E73"/>
    <w:rsid w:val="00AD333E"/>
    <w:rsid w:val="00AD5EA2"/>
    <w:rsid w:val="00AE7972"/>
    <w:rsid w:val="00AF2E3E"/>
    <w:rsid w:val="00AF4FE0"/>
    <w:rsid w:val="00B016DD"/>
    <w:rsid w:val="00B02DDC"/>
    <w:rsid w:val="00B11C01"/>
    <w:rsid w:val="00B25692"/>
    <w:rsid w:val="00B34934"/>
    <w:rsid w:val="00B507A0"/>
    <w:rsid w:val="00B62217"/>
    <w:rsid w:val="00B63667"/>
    <w:rsid w:val="00B72559"/>
    <w:rsid w:val="00B74201"/>
    <w:rsid w:val="00B75AB4"/>
    <w:rsid w:val="00B77E43"/>
    <w:rsid w:val="00B82214"/>
    <w:rsid w:val="00B84D86"/>
    <w:rsid w:val="00B926CB"/>
    <w:rsid w:val="00B928E4"/>
    <w:rsid w:val="00BA5C3C"/>
    <w:rsid w:val="00BA75F8"/>
    <w:rsid w:val="00BA7F42"/>
    <w:rsid w:val="00BB12A8"/>
    <w:rsid w:val="00BB155C"/>
    <w:rsid w:val="00BB3524"/>
    <w:rsid w:val="00BB5DDB"/>
    <w:rsid w:val="00BC225E"/>
    <w:rsid w:val="00BD0C70"/>
    <w:rsid w:val="00BD1092"/>
    <w:rsid w:val="00BD5F67"/>
    <w:rsid w:val="00BF563D"/>
    <w:rsid w:val="00C13BA3"/>
    <w:rsid w:val="00C13C29"/>
    <w:rsid w:val="00C24D5F"/>
    <w:rsid w:val="00C305C2"/>
    <w:rsid w:val="00C31F0D"/>
    <w:rsid w:val="00C46E79"/>
    <w:rsid w:val="00C52246"/>
    <w:rsid w:val="00C6036B"/>
    <w:rsid w:val="00C63EC5"/>
    <w:rsid w:val="00C869CB"/>
    <w:rsid w:val="00C86E39"/>
    <w:rsid w:val="00CA1874"/>
    <w:rsid w:val="00CA6204"/>
    <w:rsid w:val="00CA6236"/>
    <w:rsid w:val="00CA6394"/>
    <w:rsid w:val="00CB75DA"/>
    <w:rsid w:val="00CC53DA"/>
    <w:rsid w:val="00CC74FE"/>
    <w:rsid w:val="00CC76C1"/>
    <w:rsid w:val="00CD4B73"/>
    <w:rsid w:val="00CD7433"/>
    <w:rsid w:val="00CF7661"/>
    <w:rsid w:val="00D02824"/>
    <w:rsid w:val="00D06393"/>
    <w:rsid w:val="00D16067"/>
    <w:rsid w:val="00D24079"/>
    <w:rsid w:val="00D336DE"/>
    <w:rsid w:val="00D33A06"/>
    <w:rsid w:val="00D44A44"/>
    <w:rsid w:val="00D469DC"/>
    <w:rsid w:val="00D5505B"/>
    <w:rsid w:val="00D6146D"/>
    <w:rsid w:val="00D61752"/>
    <w:rsid w:val="00D625D6"/>
    <w:rsid w:val="00D62D2A"/>
    <w:rsid w:val="00D651AC"/>
    <w:rsid w:val="00D67907"/>
    <w:rsid w:val="00D90304"/>
    <w:rsid w:val="00D92B80"/>
    <w:rsid w:val="00DB0C69"/>
    <w:rsid w:val="00DB4A75"/>
    <w:rsid w:val="00DB5C89"/>
    <w:rsid w:val="00DB66E3"/>
    <w:rsid w:val="00DD51A0"/>
    <w:rsid w:val="00DE436D"/>
    <w:rsid w:val="00DE772B"/>
    <w:rsid w:val="00E02C02"/>
    <w:rsid w:val="00E051AA"/>
    <w:rsid w:val="00E07D5C"/>
    <w:rsid w:val="00E20017"/>
    <w:rsid w:val="00E2273F"/>
    <w:rsid w:val="00E22EA5"/>
    <w:rsid w:val="00E230ED"/>
    <w:rsid w:val="00E24FDA"/>
    <w:rsid w:val="00E32E2E"/>
    <w:rsid w:val="00E359EF"/>
    <w:rsid w:val="00E4008F"/>
    <w:rsid w:val="00E410A8"/>
    <w:rsid w:val="00E43317"/>
    <w:rsid w:val="00E45E13"/>
    <w:rsid w:val="00E50032"/>
    <w:rsid w:val="00E501AA"/>
    <w:rsid w:val="00E514A1"/>
    <w:rsid w:val="00E5539F"/>
    <w:rsid w:val="00E60CC4"/>
    <w:rsid w:val="00E612A9"/>
    <w:rsid w:val="00E63B32"/>
    <w:rsid w:val="00E652D1"/>
    <w:rsid w:val="00E710F2"/>
    <w:rsid w:val="00E71712"/>
    <w:rsid w:val="00E76702"/>
    <w:rsid w:val="00E8566C"/>
    <w:rsid w:val="00E90E41"/>
    <w:rsid w:val="00EA40E1"/>
    <w:rsid w:val="00EA7909"/>
    <w:rsid w:val="00EB0283"/>
    <w:rsid w:val="00EB33A2"/>
    <w:rsid w:val="00EB4098"/>
    <w:rsid w:val="00EF08DC"/>
    <w:rsid w:val="00EF5403"/>
    <w:rsid w:val="00EF6095"/>
    <w:rsid w:val="00F03AEF"/>
    <w:rsid w:val="00F23037"/>
    <w:rsid w:val="00F26228"/>
    <w:rsid w:val="00F31F0C"/>
    <w:rsid w:val="00F50DFF"/>
    <w:rsid w:val="00F520C9"/>
    <w:rsid w:val="00F543EA"/>
    <w:rsid w:val="00F56289"/>
    <w:rsid w:val="00F56932"/>
    <w:rsid w:val="00F66887"/>
    <w:rsid w:val="00F747F9"/>
    <w:rsid w:val="00F749C9"/>
    <w:rsid w:val="00F8327D"/>
    <w:rsid w:val="00F85DDE"/>
    <w:rsid w:val="00F85F5E"/>
    <w:rsid w:val="00F9204C"/>
    <w:rsid w:val="00F961D2"/>
    <w:rsid w:val="00F96C50"/>
    <w:rsid w:val="00FA4D1E"/>
    <w:rsid w:val="00FA63E6"/>
    <w:rsid w:val="00FB546B"/>
    <w:rsid w:val="00FB660C"/>
    <w:rsid w:val="00FC2BD8"/>
    <w:rsid w:val="00FC39A1"/>
    <w:rsid w:val="00FC7949"/>
    <w:rsid w:val="00FC79FB"/>
    <w:rsid w:val="00FD3BD8"/>
    <w:rsid w:val="00FD3EBA"/>
    <w:rsid w:val="00FD7FE1"/>
    <w:rsid w:val="00FE7AD7"/>
    <w:rsid w:val="00FF1DF3"/>
    <w:rsid w:val="00FF4006"/>
    <w:rsid w:val="220381DB"/>
    <w:rsid w:val="4AD6C8B7"/>
    <w:rsid w:val="6BC75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lsdException w:name="heading 4" w:semiHidden="1" w:uiPriority="0" w:unhideWhenUsed="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0"/>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latentStyles>
  <w:style w:type="paragraph" w:default="1" w:styleId="Normal">
    <w:name w:val="Normal"/>
    <w:rsid w:val="00C86E39"/>
    <w:pPr>
      <w:spacing w:after="0" w:line="276" w:lineRule="auto"/>
    </w:pPr>
    <w:rPr>
      <w:rFonts w:ascii="Arial" w:eastAsia="Arial" w:hAnsi="Arial" w:cs="Arial"/>
      <w:lang w:val="en-US"/>
    </w:rPr>
  </w:style>
  <w:style w:type="paragraph" w:styleId="Heading1">
    <w:name w:val="heading 1"/>
    <w:basedOn w:val="Normal"/>
    <w:next w:val="Normal"/>
    <w:link w:val="Heading1Char"/>
    <w:rsid w:val="00C86E39"/>
    <w:pPr>
      <w:keepNext/>
      <w:keepLines/>
      <w:spacing w:before="400" w:after="120"/>
      <w:outlineLvl w:val="0"/>
    </w:pPr>
    <w:rPr>
      <w:sz w:val="40"/>
      <w:szCs w:val="40"/>
    </w:rPr>
  </w:style>
  <w:style w:type="paragraph" w:styleId="Heading2">
    <w:name w:val="heading 2"/>
    <w:basedOn w:val="Normal"/>
    <w:next w:val="Normal"/>
    <w:link w:val="Heading2Char"/>
    <w:rsid w:val="00C86E39"/>
    <w:pPr>
      <w:keepNext/>
      <w:keepLines/>
      <w:spacing w:before="360" w:after="120"/>
      <w:outlineLvl w:val="1"/>
    </w:pPr>
    <w:rPr>
      <w:sz w:val="32"/>
      <w:szCs w:val="32"/>
    </w:rPr>
  </w:style>
  <w:style w:type="paragraph" w:styleId="Heading3">
    <w:name w:val="heading 3"/>
    <w:basedOn w:val="Normal"/>
    <w:next w:val="Normal"/>
    <w:link w:val="Heading3Char"/>
    <w:rsid w:val="00C86E39"/>
    <w:pPr>
      <w:keepNext/>
      <w:keepLines/>
      <w:spacing w:before="320" w:after="80"/>
      <w:outlineLvl w:val="2"/>
    </w:pPr>
    <w:rPr>
      <w:color w:val="434343"/>
      <w:sz w:val="28"/>
      <w:szCs w:val="28"/>
    </w:rPr>
  </w:style>
  <w:style w:type="paragraph" w:styleId="Heading4">
    <w:name w:val="heading 4"/>
    <w:basedOn w:val="Normal"/>
    <w:next w:val="Normal"/>
    <w:link w:val="Heading4Char"/>
    <w:rsid w:val="00C86E39"/>
    <w:pPr>
      <w:keepNext/>
      <w:keepLines/>
      <w:spacing w:before="280" w:after="80"/>
      <w:outlineLvl w:val="3"/>
    </w:pPr>
    <w:rPr>
      <w:color w:val="666666"/>
      <w:sz w:val="24"/>
      <w:szCs w:val="24"/>
    </w:rPr>
  </w:style>
  <w:style w:type="paragraph" w:styleId="Heading5">
    <w:name w:val="heading 5"/>
    <w:basedOn w:val="Normal"/>
    <w:next w:val="Normal"/>
    <w:link w:val="Heading5Char"/>
    <w:rsid w:val="00C86E39"/>
    <w:pPr>
      <w:keepNext/>
      <w:keepLines/>
      <w:spacing w:before="240" w:after="80"/>
      <w:outlineLvl w:val="4"/>
    </w:pPr>
    <w:rPr>
      <w:color w:val="666666"/>
    </w:rPr>
  </w:style>
  <w:style w:type="paragraph" w:styleId="Heading6">
    <w:name w:val="heading 6"/>
    <w:basedOn w:val="Normal"/>
    <w:next w:val="Normal"/>
    <w:link w:val="Heading6Char"/>
    <w:rsid w:val="00C86E39"/>
    <w:pPr>
      <w:keepNext/>
      <w:keepLines/>
      <w:spacing w:before="240" w:after="80"/>
      <w:outlineLvl w:val="5"/>
    </w:pPr>
    <w:rPr>
      <w:i/>
      <w:color w:val="666666"/>
    </w:rPr>
  </w:style>
  <w:style w:type="paragraph" w:styleId="Heading7">
    <w:name w:val="heading 7"/>
    <w:basedOn w:val="Normal"/>
    <w:next w:val="Normal"/>
    <w:link w:val="Heading7Char"/>
    <w:uiPriority w:val="9"/>
    <w:unhideWhenUsed/>
    <w:rsid w:val="00FC7949"/>
    <w:pPr>
      <w:keepNext/>
      <w:keepLines/>
      <w:spacing w:before="240" w:after="240" w:line="259" w:lineRule="auto"/>
      <w:outlineLvl w:val="6"/>
    </w:pPr>
    <w:rPr>
      <w:rFonts w:eastAsiaTheme="majorEastAsia" w:cstheme="majorBidi"/>
      <w:iCs/>
      <w:sz w:val="24"/>
    </w:rPr>
  </w:style>
  <w:style w:type="paragraph" w:styleId="Heading8">
    <w:name w:val="heading 8"/>
    <w:basedOn w:val="Normal"/>
    <w:next w:val="Normal"/>
    <w:link w:val="Heading8Char"/>
    <w:uiPriority w:val="9"/>
    <w:unhideWhenUsed/>
    <w:rsid w:val="00FC7949"/>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FC7949"/>
    <w:pPr>
      <w:keepNext/>
      <w:keepLines/>
      <w:spacing w:before="4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86E39"/>
    <w:rPr>
      <w:rFonts w:ascii="Arial" w:eastAsia="Arial" w:hAnsi="Arial" w:cs="Arial"/>
      <w:sz w:val="40"/>
      <w:szCs w:val="40"/>
      <w:lang w:val="en-US"/>
    </w:rPr>
  </w:style>
  <w:style w:type="character" w:customStyle="1" w:styleId="Heading2Char">
    <w:name w:val="Heading 2 Char"/>
    <w:basedOn w:val="DefaultParagraphFont"/>
    <w:link w:val="Heading2"/>
    <w:rsid w:val="00FC7949"/>
    <w:rPr>
      <w:rFonts w:ascii="Arial" w:eastAsia="Arial" w:hAnsi="Arial" w:cs="Arial"/>
      <w:sz w:val="32"/>
      <w:szCs w:val="32"/>
      <w:lang w:val="en-US"/>
    </w:rPr>
  </w:style>
  <w:style w:type="character" w:customStyle="1" w:styleId="Heading3Char">
    <w:name w:val="Heading 3 Char"/>
    <w:basedOn w:val="DefaultParagraphFont"/>
    <w:link w:val="Heading3"/>
    <w:rsid w:val="00FC7949"/>
    <w:rPr>
      <w:rFonts w:ascii="Arial" w:eastAsia="Arial" w:hAnsi="Arial" w:cs="Arial"/>
      <w:color w:val="434343"/>
      <w:sz w:val="28"/>
      <w:szCs w:val="28"/>
      <w:lang w:val="en-US"/>
    </w:rPr>
  </w:style>
  <w:style w:type="character" w:customStyle="1" w:styleId="Heading4Char">
    <w:name w:val="Heading 4 Char"/>
    <w:basedOn w:val="DefaultParagraphFont"/>
    <w:link w:val="Heading4"/>
    <w:rsid w:val="00FC7949"/>
    <w:rPr>
      <w:rFonts w:ascii="Arial" w:eastAsia="Arial" w:hAnsi="Arial" w:cs="Arial"/>
      <w:color w:val="666666"/>
      <w:sz w:val="24"/>
      <w:szCs w:val="24"/>
      <w:lang w:val="en-US"/>
    </w:rPr>
  </w:style>
  <w:style w:type="character" w:customStyle="1" w:styleId="Heading5Char">
    <w:name w:val="Heading 5 Char"/>
    <w:basedOn w:val="DefaultParagraphFont"/>
    <w:link w:val="Heading5"/>
    <w:rsid w:val="00FC7949"/>
    <w:rPr>
      <w:rFonts w:ascii="Arial" w:eastAsia="Arial" w:hAnsi="Arial" w:cs="Arial"/>
      <w:color w:val="666666"/>
      <w:lang w:val="en-US"/>
    </w:rPr>
  </w:style>
  <w:style w:type="character" w:customStyle="1" w:styleId="Heading6Char">
    <w:name w:val="Heading 6 Char"/>
    <w:basedOn w:val="DefaultParagraphFont"/>
    <w:link w:val="Heading6"/>
    <w:rsid w:val="00FC7949"/>
    <w:rPr>
      <w:rFonts w:ascii="Arial" w:eastAsia="Arial" w:hAnsi="Arial" w:cs="Arial"/>
      <w:i/>
      <w:color w:val="666666"/>
      <w:lang w:val="en-US"/>
    </w:rPr>
  </w:style>
  <w:style w:type="character" w:customStyle="1" w:styleId="Heading7Char">
    <w:name w:val="Heading 7 Char"/>
    <w:basedOn w:val="DefaultParagraphFont"/>
    <w:link w:val="Heading7"/>
    <w:uiPriority w:val="9"/>
    <w:rsid w:val="00FC7949"/>
    <w:rPr>
      <w:rFonts w:eastAsiaTheme="majorEastAsia" w:cstheme="majorBidi"/>
      <w:iCs/>
      <w:sz w:val="24"/>
      <w:lang w:val="en-US"/>
    </w:rPr>
  </w:style>
  <w:style w:type="character" w:customStyle="1" w:styleId="Heading8Char">
    <w:name w:val="Heading 8 Char"/>
    <w:basedOn w:val="DefaultParagraphFont"/>
    <w:link w:val="Heading8"/>
    <w:uiPriority w:val="9"/>
    <w:rsid w:val="00FC7949"/>
    <w:rPr>
      <w:rFonts w:eastAsiaTheme="majorEastAsia" w:cstheme="majorBidi"/>
      <w:szCs w:val="21"/>
      <w:lang w:val="en-US"/>
    </w:rPr>
  </w:style>
  <w:style w:type="character" w:customStyle="1" w:styleId="Heading9Char">
    <w:name w:val="Heading 9 Char"/>
    <w:basedOn w:val="DefaultParagraphFont"/>
    <w:link w:val="Heading9"/>
    <w:uiPriority w:val="9"/>
    <w:semiHidden/>
    <w:rsid w:val="00FC7949"/>
    <w:rPr>
      <w:rFonts w:asciiTheme="majorHAnsi" w:eastAsiaTheme="majorEastAsia" w:hAnsiTheme="majorHAnsi" w:cstheme="majorBidi"/>
      <w:i/>
      <w:iCs/>
      <w:sz w:val="21"/>
      <w:szCs w:val="21"/>
      <w:lang w:val="en-US"/>
    </w:rPr>
  </w:style>
  <w:style w:type="paragraph" w:styleId="Bibliography">
    <w:name w:val="Bibliography"/>
    <w:basedOn w:val="Normal"/>
    <w:next w:val="Normal"/>
    <w:uiPriority w:val="37"/>
    <w:semiHidden/>
    <w:rsid w:val="00FC7949"/>
  </w:style>
  <w:style w:type="paragraph" w:customStyle="1" w:styleId="P-Source">
    <w:name w:val="P - Source"/>
    <w:link w:val="P-SourceChar"/>
    <w:qFormat/>
    <w:rsid w:val="00FC7949"/>
    <w:pPr>
      <w:shd w:val="solid" w:color="auto" w:fill="auto"/>
    </w:pPr>
    <w:rPr>
      <w:rFonts w:ascii="Courier" w:eastAsia="Arial" w:hAnsi="Courier" w:cs="Consolas"/>
      <w:szCs w:val="21"/>
      <w:lang w:val="en"/>
    </w:rPr>
  </w:style>
  <w:style w:type="character" w:customStyle="1" w:styleId="P-SourceChar">
    <w:name w:val="P - Source Char"/>
    <w:basedOn w:val="DefaultParagraphFont"/>
    <w:link w:val="P-Source"/>
    <w:rsid w:val="00FC7949"/>
    <w:rPr>
      <w:rFonts w:ascii="Courier" w:eastAsia="Arial" w:hAnsi="Courier" w:cs="Consolas"/>
      <w:szCs w:val="21"/>
      <w:shd w:val="solid" w:color="auto" w:fill="auto"/>
      <w:lang w:val="en"/>
    </w:rPr>
  </w:style>
  <w:style w:type="paragraph" w:customStyle="1" w:styleId="SC-Source">
    <w:name w:val="SC - Source"/>
    <w:basedOn w:val="P-Source"/>
    <w:link w:val="SC-SourceChar"/>
    <w:qFormat/>
    <w:rsid w:val="00FC7949"/>
    <w:pPr>
      <w:shd w:val="pct50" w:color="C1E4F5" w:themeColor="accent1" w:themeTint="33" w:fill="auto"/>
    </w:pPr>
  </w:style>
  <w:style w:type="character" w:customStyle="1" w:styleId="SC-SourceChar">
    <w:name w:val="SC - Source Char"/>
    <w:basedOn w:val="P-SourceChar"/>
    <w:link w:val="SC-Source"/>
    <w:rsid w:val="00FC7949"/>
    <w:rPr>
      <w:rFonts w:ascii="Courier" w:eastAsia="Arial" w:hAnsi="Courier" w:cs="Consolas"/>
      <w:szCs w:val="21"/>
      <w:shd w:val="pct50" w:color="C1E4F5" w:themeColor="accent1" w:themeTint="33" w:fill="auto"/>
      <w:lang w:val="en"/>
    </w:rPr>
  </w:style>
  <w:style w:type="paragraph" w:customStyle="1" w:styleId="coding">
    <w:name w:val="coding"/>
    <w:basedOn w:val="SC-Source"/>
    <w:link w:val="codingChar"/>
    <w:qFormat/>
    <w:rsid w:val="00FC7949"/>
  </w:style>
  <w:style w:type="character" w:customStyle="1" w:styleId="codingChar">
    <w:name w:val="coding Char"/>
    <w:basedOn w:val="SC-SourceChar"/>
    <w:link w:val="coding"/>
    <w:rsid w:val="00FC7949"/>
    <w:rPr>
      <w:rFonts w:ascii="Courier" w:eastAsia="Arial" w:hAnsi="Courier" w:cs="Consolas"/>
      <w:szCs w:val="21"/>
      <w:shd w:val="pct50" w:color="C1E4F5" w:themeColor="accent1" w:themeTint="33" w:fill="auto"/>
      <w:lang w:val="en"/>
    </w:rPr>
  </w:style>
  <w:style w:type="paragraph" w:customStyle="1" w:styleId="H1-Chapter">
    <w:name w:val="H1 - Chapter"/>
    <w:basedOn w:val="Normal"/>
    <w:next w:val="P-Regular"/>
    <w:qFormat/>
    <w:rsid w:val="00C305C2"/>
    <w:pPr>
      <w:spacing w:line="240" w:lineRule="auto"/>
      <w:contextualSpacing/>
      <w:jc w:val="right"/>
    </w:pPr>
    <w:rPr>
      <w:rFonts w:ascii="Calibri Light" w:eastAsiaTheme="majorEastAsia" w:hAnsi="Calibri Light" w:cs="Calibri Light"/>
      <w:spacing w:val="-10"/>
      <w:kern w:val="28"/>
      <w:sz w:val="56"/>
      <w:szCs w:val="56"/>
    </w:rPr>
  </w:style>
  <w:style w:type="paragraph" w:customStyle="1" w:styleId="H1-Section">
    <w:name w:val="H1 - Section"/>
    <w:basedOn w:val="Heading1"/>
    <w:next w:val="Normal"/>
    <w:qFormat/>
    <w:rsid w:val="006E5199"/>
    <w:pPr>
      <w:spacing w:after="160"/>
    </w:pPr>
    <w:rPr>
      <w:rFonts w:ascii="Calibri" w:eastAsiaTheme="minorHAnsi" w:hAnsi="Calibri" w:cs="Calibri"/>
      <w:b/>
      <w:sz w:val="36"/>
    </w:rPr>
  </w:style>
  <w:style w:type="paragraph" w:customStyle="1" w:styleId="H2-Heading">
    <w:name w:val="H2 - Heading"/>
    <w:basedOn w:val="Heading2"/>
    <w:next w:val="Normal"/>
    <w:qFormat/>
    <w:rsid w:val="00FC7949"/>
    <w:pPr>
      <w:spacing w:before="280" w:after="160"/>
    </w:pPr>
    <w:rPr>
      <w:rFonts w:asciiTheme="minorHAnsi" w:eastAsiaTheme="minorHAnsi" w:hAnsiTheme="minorHAnsi" w:cstheme="minorBidi"/>
      <w:b/>
      <w:sz w:val="28"/>
    </w:rPr>
  </w:style>
  <w:style w:type="paragraph" w:customStyle="1" w:styleId="H3-Subheading">
    <w:name w:val="H3 - Subheading"/>
    <w:basedOn w:val="Heading3"/>
    <w:next w:val="Normal"/>
    <w:qFormat/>
    <w:rsid w:val="00FC7949"/>
    <w:pPr>
      <w:keepNext w:val="0"/>
      <w:keepLines w:val="0"/>
      <w:mirrorIndents/>
    </w:pPr>
    <w:rPr>
      <w:rFonts w:asciiTheme="minorHAnsi" w:eastAsiaTheme="minorHAnsi" w:hAnsiTheme="minorHAnsi" w:cstheme="minorBidi"/>
      <w:b/>
      <w:color w:val="auto"/>
    </w:rPr>
  </w:style>
  <w:style w:type="paragraph" w:customStyle="1" w:styleId="H4-Subheading">
    <w:name w:val="H4 - Subheading"/>
    <w:basedOn w:val="Heading4"/>
    <w:next w:val="Normal"/>
    <w:qFormat/>
    <w:rsid w:val="00FC7949"/>
    <w:pPr>
      <w:spacing w:after="280"/>
    </w:pPr>
    <w:rPr>
      <w:rFonts w:asciiTheme="minorHAnsi" w:eastAsiaTheme="minorHAnsi" w:hAnsiTheme="minorHAnsi" w:cstheme="minorBidi"/>
      <w:b/>
      <w:i/>
      <w:iCs/>
      <w:color w:val="auto"/>
    </w:rPr>
  </w:style>
  <w:style w:type="character" w:styleId="Hyperlink">
    <w:name w:val="Hyperlink"/>
    <w:basedOn w:val="DefaultParagraphFont"/>
    <w:uiPriority w:val="99"/>
    <w:unhideWhenUsed/>
    <w:rsid w:val="00C86E39"/>
    <w:rPr>
      <w:color w:val="467886" w:themeColor="hyperlink"/>
      <w:u w:val="single"/>
    </w:rPr>
  </w:style>
  <w:style w:type="paragraph" w:customStyle="1" w:styleId="IMG-Caption">
    <w:name w:val="IMG - Caption"/>
    <w:next w:val="Normal"/>
    <w:qFormat/>
    <w:rsid w:val="00FC7949"/>
    <w:pPr>
      <w:spacing w:before="120" w:after="240"/>
      <w:jc w:val="center"/>
    </w:pPr>
    <w:rPr>
      <w:rFonts w:eastAsia="Arial"/>
      <w:b/>
      <w:color w:val="FF0000"/>
      <w:sz w:val="20"/>
      <w:lang w:val="en"/>
    </w:rPr>
  </w:style>
  <w:style w:type="paragraph" w:customStyle="1" w:styleId="L-Bullets">
    <w:name w:val="L - Bullets"/>
    <w:basedOn w:val="Normal"/>
    <w:qFormat/>
    <w:rsid w:val="00FC7949"/>
    <w:pPr>
      <w:numPr>
        <w:numId w:val="25"/>
      </w:numPr>
      <w:spacing w:before="120" w:after="120" w:line="300" w:lineRule="auto"/>
    </w:pPr>
    <w:rPr>
      <w:lang w:val="en"/>
    </w:rPr>
  </w:style>
  <w:style w:type="paragraph" w:customStyle="1" w:styleId="L-Numbers">
    <w:name w:val="L - Numbers"/>
    <w:basedOn w:val="Normal"/>
    <w:qFormat/>
    <w:rsid w:val="00FC7949"/>
    <w:pPr>
      <w:numPr>
        <w:numId w:val="35"/>
      </w:numPr>
      <w:spacing w:before="160" w:line="300" w:lineRule="auto"/>
    </w:pPr>
    <w:rPr>
      <w:lang w:val="en"/>
    </w:rPr>
  </w:style>
  <w:style w:type="paragraph" w:customStyle="1" w:styleId="L-Regular">
    <w:name w:val="L - Regular"/>
    <w:basedOn w:val="L-Numbers"/>
    <w:qFormat/>
    <w:rsid w:val="00FC7949"/>
    <w:pPr>
      <w:numPr>
        <w:numId w:val="0"/>
      </w:numPr>
      <w:ind w:left="720"/>
    </w:pPr>
  </w:style>
  <w:style w:type="paragraph" w:customStyle="1" w:styleId="L-Source">
    <w:name w:val="L - Source"/>
    <w:basedOn w:val="P-Source"/>
    <w:rsid w:val="00FC7949"/>
    <w:pPr>
      <w:shd w:val="pct50" w:color="C1E4F5" w:themeColor="accent1" w:themeTint="33" w:fill="auto"/>
      <w:ind w:left="720"/>
    </w:pPr>
  </w:style>
  <w:style w:type="character" w:customStyle="1" w:styleId="P-Bold">
    <w:name w:val="P - Bold"/>
    <w:uiPriority w:val="1"/>
    <w:qFormat/>
    <w:rsid w:val="00FC7949"/>
    <w:rPr>
      <w:rFonts w:ascii="Arial" w:hAnsi="Arial"/>
      <w:b/>
      <w:sz w:val="22"/>
      <w:bdr w:val="none" w:sz="0" w:space="0" w:color="auto"/>
      <w:shd w:val="clear" w:color="auto" w:fill="73FDD6"/>
    </w:rPr>
  </w:style>
  <w:style w:type="paragraph" w:customStyle="1" w:styleId="P-Callout">
    <w:name w:val="P - Callout"/>
    <w:basedOn w:val="Normal"/>
    <w:next w:val="Normal"/>
    <w:qFormat/>
    <w:rsid w:val="00FC7949"/>
    <w:pPr>
      <w:shd w:val="clear" w:color="auto" w:fill="D9F2D0" w:themeFill="accent6" w:themeFillTint="33"/>
      <w:spacing w:before="120" w:after="360" w:line="259" w:lineRule="auto"/>
      <w:mirrorIndents/>
    </w:pPr>
    <w:rPr>
      <w:lang w:val="en"/>
    </w:rPr>
  </w:style>
  <w:style w:type="paragraph" w:customStyle="1" w:styleId="P-CalloutHeading">
    <w:name w:val="P - Callout Heading"/>
    <w:next w:val="Normal"/>
    <w:qFormat/>
    <w:rsid w:val="00FC7949"/>
    <w:pPr>
      <w:shd w:val="clear" w:color="auto" w:fill="B3E5A1" w:themeFill="accent6" w:themeFillTint="66"/>
      <w:spacing w:before="360"/>
      <w:mirrorIndents/>
    </w:pPr>
    <w:rPr>
      <w:rFonts w:eastAsia="Arial"/>
      <w:b/>
      <w:color w:val="434343"/>
      <w:sz w:val="24"/>
      <w:szCs w:val="28"/>
      <w:lang w:val="en"/>
    </w:rPr>
  </w:style>
  <w:style w:type="character" w:customStyle="1" w:styleId="P-Code">
    <w:name w:val="P - Code"/>
    <w:uiPriority w:val="1"/>
    <w:qFormat/>
    <w:rsid w:val="00FC7949"/>
    <w:rPr>
      <w:rFonts w:ascii="Courier" w:hAnsi="Courier"/>
      <w:sz w:val="22"/>
      <w:bdr w:val="none" w:sz="0" w:space="0" w:color="auto"/>
      <w:shd w:val="clear" w:color="auto" w:fill="D5FC79"/>
    </w:rPr>
  </w:style>
  <w:style w:type="character" w:customStyle="1" w:styleId="P-Italics">
    <w:name w:val="P - Italics"/>
    <w:uiPriority w:val="1"/>
    <w:qFormat/>
    <w:rsid w:val="00FC7949"/>
    <w:rPr>
      <w:rFonts w:ascii="Arial" w:hAnsi="Arial"/>
      <w:i/>
      <w:color w:val="auto"/>
      <w:sz w:val="22"/>
      <w:bdr w:val="none" w:sz="0" w:space="0" w:color="auto"/>
      <w:shd w:val="clear" w:color="auto" w:fill="FFFC00"/>
    </w:rPr>
  </w:style>
  <w:style w:type="character" w:customStyle="1" w:styleId="P-Keyword">
    <w:name w:val="P - Keyword"/>
    <w:uiPriority w:val="1"/>
    <w:qFormat/>
    <w:rsid w:val="00FC7949"/>
    <w:rPr>
      <w:rFonts w:ascii="Arial" w:hAnsi="Arial"/>
      <w:b/>
      <w:color w:val="auto"/>
      <w:sz w:val="22"/>
      <w:u w:val="single"/>
      <w:bdr w:val="none" w:sz="0" w:space="0" w:color="auto"/>
      <w:shd w:val="clear" w:color="auto" w:fill="FF8AD8"/>
    </w:rPr>
  </w:style>
  <w:style w:type="paragraph" w:customStyle="1" w:styleId="P-Quote">
    <w:name w:val="P - Quote"/>
    <w:rsid w:val="00FC7949"/>
    <w:pPr>
      <w:spacing w:after="0" w:line="276" w:lineRule="auto"/>
    </w:pPr>
    <w:rPr>
      <w:rFonts w:ascii="Arial" w:eastAsia="Arial" w:hAnsi="Arial" w:cs="Arial"/>
      <w:i/>
      <w:iCs/>
      <w:lang w:val="en"/>
    </w:rPr>
  </w:style>
  <w:style w:type="paragraph" w:customStyle="1" w:styleId="P-Regular">
    <w:name w:val="P - Regular"/>
    <w:basedOn w:val="Normal"/>
    <w:qFormat/>
    <w:rsid w:val="00FC7949"/>
    <w:pPr>
      <w:spacing w:before="120" w:after="120" w:line="259" w:lineRule="auto"/>
    </w:pPr>
    <w:rPr>
      <w:lang w:val="en"/>
    </w:rPr>
  </w:style>
  <w:style w:type="character" w:customStyle="1" w:styleId="P-URL">
    <w:name w:val="P - URL"/>
    <w:basedOn w:val="DefaultParagraphFont"/>
    <w:uiPriority w:val="1"/>
    <w:qFormat/>
    <w:rsid w:val="00FC7949"/>
    <w:rPr>
      <w:rFonts w:ascii="Arial" w:hAnsi="Arial"/>
      <w:color w:val="0000FF"/>
      <w:sz w:val="22"/>
      <w:u w:val="single"/>
      <w:bdr w:val="none" w:sz="0" w:space="0" w:color="auto"/>
      <w:shd w:val="clear" w:color="auto" w:fill="00FA00"/>
    </w:rPr>
  </w:style>
  <w:style w:type="paragraph" w:customStyle="1" w:styleId="SC-Heading">
    <w:name w:val="SC - Heading"/>
    <w:next w:val="H1-Section"/>
    <w:qFormat/>
    <w:rsid w:val="00FC7949"/>
    <w:pPr>
      <w:spacing w:before="240" w:after="240"/>
    </w:pPr>
    <w:rPr>
      <w:rFonts w:eastAsiaTheme="majorEastAsia" w:cstheme="majorBidi"/>
      <w:b/>
      <w:iCs/>
      <w:color w:val="FF0000"/>
      <w:sz w:val="24"/>
      <w:lang w:val="en"/>
    </w:rPr>
  </w:style>
  <w:style w:type="character" w:customStyle="1" w:styleId="SC-Highlight">
    <w:name w:val="SC - Highlight"/>
    <w:uiPriority w:val="1"/>
    <w:qFormat/>
    <w:rsid w:val="00FC7949"/>
    <w:rPr>
      <w:rFonts w:ascii="Courier" w:hAnsi="Courier"/>
      <w:b/>
      <w:bdr w:val="none" w:sz="0" w:space="0" w:color="auto"/>
      <w:shd w:val="clear" w:color="auto" w:fill="F4D3D2"/>
    </w:rPr>
  </w:style>
  <w:style w:type="paragraph" w:customStyle="1" w:styleId="SC-Link">
    <w:name w:val="SC - Link"/>
    <w:qFormat/>
    <w:rsid w:val="00FC7949"/>
    <w:pPr>
      <w:spacing w:before="200" w:after="240"/>
    </w:pPr>
    <w:rPr>
      <w:rFonts w:eastAsiaTheme="majorEastAsia" w:cstheme="majorBidi"/>
      <w:b/>
      <w:color w:val="00B050"/>
      <w:szCs w:val="21"/>
      <w:lang w:val="en"/>
    </w:rPr>
  </w:style>
  <w:style w:type="paragraph" w:customStyle="1" w:styleId="SP-Editorial">
    <w:name w:val="SP - Editorial"/>
    <w:next w:val="P-Regular"/>
    <w:qFormat/>
    <w:rsid w:val="00FC7949"/>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table" w:styleId="TableGrid">
    <w:name w:val="Table Grid"/>
    <w:basedOn w:val="TableNormal"/>
    <w:uiPriority w:val="59"/>
    <w:rsid w:val="00C86E39"/>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86E39"/>
    <w:pPr>
      <w:ind w:left="720"/>
      <w:contextualSpacing/>
    </w:pPr>
  </w:style>
  <w:style w:type="paragraph" w:styleId="Header">
    <w:name w:val="header"/>
    <w:basedOn w:val="Normal"/>
    <w:link w:val="HeaderChar"/>
    <w:uiPriority w:val="99"/>
    <w:unhideWhenUsed/>
    <w:rsid w:val="00C86E39"/>
    <w:pPr>
      <w:tabs>
        <w:tab w:val="center" w:pos="4513"/>
        <w:tab w:val="right" w:pos="9026"/>
      </w:tabs>
      <w:spacing w:line="240" w:lineRule="auto"/>
    </w:pPr>
  </w:style>
  <w:style w:type="character" w:customStyle="1" w:styleId="HeaderChar">
    <w:name w:val="Header Char"/>
    <w:basedOn w:val="DefaultParagraphFont"/>
    <w:link w:val="Header"/>
    <w:uiPriority w:val="99"/>
    <w:rsid w:val="00C86E39"/>
    <w:rPr>
      <w:rFonts w:ascii="Arial" w:eastAsia="Arial" w:hAnsi="Arial" w:cs="Arial"/>
      <w:lang w:val="en-US"/>
    </w:rPr>
  </w:style>
  <w:style w:type="paragraph" w:styleId="Footer">
    <w:name w:val="footer"/>
    <w:basedOn w:val="Normal"/>
    <w:link w:val="FooterChar"/>
    <w:uiPriority w:val="99"/>
    <w:unhideWhenUsed/>
    <w:rsid w:val="00C86E39"/>
    <w:pPr>
      <w:tabs>
        <w:tab w:val="center" w:pos="4513"/>
        <w:tab w:val="right" w:pos="9026"/>
      </w:tabs>
      <w:spacing w:line="240" w:lineRule="auto"/>
    </w:pPr>
  </w:style>
  <w:style w:type="character" w:customStyle="1" w:styleId="FooterChar">
    <w:name w:val="Footer Char"/>
    <w:basedOn w:val="DefaultParagraphFont"/>
    <w:link w:val="Footer"/>
    <w:uiPriority w:val="99"/>
    <w:rsid w:val="00C86E39"/>
    <w:rPr>
      <w:rFonts w:ascii="Arial" w:eastAsia="Arial" w:hAnsi="Arial" w:cs="Arial"/>
      <w:lang w:val="en-US"/>
    </w:rPr>
  </w:style>
  <w:style w:type="paragraph" w:styleId="Revision">
    <w:name w:val="Revision"/>
    <w:hidden/>
    <w:uiPriority w:val="99"/>
    <w:semiHidden/>
    <w:rsid w:val="00E07D5C"/>
    <w:pPr>
      <w:spacing w:after="0" w:line="240" w:lineRule="auto"/>
    </w:pPr>
    <w:rPr>
      <w:rFonts w:ascii="Calibri" w:hAnsi="Calibri"/>
      <w:lang w:val="en-US"/>
    </w:rPr>
  </w:style>
  <w:style w:type="paragraph" w:customStyle="1" w:styleId="alt">
    <w:name w:val="alt"/>
    <w:basedOn w:val="Normal"/>
    <w:rsid w:val="00C86E39"/>
    <w:pPr>
      <w:spacing w:before="100" w:beforeAutospacing="1" w:after="100" w:afterAutospacing="1" w:line="259" w:lineRule="auto"/>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C86E3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6E39"/>
    <w:rPr>
      <w:rFonts w:ascii="Tahoma" w:eastAsia="Arial" w:hAnsi="Tahoma" w:cs="Tahoma"/>
      <w:sz w:val="16"/>
      <w:szCs w:val="16"/>
      <w:lang w:val="en-US"/>
    </w:rPr>
  </w:style>
  <w:style w:type="paragraph" w:styleId="PlainText">
    <w:name w:val="Plain Text"/>
    <w:basedOn w:val="Normal"/>
    <w:link w:val="PlainTextChar"/>
    <w:uiPriority w:val="99"/>
    <w:semiHidden/>
    <w:unhideWhenUsed/>
    <w:rsid w:val="00C86E39"/>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C86E39"/>
    <w:rPr>
      <w:rFonts w:ascii="Consolas" w:eastAsia="Arial" w:hAnsi="Consolas" w:cs="Arial"/>
      <w:sz w:val="21"/>
      <w:szCs w:val="21"/>
      <w:lang w:val="en-US"/>
    </w:rPr>
  </w:style>
  <w:style w:type="paragraph" w:customStyle="1" w:styleId="bpbbodyEng">
    <w:name w:val="bpb_body_Eng"/>
    <w:basedOn w:val="PlainText"/>
    <w:link w:val="bpbbodyEngChar"/>
    <w:qFormat/>
    <w:rsid w:val="00C86E39"/>
    <w:pPr>
      <w:spacing w:after="60"/>
      <w:jc w:val="both"/>
    </w:pPr>
    <w:rPr>
      <w:rFonts w:ascii="Arial" w:hAnsi="Arial"/>
      <w:sz w:val="22"/>
      <w:szCs w:val="22"/>
    </w:rPr>
  </w:style>
  <w:style w:type="character" w:customStyle="1" w:styleId="bpbbodyEngChar">
    <w:name w:val="bpb_body_Eng Char"/>
    <w:basedOn w:val="DefaultParagraphFont"/>
    <w:link w:val="bpbbodyEng"/>
    <w:locked/>
    <w:rsid w:val="00C86E39"/>
    <w:rPr>
      <w:rFonts w:ascii="Arial" w:eastAsia="Arial" w:hAnsi="Arial" w:cs="Arial"/>
      <w:lang w:val="en-US"/>
    </w:rPr>
  </w:style>
  <w:style w:type="paragraph" w:customStyle="1" w:styleId="ChapterTitleBPBHEB">
    <w:name w:val="Chapter Title [BPB HEB]"/>
    <w:basedOn w:val="Heading1"/>
    <w:link w:val="ChapterTitleBPBHEBChar"/>
    <w:qFormat/>
    <w:rsid w:val="00C86E39"/>
    <w:pPr>
      <w:spacing w:before="0" w:after="0"/>
      <w:jc w:val="right"/>
    </w:pPr>
    <w:rPr>
      <w:rFonts w:ascii="Palatino Linotype" w:eastAsia="Palatino Linotype" w:hAnsi="Palatino Linotype" w:cs="Palatino Linotype"/>
      <w:b/>
      <w:color w:val="0F4761" w:themeColor="accent1" w:themeShade="BF"/>
      <w:sz w:val="80"/>
      <w:szCs w:val="80"/>
    </w:rPr>
  </w:style>
  <w:style w:type="character" w:customStyle="1" w:styleId="ChapterTitleBPBHEBChar">
    <w:name w:val="Chapter Title [BPB HEB] Char"/>
    <w:basedOn w:val="Heading1Char"/>
    <w:link w:val="ChapterTitleBPBHEB"/>
    <w:rsid w:val="00C86E39"/>
    <w:rPr>
      <w:rFonts w:ascii="Palatino Linotype" w:eastAsia="Palatino Linotype" w:hAnsi="Palatino Linotype" w:cs="Palatino Linotype"/>
      <w:b/>
      <w:color w:val="0F4761" w:themeColor="accent1" w:themeShade="BF"/>
      <w:sz w:val="80"/>
      <w:szCs w:val="80"/>
      <w:lang w:val="en-US"/>
    </w:rPr>
  </w:style>
  <w:style w:type="paragraph" w:customStyle="1" w:styleId="ChapterTitleNumberBPBHEB">
    <w:name w:val="Chapter Title Number [BPB HEB]"/>
    <w:basedOn w:val="Heading1"/>
    <w:link w:val="ChapterTitleNumberBPBHEBChar"/>
    <w:qFormat/>
    <w:rsid w:val="00C86E39"/>
    <w:pPr>
      <w:spacing w:before="0" w:after="0"/>
      <w:jc w:val="right"/>
    </w:pPr>
    <w:rPr>
      <w:rFonts w:ascii="Palatino Linotype" w:eastAsia="Palatino Linotype" w:hAnsi="Palatino Linotype" w:cs="Palatino Linotype"/>
      <w:bCs/>
      <w:smallCaps/>
      <w:color w:val="0F4761" w:themeColor="accent1" w:themeShade="BF"/>
      <w:sz w:val="70"/>
      <w:szCs w:val="70"/>
    </w:rPr>
  </w:style>
  <w:style w:type="character" w:customStyle="1" w:styleId="ChapterTitleNumberBPBHEBChar">
    <w:name w:val="Chapter Title Number [BPB HEB] Char"/>
    <w:basedOn w:val="Heading1Char"/>
    <w:link w:val="ChapterTitleNumberBPBHEB"/>
    <w:rsid w:val="00C86E39"/>
    <w:rPr>
      <w:rFonts w:ascii="Palatino Linotype" w:eastAsia="Palatino Linotype" w:hAnsi="Palatino Linotype" w:cs="Palatino Linotype"/>
      <w:bCs/>
      <w:smallCaps/>
      <w:color w:val="0F4761" w:themeColor="accent1" w:themeShade="BF"/>
      <w:sz w:val="70"/>
      <w:szCs w:val="70"/>
      <w:lang w:val="en-US"/>
    </w:rPr>
  </w:style>
  <w:style w:type="paragraph" w:customStyle="1" w:styleId="CodeBlockBPBHEB">
    <w:name w:val="Code Block [BPB HEB]"/>
    <w:basedOn w:val="Normal"/>
    <w:link w:val="CodeBlockBPBHEBChar"/>
    <w:qFormat/>
    <w:rsid w:val="00C86E39"/>
    <w:pPr>
      <w:widowControl w:val="0"/>
      <w:pBdr>
        <w:top w:val="nil"/>
        <w:left w:val="nil"/>
        <w:bottom w:val="nil"/>
        <w:right w:val="nil"/>
        <w:between w:val="nil"/>
      </w:pBdr>
      <w:spacing w:after="100" w:line="240" w:lineRule="auto"/>
    </w:pPr>
    <w:rPr>
      <w:rFonts w:ascii="Consolas" w:hAnsi="Consolas"/>
      <w:sz w:val="20"/>
      <w:szCs w:val="20"/>
    </w:rPr>
  </w:style>
  <w:style w:type="character" w:customStyle="1" w:styleId="CodeBlockBPBHEBChar">
    <w:name w:val="Code Block [BPB HEB] Char"/>
    <w:basedOn w:val="DefaultParagraphFont"/>
    <w:link w:val="CodeBlockBPBHEB"/>
    <w:rsid w:val="00C86E39"/>
    <w:rPr>
      <w:rFonts w:ascii="Consolas" w:eastAsia="Arial" w:hAnsi="Consolas" w:cs="Arial"/>
      <w:sz w:val="20"/>
      <w:szCs w:val="20"/>
      <w:lang w:val="en-US"/>
    </w:rPr>
  </w:style>
  <w:style w:type="paragraph" w:customStyle="1" w:styleId="CodeinTextBPBHEB">
    <w:name w:val="Code in Text [BPB HEB]"/>
    <w:basedOn w:val="Normal"/>
    <w:link w:val="CodeinTextBPBHEBChar"/>
    <w:qFormat/>
    <w:rsid w:val="00C86E39"/>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C86E39"/>
    <w:rPr>
      <w:rFonts w:ascii="Consolas" w:eastAsia="Palatino Linotype" w:hAnsi="Consolas" w:cs="Palatino Linotype"/>
      <w:b/>
      <w:sz w:val="20"/>
      <w:szCs w:val="20"/>
      <w:lang w:val="en-US"/>
    </w:rPr>
  </w:style>
  <w:style w:type="character" w:styleId="CommentReference">
    <w:name w:val="annotation reference"/>
    <w:basedOn w:val="DefaultParagraphFont"/>
    <w:uiPriority w:val="99"/>
    <w:semiHidden/>
    <w:unhideWhenUsed/>
    <w:rsid w:val="00C86E39"/>
    <w:rPr>
      <w:sz w:val="16"/>
      <w:szCs w:val="16"/>
    </w:rPr>
  </w:style>
  <w:style w:type="paragraph" w:styleId="CommentText">
    <w:name w:val="annotation text"/>
    <w:basedOn w:val="Normal"/>
    <w:link w:val="CommentTextChar"/>
    <w:uiPriority w:val="99"/>
    <w:unhideWhenUsed/>
    <w:rsid w:val="00C86E39"/>
    <w:pPr>
      <w:spacing w:line="240" w:lineRule="auto"/>
    </w:pPr>
    <w:rPr>
      <w:sz w:val="20"/>
      <w:szCs w:val="20"/>
    </w:rPr>
  </w:style>
  <w:style w:type="character" w:customStyle="1" w:styleId="CommentTextChar">
    <w:name w:val="Comment Text Char"/>
    <w:basedOn w:val="DefaultParagraphFont"/>
    <w:link w:val="CommentText"/>
    <w:uiPriority w:val="99"/>
    <w:rsid w:val="00C86E39"/>
    <w:rPr>
      <w:rFonts w:ascii="Arial" w:eastAsia="Arial" w:hAnsi="Arial" w:cs="Arial"/>
      <w:sz w:val="20"/>
      <w:szCs w:val="20"/>
      <w:lang w:val="en-US"/>
    </w:rPr>
  </w:style>
  <w:style w:type="paragraph" w:styleId="CommentSubject">
    <w:name w:val="annotation subject"/>
    <w:basedOn w:val="CommentText"/>
    <w:next w:val="CommentText"/>
    <w:link w:val="CommentSubjectChar"/>
    <w:uiPriority w:val="99"/>
    <w:semiHidden/>
    <w:unhideWhenUsed/>
    <w:rsid w:val="00C86E39"/>
    <w:rPr>
      <w:b/>
      <w:bCs/>
    </w:rPr>
  </w:style>
  <w:style w:type="character" w:customStyle="1" w:styleId="CommentSubjectChar">
    <w:name w:val="Comment Subject Char"/>
    <w:basedOn w:val="CommentTextChar"/>
    <w:link w:val="CommentSubject"/>
    <w:uiPriority w:val="99"/>
    <w:semiHidden/>
    <w:rsid w:val="00C86E39"/>
    <w:rPr>
      <w:rFonts w:ascii="Arial" w:eastAsia="Arial" w:hAnsi="Arial" w:cs="Arial"/>
      <w:b/>
      <w:bCs/>
      <w:sz w:val="20"/>
      <w:szCs w:val="20"/>
      <w:lang w:val="en-US"/>
    </w:rPr>
  </w:style>
  <w:style w:type="paragraph" w:customStyle="1" w:styleId="FigureBPB">
    <w:name w:val="Figure [BPB]"/>
    <w:basedOn w:val="Normal"/>
    <w:qFormat/>
    <w:rsid w:val="00C86E39"/>
    <w:pPr>
      <w:spacing w:after="200"/>
      <w:jc w:val="center"/>
    </w:pPr>
    <w:rPr>
      <w:rFonts w:ascii="Palatino Linotype" w:eastAsiaTheme="minorHAnsi" w:hAnsi="Palatino Linotype" w:cstheme="minorBidi"/>
      <w:sz w:val="18"/>
    </w:rPr>
  </w:style>
  <w:style w:type="paragraph" w:customStyle="1" w:styleId="FigureCaptionBPBHEB">
    <w:name w:val="Figure Caption [BPB HEB]"/>
    <w:basedOn w:val="Normal"/>
    <w:link w:val="FigureCaptionBPBHEBChar"/>
    <w:qFormat/>
    <w:rsid w:val="00C86E39"/>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C86E39"/>
    <w:rPr>
      <w:rFonts w:ascii="Palatino Linotype" w:eastAsia="Palatino Linotype" w:hAnsi="Palatino Linotype" w:cs="Palatino Linotype"/>
      <w:bCs/>
      <w:i/>
      <w:iCs/>
      <w:sz w:val="18"/>
      <w:szCs w:val="18"/>
      <w:lang w:val="en-US"/>
    </w:rPr>
  </w:style>
  <w:style w:type="character" w:styleId="FollowedHyperlink">
    <w:name w:val="FollowedHyperlink"/>
    <w:basedOn w:val="DefaultParagraphFont"/>
    <w:uiPriority w:val="99"/>
    <w:semiHidden/>
    <w:unhideWhenUsed/>
    <w:rsid w:val="00C86E39"/>
    <w:rPr>
      <w:color w:val="96607D" w:themeColor="followedHyperlink"/>
      <w:u w:val="single"/>
    </w:rPr>
  </w:style>
  <w:style w:type="paragraph" w:customStyle="1" w:styleId="Heading1BPBHEB">
    <w:name w:val="Heading 1 [BPB HEB]"/>
    <w:basedOn w:val="Heading1"/>
    <w:rsid w:val="00C86E39"/>
    <w:pPr>
      <w:spacing w:after="0"/>
    </w:pPr>
    <w:rPr>
      <w:rFonts w:ascii="Palatino Linotype" w:eastAsia="Palatino Linotype" w:hAnsi="Palatino Linotype" w:cs="Palatino Linotype"/>
      <w:b/>
    </w:rPr>
  </w:style>
  <w:style w:type="paragraph" w:customStyle="1" w:styleId="Heading2BPBHEB">
    <w:name w:val="Heading 2 [BPB HEB]"/>
    <w:basedOn w:val="Normal"/>
    <w:link w:val="Heading2BPBHEBChar"/>
    <w:qFormat/>
    <w:rsid w:val="00C86E39"/>
    <w:pPr>
      <w:spacing w:before="200"/>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C86E39"/>
    <w:rPr>
      <w:rFonts w:ascii="Palatino Linotype" w:eastAsia="Palatino Linotype" w:hAnsi="Palatino Linotype" w:cs="Palatino Linotype"/>
      <w:b/>
      <w:sz w:val="36"/>
      <w:szCs w:val="36"/>
      <w:lang w:val="en-US"/>
    </w:rPr>
  </w:style>
  <w:style w:type="paragraph" w:customStyle="1" w:styleId="Heading3BPBHEB">
    <w:name w:val="Heading 3 [BPB HEB]"/>
    <w:basedOn w:val="Heading3"/>
    <w:qFormat/>
    <w:rsid w:val="00C86E39"/>
    <w:pPr>
      <w:spacing w:before="40" w:after="0" w:line="259" w:lineRule="auto"/>
    </w:pPr>
    <w:rPr>
      <w:rFonts w:ascii="Palatino Linotype" w:eastAsiaTheme="majorEastAsia" w:hAnsi="Palatino Linotype" w:cstheme="majorBidi"/>
      <w:b/>
      <w:color w:val="000000" w:themeColor="text1"/>
      <w:sz w:val="32"/>
      <w:szCs w:val="24"/>
      <w:lang w:val="en-IN"/>
    </w:rPr>
  </w:style>
  <w:style w:type="character" w:customStyle="1" w:styleId="hljs-attr">
    <w:name w:val="hljs-attr"/>
    <w:basedOn w:val="DefaultParagraphFont"/>
    <w:rsid w:val="00C86E39"/>
  </w:style>
  <w:style w:type="character" w:customStyle="1" w:styleId="hljs-attribute">
    <w:name w:val="hljs-attribute"/>
    <w:basedOn w:val="DefaultParagraphFont"/>
    <w:rsid w:val="00C86E39"/>
  </w:style>
  <w:style w:type="character" w:customStyle="1" w:styleId="hljs-builtin">
    <w:name w:val="hljs-built_in"/>
    <w:basedOn w:val="DefaultParagraphFont"/>
    <w:rsid w:val="00C86E39"/>
  </w:style>
  <w:style w:type="character" w:customStyle="1" w:styleId="hljs-keyword">
    <w:name w:val="hljs-keyword"/>
    <w:basedOn w:val="DefaultParagraphFont"/>
    <w:rsid w:val="00C86E39"/>
  </w:style>
  <w:style w:type="character" w:customStyle="1" w:styleId="hljs-meta">
    <w:name w:val="hljs-meta"/>
    <w:basedOn w:val="DefaultParagraphFont"/>
    <w:rsid w:val="00C86E39"/>
  </w:style>
  <w:style w:type="character" w:customStyle="1" w:styleId="hljs-meta-keyword">
    <w:name w:val="hljs-meta-keyword"/>
    <w:basedOn w:val="DefaultParagraphFont"/>
    <w:rsid w:val="00C86E39"/>
  </w:style>
  <w:style w:type="character" w:customStyle="1" w:styleId="hljs-name">
    <w:name w:val="hljs-name"/>
    <w:basedOn w:val="DefaultParagraphFont"/>
    <w:rsid w:val="00C86E39"/>
  </w:style>
  <w:style w:type="character" w:customStyle="1" w:styleId="hljs-number">
    <w:name w:val="hljs-number"/>
    <w:basedOn w:val="DefaultParagraphFont"/>
    <w:rsid w:val="00C86E39"/>
  </w:style>
  <w:style w:type="character" w:customStyle="1" w:styleId="hljs-selector-class">
    <w:name w:val="hljs-selector-class"/>
    <w:basedOn w:val="DefaultParagraphFont"/>
    <w:rsid w:val="00C86E39"/>
  </w:style>
  <w:style w:type="character" w:customStyle="1" w:styleId="hljs-selector-tag">
    <w:name w:val="hljs-selector-tag"/>
    <w:basedOn w:val="DefaultParagraphFont"/>
    <w:rsid w:val="00C86E39"/>
  </w:style>
  <w:style w:type="character" w:customStyle="1" w:styleId="hljs-string">
    <w:name w:val="hljs-string"/>
    <w:basedOn w:val="DefaultParagraphFont"/>
    <w:rsid w:val="00C86E39"/>
  </w:style>
  <w:style w:type="character" w:customStyle="1" w:styleId="hljs-symbol">
    <w:name w:val="hljs-symbol"/>
    <w:basedOn w:val="DefaultParagraphFont"/>
    <w:rsid w:val="00C86E39"/>
  </w:style>
  <w:style w:type="character" w:customStyle="1" w:styleId="hljs-tag">
    <w:name w:val="hljs-tag"/>
    <w:basedOn w:val="DefaultParagraphFont"/>
    <w:rsid w:val="00C86E39"/>
  </w:style>
  <w:style w:type="character" w:styleId="HTMLAcronym">
    <w:name w:val="HTML Acronym"/>
    <w:basedOn w:val="DefaultParagraphFont"/>
    <w:uiPriority w:val="99"/>
    <w:unhideWhenUsed/>
    <w:rsid w:val="00C86E39"/>
  </w:style>
  <w:style w:type="character" w:styleId="HTMLCode">
    <w:name w:val="HTML Code"/>
    <w:basedOn w:val="DefaultParagraphFont"/>
    <w:uiPriority w:val="99"/>
    <w:unhideWhenUsed/>
    <w:rsid w:val="00C86E39"/>
    <w:rPr>
      <w:rFonts w:ascii="Consolas" w:hAnsi="Consolas"/>
      <w:sz w:val="20"/>
      <w:szCs w:val="20"/>
    </w:rPr>
  </w:style>
  <w:style w:type="character" w:styleId="HTMLKeyboard">
    <w:name w:val="HTML Keyboard"/>
    <w:basedOn w:val="DefaultParagraphFont"/>
    <w:uiPriority w:val="99"/>
    <w:unhideWhenUsed/>
    <w:rsid w:val="00C86E39"/>
    <w:rPr>
      <w:rFonts w:ascii="Consolas" w:hAnsi="Consolas"/>
      <w:sz w:val="20"/>
      <w:szCs w:val="20"/>
    </w:rPr>
  </w:style>
  <w:style w:type="paragraph" w:styleId="HTMLPreformatted">
    <w:name w:val="HTML Preformatted"/>
    <w:basedOn w:val="Normal"/>
    <w:link w:val="HTMLPreformattedChar"/>
    <w:uiPriority w:val="99"/>
    <w:unhideWhenUsed/>
    <w:rsid w:val="00C86E39"/>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C86E39"/>
    <w:rPr>
      <w:rFonts w:ascii="Consolas" w:eastAsia="Arial" w:hAnsi="Consolas" w:cs="Arial"/>
      <w:sz w:val="20"/>
      <w:szCs w:val="20"/>
      <w:lang w:val="en-US"/>
    </w:rPr>
  </w:style>
  <w:style w:type="character" w:styleId="HTMLSample">
    <w:name w:val="HTML Sample"/>
    <w:basedOn w:val="DefaultParagraphFont"/>
    <w:uiPriority w:val="99"/>
    <w:unhideWhenUsed/>
    <w:rsid w:val="00C86E39"/>
    <w:rPr>
      <w:rFonts w:ascii="Consolas" w:hAnsi="Consolas"/>
      <w:sz w:val="24"/>
      <w:szCs w:val="24"/>
    </w:rPr>
  </w:style>
  <w:style w:type="character" w:styleId="HTMLTypewriter">
    <w:name w:val="HTML Typewriter"/>
    <w:basedOn w:val="DefaultParagraphFont"/>
    <w:uiPriority w:val="99"/>
    <w:unhideWhenUsed/>
    <w:rsid w:val="00C86E39"/>
    <w:rPr>
      <w:rFonts w:ascii="Consolas" w:hAnsi="Consolas"/>
      <w:sz w:val="20"/>
      <w:szCs w:val="20"/>
    </w:rPr>
  </w:style>
  <w:style w:type="character" w:styleId="HTMLVariable">
    <w:name w:val="HTML Variable"/>
    <w:basedOn w:val="DefaultParagraphFont"/>
    <w:uiPriority w:val="99"/>
    <w:unhideWhenUsed/>
    <w:rsid w:val="00C86E39"/>
    <w:rPr>
      <w:i/>
      <w:iCs/>
    </w:rPr>
  </w:style>
  <w:style w:type="paragraph" w:customStyle="1" w:styleId="LinkBPBHEB">
    <w:name w:val="Link [BPB HEB]"/>
    <w:basedOn w:val="Normal"/>
    <w:link w:val="LinkBPBHEBChar"/>
    <w:qFormat/>
    <w:rsid w:val="00C86E39"/>
    <w:pPr>
      <w:pBdr>
        <w:top w:val="nil"/>
        <w:left w:val="nil"/>
        <w:bottom w:val="nil"/>
        <w:right w:val="nil"/>
        <w:between w:val="nil"/>
      </w:pBdr>
      <w:shd w:val="clear" w:color="auto" w:fill="FFFFFF"/>
      <w:spacing w:after="100"/>
      <w:jc w:val="both"/>
    </w:pPr>
    <w:rPr>
      <w:rFonts w:ascii="Palatino Linotype" w:hAnsi="Palatino Linotype"/>
      <w:b/>
    </w:rPr>
  </w:style>
  <w:style w:type="character" w:customStyle="1" w:styleId="LinkBPBHEBChar">
    <w:name w:val="Link [BPB HEB] Char"/>
    <w:basedOn w:val="DefaultParagraphFont"/>
    <w:link w:val="LinkBPBHEB"/>
    <w:rsid w:val="00C86E39"/>
    <w:rPr>
      <w:rFonts w:ascii="Palatino Linotype" w:eastAsia="Arial" w:hAnsi="Palatino Linotype" w:cs="Arial"/>
      <w:b/>
      <w:shd w:val="clear" w:color="auto" w:fill="FFFFFF"/>
      <w:lang w:val="en-US"/>
    </w:rPr>
  </w:style>
  <w:style w:type="paragraph" w:styleId="ListBullet">
    <w:name w:val="List Bullet"/>
    <w:basedOn w:val="Normal"/>
    <w:uiPriority w:val="99"/>
    <w:unhideWhenUsed/>
    <w:rsid w:val="00C86E39"/>
    <w:pPr>
      <w:numPr>
        <w:numId w:val="38"/>
      </w:numPr>
      <w:contextualSpacing/>
    </w:pPr>
  </w:style>
  <w:style w:type="paragraph" w:customStyle="1" w:styleId="NormalBPBHEB">
    <w:name w:val="Normal [BPB HEB]"/>
    <w:basedOn w:val="Normal"/>
    <w:link w:val="NormalBPBHEBChar"/>
    <w:qFormat/>
    <w:rsid w:val="00C86E39"/>
    <w:pPr>
      <w:pBdr>
        <w:top w:val="nil"/>
        <w:left w:val="nil"/>
        <w:bottom w:val="nil"/>
        <w:right w:val="nil"/>
        <w:between w:val="nil"/>
      </w:pBdr>
      <w:shd w:val="clear" w:color="auto" w:fill="FFFFFF"/>
      <w:spacing w:after="100"/>
      <w:jc w:val="both"/>
    </w:pPr>
    <w:rPr>
      <w:rFonts w:ascii="Palatino Linotype" w:eastAsia="Palatino Linotype" w:hAnsi="Palatino Linotype" w:cs="Palatino Linotype"/>
    </w:rPr>
  </w:style>
  <w:style w:type="character" w:customStyle="1" w:styleId="NormalBPBHEBChar">
    <w:name w:val="Normal [BPB HEB] Char"/>
    <w:basedOn w:val="DefaultParagraphFont"/>
    <w:link w:val="NormalBPBHEB"/>
    <w:rsid w:val="00C86E39"/>
    <w:rPr>
      <w:rFonts w:ascii="Palatino Linotype" w:eastAsia="Palatino Linotype" w:hAnsi="Palatino Linotype" w:cs="Palatino Linotype"/>
      <w:shd w:val="clear" w:color="auto" w:fill="FFFFFF"/>
      <w:lang w:val="en-US"/>
    </w:rPr>
  </w:style>
  <w:style w:type="character" w:customStyle="1" w:styleId="ReferencesBPBHEB">
    <w:name w:val="References [BPB HEB]"/>
    <w:basedOn w:val="DefaultParagraphFont"/>
    <w:uiPriority w:val="1"/>
    <w:qFormat/>
    <w:rsid w:val="00C86E39"/>
    <w:rPr>
      <w:rFonts w:ascii="Palatino Linotype" w:hAnsi="Palatino Linotype"/>
      <w:i/>
      <w:sz w:val="24"/>
    </w:rPr>
  </w:style>
  <w:style w:type="character" w:customStyle="1" w:styleId="ScreenTextBPBHEB">
    <w:name w:val="ScreenText[BPB HEB]"/>
    <w:basedOn w:val="NormalBPBHEBChar"/>
    <w:uiPriority w:val="1"/>
    <w:qFormat/>
    <w:rsid w:val="00C86E39"/>
    <w:rPr>
      <w:rFonts w:ascii="Palatino Linotype" w:eastAsia="Palatino Linotype" w:hAnsi="Palatino Linotype" w:cs="Palatino Linotype"/>
      <w:b/>
      <w:color w:val="auto"/>
      <w:sz w:val="22"/>
      <w:u w:val="none"/>
      <w:shd w:val="clear" w:color="auto" w:fill="FFFFFF"/>
      <w:lang w:val="en-US"/>
    </w:rPr>
  </w:style>
  <w:style w:type="paragraph" w:styleId="Subtitle">
    <w:name w:val="Subtitle"/>
    <w:basedOn w:val="Normal"/>
    <w:next w:val="Normal"/>
    <w:link w:val="SubtitleChar"/>
    <w:rsid w:val="00C86E39"/>
    <w:pPr>
      <w:keepNext/>
      <w:keepLines/>
      <w:spacing w:after="320"/>
    </w:pPr>
    <w:rPr>
      <w:color w:val="666666"/>
      <w:sz w:val="30"/>
      <w:szCs w:val="30"/>
    </w:rPr>
  </w:style>
  <w:style w:type="character" w:customStyle="1" w:styleId="SubtitleChar">
    <w:name w:val="Subtitle Char"/>
    <w:basedOn w:val="DefaultParagraphFont"/>
    <w:link w:val="Subtitle"/>
    <w:rsid w:val="00C86E39"/>
    <w:rPr>
      <w:rFonts w:ascii="Arial" w:eastAsia="Arial" w:hAnsi="Arial" w:cs="Arial"/>
      <w:color w:val="666666"/>
      <w:sz w:val="30"/>
      <w:szCs w:val="30"/>
      <w:lang w:val="en-US"/>
    </w:rPr>
  </w:style>
  <w:style w:type="paragraph" w:customStyle="1" w:styleId="TableCaptionBPBHEB">
    <w:name w:val="Table Caption [BPB HEB]"/>
    <w:basedOn w:val="Normal"/>
    <w:link w:val="TableCaptionBPBHEBChar"/>
    <w:qFormat/>
    <w:rsid w:val="00C86E39"/>
    <w:pPr>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C86E39"/>
    <w:rPr>
      <w:rFonts w:ascii="Palatino Linotype" w:eastAsia="Palatino Linotype" w:hAnsi="Palatino Linotype" w:cs="Palatino Linotype"/>
      <w:bCs/>
      <w:i/>
      <w:iCs/>
      <w:sz w:val="18"/>
      <w:szCs w:val="18"/>
      <w:lang w:val="en-US"/>
    </w:rPr>
  </w:style>
  <w:style w:type="character" w:customStyle="1" w:styleId="TIPINFOBPBHEB">
    <w:name w:val="TIP/INFO [BPB HEB]"/>
    <w:basedOn w:val="DefaultParagraphFont"/>
    <w:uiPriority w:val="1"/>
    <w:qFormat/>
    <w:rsid w:val="00C86E39"/>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14:cntxtAlts w14:val="0"/>
    </w:rPr>
  </w:style>
  <w:style w:type="paragraph" w:styleId="Title">
    <w:name w:val="Title"/>
    <w:basedOn w:val="Normal"/>
    <w:next w:val="Normal"/>
    <w:link w:val="TitleChar"/>
    <w:rsid w:val="00C86E39"/>
    <w:pPr>
      <w:keepNext/>
      <w:keepLines/>
      <w:spacing w:after="60"/>
    </w:pPr>
    <w:rPr>
      <w:sz w:val="52"/>
      <w:szCs w:val="52"/>
    </w:rPr>
  </w:style>
  <w:style w:type="character" w:customStyle="1" w:styleId="TitleChar">
    <w:name w:val="Title Char"/>
    <w:basedOn w:val="DefaultParagraphFont"/>
    <w:link w:val="Title"/>
    <w:rsid w:val="00C86E39"/>
    <w:rPr>
      <w:rFonts w:ascii="Arial" w:eastAsia="Arial" w:hAnsi="Arial" w:cs="Arial"/>
      <w:sz w:val="52"/>
      <w:szCs w:val="52"/>
      <w:lang w:val="en-US"/>
    </w:rPr>
  </w:style>
  <w:style w:type="character" w:styleId="UnresolvedMention">
    <w:name w:val="Unresolved Mention"/>
    <w:basedOn w:val="DefaultParagraphFont"/>
    <w:uiPriority w:val="99"/>
    <w:semiHidden/>
    <w:unhideWhenUsed/>
    <w:rsid w:val="00C86E39"/>
    <w:rPr>
      <w:color w:val="605E5C"/>
      <w:shd w:val="clear" w:color="auto" w:fill="E1DFDD"/>
    </w:rPr>
  </w:style>
  <w:style w:type="character" w:customStyle="1" w:styleId="UnresolvedMention1">
    <w:name w:val="Unresolved Mention1"/>
    <w:basedOn w:val="DefaultParagraphFont"/>
    <w:uiPriority w:val="99"/>
    <w:semiHidden/>
    <w:unhideWhenUsed/>
    <w:rsid w:val="00C86E39"/>
    <w:rPr>
      <w:color w:val="605E5C"/>
      <w:shd w:val="clear" w:color="auto" w:fill="E1DFDD"/>
    </w:rPr>
  </w:style>
  <w:style w:type="paragraph" w:customStyle="1" w:styleId="FigureBPBHEB">
    <w:name w:val="Figure [BPB HEB]"/>
    <w:basedOn w:val="Normal"/>
    <w:qFormat/>
    <w:rsid w:val="00C86E39"/>
    <w:pPr>
      <w:spacing w:after="200"/>
      <w:jc w:val="center"/>
    </w:pPr>
    <w:rPr>
      <w:rFonts w:ascii="Palatino Linotype" w:eastAsiaTheme="minorHAnsi" w:hAnsi="Palatino Linotype" w:cstheme="minorBid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8970">
      <w:bodyDiv w:val="1"/>
      <w:marLeft w:val="0"/>
      <w:marRight w:val="0"/>
      <w:marTop w:val="0"/>
      <w:marBottom w:val="0"/>
      <w:divBdr>
        <w:top w:val="none" w:sz="0" w:space="0" w:color="auto"/>
        <w:left w:val="none" w:sz="0" w:space="0" w:color="auto"/>
        <w:bottom w:val="none" w:sz="0" w:space="0" w:color="auto"/>
        <w:right w:val="none" w:sz="0" w:space="0" w:color="auto"/>
      </w:divBdr>
    </w:div>
    <w:div w:id="9454570">
      <w:bodyDiv w:val="1"/>
      <w:marLeft w:val="0"/>
      <w:marRight w:val="0"/>
      <w:marTop w:val="0"/>
      <w:marBottom w:val="0"/>
      <w:divBdr>
        <w:top w:val="none" w:sz="0" w:space="0" w:color="auto"/>
        <w:left w:val="none" w:sz="0" w:space="0" w:color="auto"/>
        <w:bottom w:val="none" w:sz="0" w:space="0" w:color="auto"/>
        <w:right w:val="none" w:sz="0" w:space="0" w:color="auto"/>
      </w:divBdr>
    </w:div>
    <w:div w:id="17784175">
      <w:bodyDiv w:val="1"/>
      <w:marLeft w:val="0"/>
      <w:marRight w:val="0"/>
      <w:marTop w:val="0"/>
      <w:marBottom w:val="0"/>
      <w:divBdr>
        <w:top w:val="none" w:sz="0" w:space="0" w:color="auto"/>
        <w:left w:val="none" w:sz="0" w:space="0" w:color="auto"/>
        <w:bottom w:val="none" w:sz="0" w:space="0" w:color="auto"/>
        <w:right w:val="none" w:sz="0" w:space="0" w:color="auto"/>
      </w:divBdr>
    </w:div>
    <w:div w:id="18896538">
      <w:bodyDiv w:val="1"/>
      <w:marLeft w:val="0"/>
      <w:marRight w:val="0"/>
      <w:marTop w:val="0"/>
      <w:marBottom w:val="0"/>
      <w:divBdr>
        <w:top w:val="none" w:sz="0" w:space="0" w:color="auto"/>
        <w:left w:val="none" w:sz="0" w:space="0" w:color="auto"/>
        <w:bottom w:val="none" w:sz="0" w:space="0" w:color="auto"/>
        <w:right w:val="none" w:sz="0" w:space="0" w:color="auto"/>
      </w:divBdr>
      <w:divsChild>
        <w:div w:id="753556036">
          <w:marLeft w:val="0"/>
          <w:marRight w:val="0"/>
          <w:marTop w:val="0"/>
          <w:marBottom w:val="0"/>
          <w:divBdr>
            <w:top w:val="none" w:sz="0" w:space="0" w:color="auto"/>
            <w:left w:val="none" w:sz="0" w:space="0" w:color="auto"/>
            <w:bottom w:val="none" w:sz="0" w:space="0" w:color="auto"/>
            <w:right w:val="none" w:sz="0" w:space="0" w:color="auto"/>
          </w:divBdr>
          <w:divsChild>
            <w:div w:id="19130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169">
      <w:bodyDiv w:val="1"/>
      <w:marLeft w:val="0"/>
      <w:marRight w:val="0"/>
      <w:marTop w:val="0"/>
      <w:marBottom w:val="0"/>
      <w:divBdr>
        <w:top w:val="none" w:sz="0" w:space="0" w:color="auto"/>
        <w:left w:val="none" w:sz="0" w:space="0" w:color="auto"/>
        <w:bottom w:val="none" w:sz="0" w:space="0" w:color="auto"/>
        <w:right w:val="none" w:sz="0" w:space="0" w:color="auto"/>
      </w:divBdr>
    </w:div>
    <w:div w:id="21977245">
      <w:bodyDiv w:val="1"/>
      <w:marLeft w:val="0"/>
      <w:marRight w:val="0"/>
      <w:marTop w:val="0"/>
      <w:marBottom w:val="0"/>
      <w:divBdr>
        <w:top w:val="none" w:sz="0" w:space="0" w:color="auto"/>
        <w:left w:val="none" w:sz="0" w:space="0" w:color="auto"/>
        <w:bottom w:val="none" w:sz="0" w:space="0" w:color="auto"/>
        <w:right w:val="none" w:sz="0" w:space="0" w:color="auto"/>
      </w:divBdr>
    </w:div>
    <w:div w:id="24136547">
      <w:bodyDiv w:val="1"/>
      <w:marLeft w:val="0"/>
      <w:marRight w:val="0"/>
      <w:marTop w:val="0"/>
      <w:marBottom w:val="0"/>
      <w:divBdr>
        <w:top w:val="none" w:sz="0" w:space="0" w:color="auto"/>
        <w:left w:val="none" w:sz="0" w:space="0" w:color="auto"/>
        <w:bottom w:val="none" w:sz="0" w:space="0" w:color="auto"/>
        <w:right w:val="none" w:sz="0" w:space="0" w:color="auto"/>
      </w:divBdr>
    </w:div>
    <w:div w:id="31654669">
      <w:bodyDiv w:val="1"/>
      <w:marLeft w:val="0"/>
      <w:marRight w:val="0"/>
      <w:marTop w:val="0"/>
      <w:marBottom w:val="0"/>
      <w:divBdr>
        <w:top w:val="none" w:sz="0" w:space="0" w:color="auto"/>
        <w:left w:val="none" w:sz="0" w:space="0" w:color="auto"/>
        <w:bottom w:val="none" w:sz="0" w:space="0" w:color="auto"/>
        <w:right w:val="none" w:sz="0" w:space="0" w:color="auto"/>
      </w:divBdr>
    </w:div>
    <w:div w:id="35399202">
      <w:bodyDiv w:val="1"/>
      <w:marLeft w:val="0"/>
      <w:marRight w:val="0"/>
      <w:marTop w:val="0"/>
      <w:marBottom w:val="0"/>
      <w:divBdr>
        <w:top w:val="none" w:sz="0" w:space="0" w:color="auto"/>
        <w:left w:val="none" w:sz="0" w:space="0" w:color="auto"/>
        <w:bottom w:val="none" w:sz="0" w:space="0" w:color="auto"/>
        <w:right w:val="none" w:sz="0" w:space="0" w:color="auto"/>
      </w:divBdr>
    </w:div>
    <w:div w:id="36902140">
      <w:bodyDiv w:val="1"/>
      <w:marLeft w:val="0"/>
      <w:marRight w:val="0"/>
      <w:marTop w:val="0"/>
      <w:marBottom w:val="0"/>
      <w:divBdr>
        <w:top w:val="none" w:sz="0" w:space="0" w:color="auto"/>
        <w:left w:val="none" w:sz="0" w:space="0" w:color="auto"/>
        <w:bottom w:val="none" w:sz="0" w:space="0" w:color="auto"/>
        <w:right w:val="none" w:sz="0" w:space="0" w:color="auto"/>
      </w:divBdr>
    </w:div>
    <w:div w:id="40331734">
      <w:bodyDiv w:val="1"/>
      <w:marLeft w:val="0"/>
      <w:marRight w:val="0"/>
      <w:marTop w:val="0"/>
      <w:marBottom w:val="0"/>
      <w:divBdr>
        <w:top w:val="none" w:sz="0" w:space="0" w:color="auto"/>
        <w:left w:val="none" w:sz="0" w:space="0" w:color="auto"/>
        <w:bottom w:val="none" w:sz="0" w:space="0" w:color="auto"/>
        <w:right w:val="none" w:sz="0" w:space="0" w:color="auto"/>
      </w:divBdr>
    </w:div>
    <w:div w:id="43798047">
      <w:bodyDiv w:val="1"/>
      <w:marLeft w:val="0"/>
      <w:marRight w:val="0"/>
      <w:marTop w:val="0"/>
      <w:marBottom w:val="0"/>
      <w:divBdr>
        <w:top w:val="none" w:sz="0" w:space="0" w:color="auto"/>
        <w:left w:val="none" w:sz="0" w:space="0" w:color="auto"/>
        <w:bottom w:val="none" w:sz="0" w:space="0" w:color="auto"/>
        <w:right w:val="none" w:sz="0" w:space="0" w:color="auto"/>
      </w:divBdr>
    </w:div>
    <w:div w:id="47269736">
      <w:bodyDiv w:val="1"/>
      <w:marLeft w:val="0"/>
      <w:marRight w:val="0"/>
      <w:marTop w:val="0"/>
      <w:marBottom w:val="0"/>
      <w:divBdr>
        <w:top w:val="none" w:sz="0" w:space="0" w:color="auto"/>
        <w:left w:val="none" w:sz="0" w:space="0" w:color="auto"/>
        <w:bottom w:val="none" w:sz="0" w:space="0" w:color="auto"/>
        <w:right w:val="none" w:sz="0" w:space="0" w:color="auto"/>
      </w:divBdr>
    </w:div>
    <w:div w:id="47462910">
      <w:bodyDiv w:val="1"/>
      <w:marLeft w:val="0"/>
      <w:marRight w:val="0"/>
      <w:marTop w:val="0"/>
      <w:marBottom w:val="0"/>
      <w:divBdr>
        <w:top w:val="none" w:sz="0" w:space="0" w:color="auto"/>
        <w:left w:val="none" w:sz="0" w:space="0" w:color="auto"/>
        <w:bottom w:val="none" w:sz="0" w:space="0" w:color="auto"/>
        <w:right w:val="none" w:sz="0" w:space="0" w:color="auto"/>
      </w:divBdr>
    </w:div>
    <w:div w:id="55862638">
      <w:bodyDiv w:val="1"/>
      <w:marLeft w:val="0"/>
      <w:marRight w:val="0"/>
      <w:marTop w:val="0"/>
      <w:marBottom w:val="0"/>
      <w:divBdr>
        <w:top w:val="none" w:sz="0" w:space="0" w:color="auto"/>
        <w:left w:val="none" w:sz="0" w:space="0" w:color="auto"/>
        <w:bottom w:val="none" w:sz="0" w:space="0" w:color="auto"/>
        <w:right w:val="none" w:sz="0" w:space="0" w:color="auto"/>
      </w:divBdr>
    </w:div>
    <w:div w:id="63139141">
      <w:bodyDiv w:val="1"/>
      <w:marLeft w:val="0"/>
      <w:marRight w:val="0"/>
      <w:marTop w:val="0"/>
      <w:marBottom w:val="0"/>
      <w:divBdr>
        <w:top w:val="none" w:sz="0" w:space="0" w:color="auto"/>
        <w:left w:val="none" w:sz="0" w:space="0" w:color="auto"/>
        <w:bottom w:val="none" w:sz="0" w:space="0" w:color="auto"/>
        <w:right w:val="none" w:sz="0" w:space="0" w:color="auto"/>
      </w:divBdr>
    </w:div>
    <w:div w:id="85467181">
      <w:bodyDiv w:val="1"/>
      <w:marLeft w:val="0"/>
      <w:marRight w:val="0"/>
      <w:marTop w:val="0"/>
      <w:marBottom w:val="0"/>
      <w:divBdr>
        <w:top w:val="none" w:sz="0" w:space="0" w:color="auto"/>
        <w:left w:val="none" w:sz="0" w:space="0" w:color="auto"/>
        <w:bottom w:val="none" w:sz="0" w:space="0" w:color="auto"/>
        <w:right w:val="none" w:sz="0" w:space="0" w:color="auto"/>
      </w:divBdr>
    </w:div>
    <w:div w:id="86537022">
      <w:bodyDiv w:val="1"/>
      <w:marLeft w:val="0"/>
      <w:marRight w:val="0"/>
      <w:marTop w:val="0"/>
      <w:marBottom w:val="0"/>
      <w:divBdr>
        <w:top w:val="none" w:sz="0" w:space="0" w:color="auto"/>
        <w:left w:val="none" w:sz="0" w:space="0" w:color="auto"/>
        <w:bottom w:val="none" w:sz="0" w:space="0" w:color="auto"/>
        <w:right w:val="none" w:sz="0" w:space="0" w:color="auto"/>
      </w:divBdr>
    </w:div>
    <w:div w:id="97213458">
      <w:bodyDiv w:val="1"/>
      <w:marLeft w:val="0"/>
      <w:marRight w:val="0"/>
      <w:marTop w:val="0"/>
      <w:marBottom w:val="0"/>
      <w:divBdr>
        <w:top w:val="none" w:sz="0" w:space="0" w:color="auto"/>
        <w:left w:val="none" w:sz="0" w:space="0" w:color="auto"/>
        <w:bottom w:val="none" w:sz="0" w:space="0" w:color="auto"/>
        <w:right w:val="none" w:sz="0" w:space="0" w:color="auto"/>
      </w:divBdr>
    </w:div>
    <w:div w:id="100296415">
      <w:bodyDiv w:val="1"/>
      <w:marLeft w:val="0"/>
      <w:marRight w:val="0"/>
      <w:marTop w:val="0"/>
      <w:marBottom w:val="0"/>
      <w:divBdr>
        <w:top w:val="none" w:sz="0" w:space="0" w:color="auto"/>
        <w:left w:val="none" w:sz="0" w:space="0" w:color="auto"/>
        <w:bottom w:val="none" w:sz="0" w:space="0" w:color="auto"/>
        <w:right w:val="none" w:sz="0" w:space="0" w:color="auto"/>
      </w:divBdr>
    </w:div>
    <w:div w:id="102307934">
      <w:bodyDiv w:val="1"/>
      <w:marLeft w:val="0"/>
      <w:marRight w:val="0"/>
      <w:marTop w:val="0"/>
      <w:marBottom w:val="0"/>
      <w:divBdr>
        <w:top w:val="none" w:sz="0" w:space="0" w:color="auto"/>
        <w:left w:val="none" w:sz="0" w:space="0" w:color="auto"/>
        <w:bottom w:val="none" w:sz="0" w:space="0" w:color="auto"/>
        <w:right w:val="none" w:sz="0" w:space="0" w:color="auto"/>
      </w:divBdr>
    </w:div>
    <w:div w:id="103355439">
      <w:bodyDiv w:val="1"/>
      <w:marLeft w:val="0"/>
      <w:marRight w:val="0"/>
      <w:marTop w:val="0"/>
      <w:marBottom w:val="0"/>
      <w:divBdr>
        <w:top w:val="none" w:sz="0" w:space="0" w:color="auto"/>
        <w:left w:val="none" w:sz="0" w:space="0" w:color="auto"/>
        <w:bottom w:val="none" w:sz="0" w:space="0" w:color="auto"/>
        <w:right w:val="none" w:sz="0" w:space="0" w:color="auto"/>
      </w:divBdr>
    </w:div>
    <w:div w:id="104664252">
      <w:bodyDiv w:val="1"/>
      <w:marLeft w:val="0"/>
      <w:marRight w:val="0"/>
      <w:marTop w:val="0"/>
      <w:marBottom w:val="0"/>
      <w:divBdr>
        <w:top w:val="none" w:sz="0" w:space="0" w:color="auto"/>
        <w:left w:val="none" w:sz="0" w:space="0" w:color="auto"/>
        <w:bottom w:val="none" w:sz="0" w:space="0" w:color="auto"/>
        <w:right w:val="none" w:sz="0" w:space="0" w:color="auto"/>
      </w:divBdr>
    </w:div>
    <w:div w:id="106706292">
      <w:bodyDiv w:val="1"/>
      <w:marLeft w:val="0"/>
      <w:marRight w:val="0"/>
      <w:marTop w:val="0"/>
      <w:marBottom w:val="0"/>
      <w:divBdr>
        <w:top w:val="none" w:sz="0" w:space="0" w:color="auto"/>
        <w:left w:val="none" w:sz="0" w:space="0" w:color="auto"/>
        <w:bottom w:val="none" w:sz="0" w:space="0" w:color="auto"/>
        <w:right w:val="none" w:sz="0" w:space="0" w:color="auto"/>
      </w:divBdr>
    </w:div>
    <w:div w:id="108204448">
      <w:bodyDiv w:val="1"/>
      <w:marLeft w:val="0"/>
      <w:marRight w:val="0"/>
      <w:marTop w:val="0"/>
      <w:marBottom w:val="0"/>
      <w:divBdr>
        <w:top w:val="none" w:sz="0" w:space="0" w:color="auto"/>
        <w:left w:val="none" w:sz="0" w:space="0" w:color="auto"/>
        <w:bottom w:val="none" w:sz="0" w:space="0" w:color="auto"/>
        <w:right w:val="none" w:sz="0" w:space="0" w:color="auto"/>
      </w:divBdr>
    </w:div>
    <w:div w:id="117263268">
      <w:bodyDiv w:val="1"/>
      <w:marLeft w:val="0"/>
      <w:marRight w:val="0"/>
      <w:marTop w:val="0"/>
      <w:marBottom w:val="0"/>
      <w:divBdr>
        <w:top w:val="none" w:sz="0" w:space="0" w:color="auto"/>
        <w:left w:val="none" w:sz="0" w:space="0" w:color="auto"/>
        <w:bottom w:val="none" w:sz="0" w:space="0" w:color="auto"/>
        <w:right w:val="none" w:sz="0" w:space="0" w:color="auto"/>
      </w:divBdr>
    </w:div>
    <w:div w:id="118841403">
      <w:bodyDiv w:val="1"/>
      <w:marLeft w:val="0"/>
      <w:marRight w:val="0"/>
      <w:marTop w:val="0"/>
      <w:marBottom w:val="0"/>
      <w:divBdr>
        <w:top w:val="none" w:sz="0" w:space="0" w:color="auto"/>
        <w:left w:val="none" w:sz="0" w:space="0" w:color="auto"/>
        <w:bottom w:val="none" w:sz="0" w:space="0" w:color="auto"/>
        <w:right w:val="none" w:sz="0" w:space="0" w:color="auto"/>
      </w:divBdr>
    </w:div>
    <w:div w:id="129565029">
      <w:bodyDiv w:val="1"/>
      <w:marLeft w:val="0"/>
      <w:marRight w:val="0"/>
      <w:marTop w:val="0"/>
      <w:marBottom w:val="0"/>
      <w:divBdr>
        <w:top w:val="none" w:sz="0" w:space="0" w:color="auto"/>
        <w:left w:val="none" w:sz="0" w:space="0" w:color="auto"/>
        <w:bottom w:val="none" w:sz="0" w:space="0" w:color="auto"/>
        <w:right w:val="none" w:sz="0" w:space="0" w:color="auto"/>
      </w:divBdr>
    </w:div>
    <w:div w:id="137184422">
      <w:bodyDiv w:val="1"/>
      <w:marLeft w:val="0"/>
      <w:marRight w:val="0"/>
      <w:marTop w:val="0"/>
      <w:marBottom w:val="0"/>
      <w:divBdr>
        <w:top w:val="none" w:sz="0" w:space="0" w:color="auto"/>
        <w:left w:val="none" w:sz="0" w:space="0" w:color="auto"/>
        <w:bottom w:val="none" w:sz="0" w:space="0" w:color="auto"/>
        <w:right w:val="none" w:sz="0" w:space="0" w:color="auto"/>
      </w:divBdr>
    </w:div>
    <w:div w:id="137574011">
      <w:bodyDiv w:val="1"/>
      <w:marLeft w:val="0"/>
      <w:marRight w:val="0"/>
      <w:marTop w:val="0"/>
      <w:marBottom w:val="0"/>
      <w:divBdr>
        <w:top w:val="none" w:sz="0" w:space="0" w:color="auto"/>
        <w:left w:val="none" w:sz="0" w:space="0" w:color="auto"/>
        <w:bottom w:val="none" w:sz="0" w:space="0" w:color="auto"/>
        <w:right w:val="none" w:sz="0" w:space="0" w:color="auto"/>
      </w:divBdr>
    </w:div>
    <w:div w:id="138964405">
      <w:bodyDiv w:val="1"/>
      <w:marLeft w:val="0"/>
      <w:marRight w:val="0"/>
      <w:marTop w:val="0"/>
      <w:marBottom w:val="0"/>
      <w:divBdr>
        <w:top w:val="none" w:sz="0" w:space="0" w:color="auto"/>
        <w:left w:val="none" w:sz="0" w:space="0" w:color="auto"/>
        <w:bottom w:val="none" w:sz="0" w:space="0" w:color="auto"/>
        <w:right w:val="none" w:sz="0" w:space="0" w:color="auto"/>
      </w:divBdr>
    </w:div>
    <w:div w:id="142897117">
      <w:bodyDiv w:val="1"/>
      <w:marLeft w:val="0"/>
      <w:marRight w:val="0"/>
      <w:marTop w:val="0"/>
      <w:marBottom w:val="0"/>
      <w:divBdr>
        <w:top w:val="none" w:sz="0" w:space="0" w:color="auto"/>
        <w:left w:val="none" w:sz="0" w:space="0" w:color="auto"/>
        <w:bottom w:val="none" w:sz="0" w:space="0" w:color="auto"/>
        <w:right w:val="none" w:sz="0" w:space="0" w:color="auto"/>
      </w:divBdr>
    </w:div>
    <w:div w:id="144470210">
      <w:bodyDiv w:val="1"/>
      <w:marLeft w:val="0"/>
      <w:marRight w:val="0"/>
      <w:marTop w:val="0"/>
      <w:marBottom w:val="0"/>
      <w:divBdr>
        <w:top w:val="none" w:sz="0" w:space="0" w:color="auto"/>
        <w:left w:val="none" w:sz="0" w:space="0" w:color="auto"/>
        <w:bottom w:val="none" w:sz="0" w:space="0" w:color="auto"/>
        <w:right w:val="none" w:sz="0" w:space="0" w:color="auto"/>
      </w:divBdr>
    </w:div>
    <w:div w:id="155348191">
      <w:bodyDiv w:val="1"/>
      <w:marLeft w:val="0"/>
      <w:marRight w:val="0"/>
      <w:marTop w:val="0"/>
      <w:marBottom w:val="0"/>
      <w:divBdr>
        <w:top w:val="none" w:sz="0" w:space="0" w:color="auto"/>
        <w:left w:val="none" w:sz="0" w:space="0" w:color="auto"/>
        <w:bottom w:val="none" w:sz="0" w:space="0" w:color="auto"/>
        <w:right w:val="none" w:sz="0" w:space="0" w:color="auto"/>
      </w:divBdr>
    </w:div>
    <w:div w:id="155728253">
      <w:bodyDiv w:val="1"/>
      <w:marLeft w:val="0"/>
      <w:marRight w:val="0"/>
      <w:marTop w:val="0"/>
      <w:marBottom w:val="0"/>
      <w:divBdr>
        <w:top w:val="none" w:sz="0" w:space="0" w:color="auto"/>
        <w:left w:val="none" w:sz="0" w:space="0" w:color="auto"/>
        <w:bottom w:val="none" w:sz="0" w:space="0" w:color="auto"/>
        <w:right w:val="none" w:sz="0" w:space="0" w:color="auto"/>
      </w:divBdr>
    </w:div>
    <w:div w:id="164444988">
      <w:bodyDiv w:val="1"/>
      <w:marLeft w:val="0"/>
      <w:marRight w:val="0"/>
      <w:marTop w:val="0"/>
      <w:marBottom w:val="0"/>
      <w:divBdr>
        <w:top w:val="none" w:sz="0" w:space="0" w:color="auto"/>
        <w:left w:val="none" w:sz="0" w:space="0" w:color="auto"/>
        <w:bottom w:val="none" w:sz="0" w:space="0" w:color="auto"/>
        <w:right w:val="none" w:sz="0" w:space="0" w:color="auto"/>
      </w:divBdr>
    </w:div>
    <w:div w:id="165483633">
      <w:bodyDiv w:val="1"/>
      <w:marLeft w:val="0"/>
      <w:marRight w:val="0"/>
      <w:marTop w:val="0"/>
      <w:marBottom w:val="0"/>
      <w:divBdr>
        <w:top w:val="none" w:sz="0" w:space="0" w:color="auto"/>
        <w:left w:val="none" w:sz="0" w:space="0" w:color="auto"/>
        <w:bottom w:val="none" w:sz="0" w:space="0" w:color="auto"/>
        <w:right w:val="none" w:sz="0" w:space="0" w:color="auto"/>
      </w:divBdr>
    </w:div>
    <w:div w:id="168646137">
      <w:bodyDiv w:val="1"/>
      <w:marLeft w:val="0"/>
      <w:marRight w:val="0"/>
      <w:marTop w:val="0"/>
      <w:marBottom w:val="0"/>
      <w:divBdr>
        <w:top w:val="none" w:sz="0" w:space="0" w:color="auto"/>
        <w:left w:val="none" w:sz="0" w:space="0" w:color="auto"/>
        <w:bottom w:val="none" w:sz="0" w:space="0" w:color="auto"/>
        <w:right w:val="none" w:sz="0" w:space="0" w:color="auto"/>
      </w:divBdr>
    </w:div>
    <w:div w:id="169564095">
      <w:bodyDiv w:val="1"/>
      <w:marLeft w:val="0"/>
      <w:marRight w:val="0"/>
      <w:marTop w:val="0"/>
      <w:marBottom w:val="0"/>
      <w:divBdr>
        <w:top w:val="none" w:sz="0" w:space="0" w:color="auto"/>
        <w:left w:val="none" w:sz="0" w:space="0" w:color="auto"/>
        <w:bottom w:val="none" w:sz="0" w:space="0" w:color="auto"/>
        <w:right w:val="none" w:sz="0" w:space="0" w:color="auto"/>
      </w:divBdr>
    </w:div>
    <w:div w:id="170294797">
      <w:bodyDiv w:val="1"/>
      <w:marLeft w:val="0"/>
      <w:marRight w:val="0"/>
      <w:marTop w:val="0"/>
      <w:marBottom w:val="0"/>
      <w:divBdr>
        <w:top w:val="none" w:sz="0" w:space="0" w:color="auto"/>
        <w:left w:val="none" w:sz="0" w:space="0" w:color="auto"/>
        <w:bottom w:val="none" w:sz="0" w:space="0" w:color="auto"/>
        <w:right w:val="none" w:sz="0" w:space="0" w:color="auto"/>
      </w:divBdr>
    </w:div>
    <w:div w:id="171992882">
      <w:bodyDiv w:val="1"/>
      <w:marLeft w:val="0"/>
      <w:marRight w:val="0"/>
      <w:marTop w:val="0"/>
      <w:marBottom w:val="0"/>
      <w:divBdr>
        <w:top w:val="none" w:sz="0" w:space="0" w:color="auto"/>
        <w:left w:val="none" w:sz="0" w:space="0" w:color="auto"/>
        <w:bottom w:val="none" w:sz="0" w:space="0" w:color="auto"/>
        <w:right w:val="none" w:sz="0" w:space="0" w:color="auto"/>
      </w:divBdr>
    </w:div>
    <w:div w:id="193078750">
      <w:bodyDiv w:val="1"/>
      <w:marLeft w:val="0"/>
      <w:marRight w:val="0"/>
      <w:marTop w:val="0"/>
      <w:marBottom w:val="0"/>
      <w:divBdr>
        <w:top w:val="none" w:sz="0" w:space="0" w:color="auto"/>
        <w:left w:val="none" w:sz="0" w:space="0" w:color="auto"/>
        <w:bottom w:val="none" w:sz="0" w:space="0" w:color="auto"/>
        <w:right w:val="none" w:sz="0" w:space="0" w:color="auto"/>
      </w:divBdr>
    </w:div>
    <w:div w:id="198665486">
      <w:bodyDiv w:val="1"/>
      <w:marLeft w:val="0"/>
      <w:marRight w:val="0"/>
      <w:marTop w:val="0"/>
      <w:marBottom w:val="0"/>
      <w:divBdr>
        <w:top w:val="none" w:sz="0" w:space="0" w:color="auto"/>
        <w:left w:val="none" w:sz="0" w:space="0" w:color="auto"/>
        <w:bottom w:val="none" w:sz="0" w:space="0" w:color="auto"/>
        <w:right w:val="none" w:sz="0" w:space="0" w:color="auto"/>
      </w:divBdr>
    </w:div>
    <w:div w:id="201598778">
      <w:bodyDiv w:val="1"/>
      <w:marLeft w:val="0"/>
      <w:marRight w:val="0"/>
      <w:marTop w:val="0"/>
      <w:marBottom w:val="0"/>
      <w:divBdr>
        <w:top w:val="none" w:sz="0" w:space="0" w:color="auto"/>
        <w:left w:val="none" w:sz="0" w:space="0" w:color="auto"/>
        <w:bottom w:val="none" w:sz="0" w:space="0" w:color="auto"/>
        <w:right w:val="none" w:sz="0" w:space="0" w:color="auto"/>
      </w:divBdr>
    </w:div>
    <w:div w:id="208610868">
      <w:bodyDiv w:val="1"/>
      <w:marLeft w:val="0"/>
      <w:marRight w:val="0"/>
      <w:marTop w:val="0"/>
      <w:marBottom w:val="0"/>
      <w:divBdr>
        <w:top w:val="none" w:sz="0" w:space="0" w:color="auto"/>
        <w:left w:val="none" w:sz="0" w:space="0" w:color="auto"/>
        <w:bottom w:val="none" w:sz="0" w:space="0" w:color="auto"/>
        <w:right w:val="none" w:sz="0" w:space="0" w:color="auto"/>
      </w:divBdr>
    </w:div>
    <w:div w:id="214590468">
      <w:bodyDiv w:val="1"/>
      <w:marLeft w:val="0"/>
      <w:marRight w:val="0"/>
      <w:marTop w:val="0"/>
      <w:marBottom w:val="0"/>
      <w:divBdr>
        <w:top w:val="none" w:sz="0" w:space="0" w:color="auto"/>
        <w:left w:val="none" w:sz="0" w:space="0" w:color="auto"/>
        <w:bottom w:val="none" w:sz="0" w:space="0" w:color="auto"/>
        <w:right w:val="none" w:sz="0" w:space="0" w:color="auto"/>
      </w:divBdr>
    </w:div>
    <w:div w:id="215555682">
      <w:bodyDiv w:val="1"/>
      <w:marLeft w:val="0"/>
      <w:marRight w:val="0"/>
      <w:marTop w:val="0"/>
      <w:marBottom w:val="0"/>
      <w:divBdr>
        <w:top w:val="none" w:sz="0" w:space="0" w:color="auto"/>
        <w:left w:val="none" w:sz="0" w:space="0" w:color="auto"/>
        <w:bottom w:val="none" w:sz="0" w:space="0" w:color="auto"/>
        <w:right w:val="none" w:sz="0" w:space="0" w:color="auto"/>
      </w:divBdr>
    </w:div>
    <w:div w:id="226034984">
      <w:bodyDiv w:val="1"/>
      <w:marLeft w:val="0"/>
      <w:marRight w:val="0"/>
      <w:marTop w:val="0"/>
      <w:marBottom w:val="0"/>
      <w:divBdr>
        <w:top w:val="none" w:sz="0" w:space="0" w:color="auto"/>
        <w:left w:val="none" w:sz="0" w:space="0" w:color="auto"/>
        <w:bottom w:val="none" w:sz="0" w:space="0" w:color="auto"/>
        <w:right w:val="none" w:sz="0" w:space="0" w:color="auto"/>
      </w:divBdr>
    </w:div>
    <w:div w:id="226115133">
      <w:bodyDiv w:val="1"/>
      <w:marLeft w:val="0"/>
      <w:marRight w:val="0"/>
      <w:marTop w:val="0"/>
      <w:marBottom w:val="0"/>
      <w:divBdr>
        <w:top w:val="none" w:sz="0" w:space="0" w:color="auto"/>
        <w:left w:val="none" w:sz="0" w:space="0" w:color="auto"/>
        <w:bottom w:val="none" w:sz="0" w:space="0" w:color="auto"/>
        <w:right w:val="none" w:sz="0" w:space="0" w:color="auto"/>
      </w:divBdr>
    </w:div>
    <w:div w:id="237636770">
      <w:bodyDiv w:val="1"/>
      <w:marLeft w:val="0"/>
      <w:marRight w:val="0"/>
      <w:marTop w:val="0"/>
      <w:marBottom w:val="0"/>
      <w:divBdr>
        <w:top w:val="none" w:sz="0" w:space="0" w:color="auto"/>
        <w:left w:val="none" w:sz="0" w:space="0" w:color="auto"/>
        <w:bottom w:val="none" w:sz="0" w:space="0" w:color="auto"/>
        <w:right w:val="none" w:sz="0" w:space="0" w:color="auto"/>
      </w:divBdr>
    </w:div>
    <w:div w:id="241721336">
      <w:bodyDiv w:val="1"/>
      <w:marLeft w:val="0"/>
      <w:marRight w:val="0"/>
      <w:marTop w:val="0"/>
      <w:marBottom w:val="0"/>
      <w:divBdr>
        <w:top w:val="none" w:sz="0" w:space="0" w:color="auto"/>
        <w:left w:val="none" w:sz="0" w:space="0" w:color="auto"/>
        <w:bottom w:val="none" w:sz="0" w:space="0" w:color="auto"/>
        <w:right w:val="none" w:sz="0" w:space="0" w:color="auto"/>
      </w:divBdr>
    </w:div>
    <w:div w:id="245965567">
      <w:bodyDiv w:val="1"/>
      <w:marLeft w:val="0"/>
      <w:marRight w:val="0"/>
      <w:marTop w:val="0"/>
      <w:marBottom w:val="0"/>
      <w:divBdr>
        <w:top w:val="none" w:sz="0" w:space="0" w:color="auto"/>
        <w:left w:val="none" w:sz="0" w:space="0" w:color="auto"/>
        <w:bottom w:val="none" w:sz="0" w:space="0" w:color="auto"/>
        <w:right w:val="none" w:sz="0" w:space="0" w:color="auto"/>
      </w:divBdr>
    </w:div>
    <w:div w:id="252203230">
      <w:bodyDiv w:val="1"/>
      <w:marLeft w:val="0"/>
      <w:marRight w:val="0"/>
      <w:marTop w:val="0"/>
      <w:marBottom w:val="0"/>
      <w:divBdr>
        <w:top w:val="none" w:sz="0" w:space="0" w:color="auto"/>
        <w:left w:val="none" w:sz="0" w:space="0" w:color="auto"/>
        <w:bottom w:val="none" w:sz="0" w:space="0" w:color="auto"/>
        <w:right w:val="none" w:sz="0" w:space="0" w:color="auto"/>
      </w:divBdr>
    </w:div>
    <w:div w:id="254364673">
      <w:bodyDiv w:val="1"/>
      <w:marLeft w:val="0"/>
      <w:marRight w:val="0"/>
      <w:marTop w:val="0"/>
      <w:marBottom w:val="0"/>
      <w:divBdr>
        <w:top w:val="none" w:sz="0" w:space="0" w:color="auto"/>
        <w:left w:val="none" w:sz="0" w:space="0" w:color="auto"/>
        <w:bottom w:val="none" w:sz="0" w:space="0" w:color="auto"/>
        <w:right w:val="none" w:sz="0" w:space="0" w:color="auto"/>
      </w:divBdr>
    </w:div>
    <w:div w:id="267810415">
      <w:bodyDiv w:val="1"/>
      <w:marLeft w:val="0"/>
      <w:marRight w:val="0"/>
      <w:marTop w:val="0"/>
      <w:marBottom w:val="0"/>
      <w:divBdr>
        <w:top w:val="none" w:sz="0" w:space="0" w:color="auto"/>
        <w:left w:val="none" w:sz="0" w:space="0" w:color="auto"/>
        <w:bottom w:val="none" w:sz="0" w:space="0" w:color="auto"/>
        <w:right w:val="none" w:sz="0" w:space="0" w:color="auto"/>
      </w:divBdr>
    </w:div>
    <w:div w:id="271203369">
      <w:bodyDiv w:val="1"/>
      <w:marLeft w:val="0"/>
      <w:marRight w:val="0"/>
      <w:marTop w:val="0"/>
      <w:marBottom w:val="0"/>
      <w:divBdr>
        <w:top w:val="none" w:sz="0" w:space="0" w:color="auto"/>
        <w:left w:val="none" w:sz="0" w:space="0" w:color="auto"/>
        <w:bottom w:val="none" w:sz="0" w:space="0" w:color="auto"/>
        <w:right w:val="none" w:sz="0" w:space="0" w:color="auto"/>
      </w:divBdr>
    </w:div>
    <w:div w:id="276758903">
      <w:bodyDiv w:val="1"/>
      <w:marLeft w:val="0"/>
      <w:marRight w:val="0"/>
      <w:marTop w:val="0"/>
      <w:marBottom w:val="0"/>
      <w:divBdr>
        <w:top w:val="none" w:sz="0" w:space="0" w:color="auto"/>
        <w:left w:val="none" w:sz="0" w:space="0" w:color="auto"/>
        <w:bottom w:val="none" w:sz="0" w:space="0" w:color="auto"/>
        <w:right w:val="none" w:sz="0" w:space="0" w:color="auto"/>
      </w:divBdr>
    </w:div>
    <w:div w:id="299774207">
      <w:bodyDiv w:val="1"/>
      <w:marLeft w:val="0"/>
      <w:marRight w:val="0"/>
      <w:marTop w:val="0"/>
      <w:marBottom w:val="0"/>
      <w:divBdr>
        <w:top w:val="none" w:sz="0" w:space="0" w:color="auto"/>
        <w:left w:val="none" w:sz="0" w:space="0" w:color="auto"/>
        <w:bottom w:val="none" w:sz="0" w:space="0" w:color="auto"/>
        <w:right w:val="none" w:sz="0" w:space="0" w:color="auto"/>
      </w:divBdr>
    </w:div>
    <w:div w:id="309946745">
      <w:bodyDiv w:val="1"/>
      <w:marLeft w:val="0"/>
      <w:marRight w:val="0"/>
      <w:marTop w:val="0"/>
      <w:marBottom w:val="0"/>
      <w:divBdr>
        <w:top w:val="none" w:sz="0" w:space="0" w:color="auto"/>
        <w:left w:val="none" w:sz="0" w:space="0" w:color="auto"/>
        <w:bottom w:val="none" w:sz="0" w:space="0" w:color="auto"/>
        <w:right w:val="none" w:sz="0" w:space="0" w:color="auto"/>
      </w:divBdr>
    </w:div>
    <w:div w:id="321739972">
      <w:bodyDiv w:val="1"/>
      <w:marLeft w:val="0"/>
      <w:marRight w:val="0"/>
      <w:marTop w:val="0"/>
      <w:marBottom w:val="0"/>
      <w:divBdr>
        <w:top w:val="none" w:sz="0" w:space="0" w:color="auto"/>
        <w:left w:val="none" w:sz="0" w:space="0" w:color="auto"/>
        <w:bottom w:val="none" w:sz="0" w:space="0" w:color="auto"/>
        <w:right w:val="none" w:sz="0" w:space="0" w:color="auto"/>
      </w:divBdr>
    </w:div>
    <w:div w:id="322897871">
      <w:bodyDiv w:val="1"/>
      <w:marLeft w:val="0"/>
      <w:marRight w:val="0"/>
      <w:marTop w:val="0"/>
      <w:marBottom w:val="0"/>
      <w:divBdr>
        <w:top w:val="none" w:sz="0" w:space="0" w:color="auto"/>
        <w:left w:val="none" w:sz="0" w:space="0" w:color="auto"/>
        <w:bottom w:val="none" w:sz="0" w:space="0" w:color="auto"/>
        <w:right w:val="none" w:sz="0" w:space="0" w:color="auto"/>
      </w:divBdr>
    </w:div>
    <w:div w:id="323438832">
      <w:bodyDiv w:val="1"/>
      <w:marLeft w:val="0"/>
      <w:marRight w:val="0"/>
      <w:marTop w:val="0"/>
      <w:marBottom w:val="0"/>
      <w:divBdr>
        <w:top w:val="none" w:sz="0" w:space="0" w:color="auto"/>
        <w:left w:val="none" w:sz="0" w:space="0" w:color="auto"/>
        <w:bottom w:val="none" w:sz="0" w:space="0" w:color="auto"/>
        <w:right w:val="none" w:sz="0" w:space="0" w:color="auto"/>
      </w:divBdr>
    </w:div>
    <w:div w:id="327948995">
      <w:bodyDiv w:val="1"/>
      <w:marLeft w:val="0"/>
      <w:marRight w:val="0"/>
      <w:marTop w:val="0"/>
      <w:marBottom w:val="0"/>
      <w:divBdr>
        <w:top w:val="none" w:sz="0" w:space="0" w:color="auto"/>
        <w:left w:val="none" w:sz="0" w:space="0" w:color="auto"/>
        <w:bottom w:val="none" w:sz="0" w:space="0" w:color="auto"/>
        <w:right w:val="none" w:sz="0" w:space="0" w:color="auto"/>
      </w:divBdr>
    </w:div>
    <w:div w:id="328555539">
      <w:bodyDiv w:val="1"/>
      <w:marLeft w:val="0"/>
      <w:marRight w:val="0"/>
      <w:marTop w:val="0"/>
      <w:marBottom w:val="0"/>
      <w:divBdr>
        <w:top w:val="none" w:sz="0" w:space="0" w:color="auto"/>
        <w:left w:val="none" w:sz="0" w:space="0" w:color="auto"/>
        <w:bottom w:val="none" w:sz="0" w:space="0" w:color="auto"/>
        <w:right w:val="none" w:sz="0" w:space="0" w:color="auto"/>
      </w:divBdr>
    </w:div>
    <w:div w:id="339115876">
      <w:bodyDiv w:val="1"/>
      <w:marLeft w:val="0"/>
      <w:marRight w:val="0"/>
      <w:marTop w:val="0"/>
      <w:marBottom w:val="0"/>
      <w:divBdr>
        <w:top w:val="none" w:sz="0" w:space="0" w:color="auto"/>
        <w:left w:val="none" w:sz="0" w:space="0" w:color="auto"/>
        <w:bottom w:val="none" w:sz="0" w:space="0" w:color="auto"/>
        <w:right w:val="none" w:sz="0" w:space="0" w:color="auto"/>
      </w:divBdr>
    </w:div>
    <w:div w:id="348720327">
      <w:bodyDiv w:val="1"/>
      <w:marLeft w:val="0"/>
      <w:marRight w:val="0"/>
      <w:marTop w:val="0"/>
      <w:marBottom w:val="0"/>
      <w:divBdr>
        <w:top w:val="none" w:sz="0" w:space="0" w:color="auto"/>
        <w:left w:val="none" w:sz="0" w:space="0" w:color="auto"/>
        <w:bottom w:val="none" w:sz="0" w:space="0" w:color="auto"/>
        <w:right w:val="none" w:sz="0" w:space="0" w:color="auto"/>
      </w:divBdr>
    </w:div>
    <w:div w:id="355234585">
      <w:bodyDiv w:val="1"/>
      <w:marLeft w:val="0"/>
      <w:marRight w:val="0"/>
      <w:marTop w:val="0"/>
      <w:marBottom w:val="0"/>
      <w:divBdr>
        <w:top w:val="none" w:sz="0" w:space="0" w:color="auto"/>
        <w:left w:val="none" w:sz="0" w:space="0" w:color="auto"/>
        <w:bottom w:val="none" w:sz="0" w:space="0" w:color="auto"/>
        <w:right w:val="none" w:sz="0" w:space="0" w:color="auto"/>
      </w:divBdr>
    </w:div>
    <w:div w:id="356154695">
      <w:bodyDiv w:val="1"/>
      <w:marLeft w:val="0"/>
      <w:marRight w:val="0"/>
      <w:marTop w:val="0"/>
      <w:marBottom w:val="0"/>
      <w:divBdr>
        <w:top w:val="none" w:sz="0" w:space="0" w:color="auto"/>
        <w:left w:val="none" w:sz="0" w:space="0" w:color="auto"/>
        <w:bottom w:val="none" w:sz="0" w:space="0" w:color="auto"/>
        <w:right w:val="none" w:sz="0" w:space="0" w:color="auto"/>
      </w:divBdr>
    </w:div>
    <w:div w:id="390226745">
      <w:bodyDiv w:val="1"/>
      <w:marLeft w:val="0"/>
      <w:marRight w:val="0"/>
      <w:marTop w:val="0"/>
      <w:marBottom w:val="0"/>
      <w:divBdr>
        <w:top w:val="none" w:sz="0" w:space="0" w:color="auto"/>
        <w:left w:val="none" w:sz="0" w:space="0" w:color="auto"/>
        <w:bottom w:val="none" w:sz="0" w:space="0" w:color="auto"/>
        <w:right w:val="none" w:sz="0" w:space="0" w:color="auto"/>
      </w:divBdr>
    </w:div>
    <w:div w:id="395400974">
      <w:bodyDiv w:val="1"/>
      <w:marLeft w:val="0"/>
      <w:marRight w:val="0"/>
      <w:marTop w:val="0"/>
      <w:marBottom w:val="0"/>
      <w:divBdr>
        <w:top w:val="none" w:sz="0" w:space="0" w:color="auto"/>
        <w:left w:val="none" w:sz="0" w:space="0" w:color="auto"/>
        <w:bottom w:val="none" w:sz="0" w:space="0" w:color="auto"/>
        <w:right w:val="none" w:sz="0" w:space="0" w:color="auto"/>
      </w:divBdr>
    </w:div>
    <w:div w:id="402071001">
      <w:bodyDiv w:val="1"/>
      <w:marLeft w:val="0"/>
      <w:marRight w:val="0"/>
      <w:marTop w:val="0"/>
      <w:marBottom w:val="0"/>
      <w:divBdr>
        <w:top w:val="none" w:sz="0" w:space="0" w:color="auto"/>
        <w:left w:val="none" w:sz="0" w:space="0" w:color="auto"/>
        <w:bottom w:val="none" w:sz="0" w:space="0" w:color="auto"/>
        <w:right w:val="none" w:sz="0" w:space="0" w:color="auto"/>
      </w:divBdr>
    </w:div>
    <w:div w:id="417407993">
      <w:bodyDiv w:val="1"/>
      <w:marLeft w:val="0"/>
      <w:marRight w:val="0"/>
      <w:marTop w:val="0"/>
      <w:marBottom w:val="0"/>
      <w:divBdr>
        <w:top w:val="none" w:sz="0" w:space="0" w:color="auto"/>
        <w:left w:val="none" w:sz="0" w:space="0" w:color="auto"/>
        <w:bottom w:val="none" w:sz="0" w:space="0" w:color="auto"/>
        <w:right w:val="none" w:sz="0" w:space="0" w:color="auto"/>
      </w:divBdr>
    </w:div>
    <w:div w:id="417598572">
      <w:bodyDiv w:val="1"/>
      <w:marLeft w:val="0"/>
      <w:marRight w:val="0"/>
      <w:marTop w:val="0"/>
      <w:marBottom w:val="0"/>
      <w:divBdr>
        <w:top w:val="none" w:sz="0" w:space="0" w:color="auto"/>
        <w:left w:val="none" w:sz="0" w:space="0" w:color="auto"/>
        <w:bottom w:val="none" w:sz="0" w:space="0" w:color="auto"/>
        <w:right w:val="none" w:sz="0" w:space="0" w:color="auto"/>
      </w:divBdr>
    </w:div>
    <w:div w:id="419911807">
      <w:bodyDiv w:val="1"/>
      <w:marLeft w:val="0"/>
      <w:marRight w:val="0"/>
      <w:marTop w:val="0"/>
      <w:marBottom w:val="0"/>
      <w:divBdr>
        <w:top w:val="none" w:sz="0" w:space="0" w:color="auto"/>
        <w:left w:val="none" w:sz="0" w:space="0" w:color="auto"/>
        <w:bottom w:val="none" w:sz="0" w:space="0" w:color="auto"/>
        <w:right w:val="none" w:sz="0" w:space="0" w:color="auto"/>
      </w:divBdr>
    </w:div>
    <w:div w:id="439644146">
      <w:bodyDiv w:val="1"/>
      <w:marLeft w:val="0"/>
      <w:marRight w:val="0"/>
      <w:marTop w:val="0"/>
      <w:marBottom w:val="0"/>
      <w:divBdr>
        <w:top w:val="none" w:sz="0" w:space="0" w:color="auto"/>
        <w:left w:val="none" w:sz="0" w:space="0" w:color="auto"/>
        <w:bottom w:val="none" w:sz="0" w:space="0" w:color="auto"/>
        <w:right w:val="none" w:sz="0" w:space="0" w:color="auto"/>
      </w:divBdr>
    </w:div>
    <w:div w:id="445394264">
      <w:bodyDiv w:val="1"/>
      <w:marLeft w:val="0"/>
      <w:marRight w:val="0"/>
      <w:marTop w:val="0"/>
      <w:marBottom w:val="0"/>
      <w:divBdr>
        <w:top w:val="none" w:sz="0" w:space="0" w:color="auto"/>
        <w:left w:val="none" w:sz="0" w:space="0" w:color="auto"/>
        <w:bottom w:val="none" w:sz="0" w:space="0" w:color="auto"/>
        <w:right w:val="none" w:sz="0" w:space="0" w:color="auto"/>
      </w:divBdr>
    </w:div>
    <w:div w:id="451479006">
      <w:bodyDiv w:val="1"/>
      <w:marLeft w:val="0"/>
      <w:marRight w:val="0"/>
      <w:marTop w:val="0"/>
      <w:marBottom w:val="0"/>
      <w:divBdr>
        <w:top w:val="none" w:sz="0" w:space="0" w:color="auto"/>
        <w:left w:val="none" w:sz="0" w:space="0" w:color="auto"/>
        <w:bottom w:val="none" w:sz="0" w:space="0" w:color="auto"/>
        <w:right w:val="none" w:sz="0" w:space="0" w:color="auto"/>
      </w:divBdr>
    </w:div>
    <w:div w:id="469438920">
      <w:bodyDiv w:val="1"/>
      <w:marLeft w:val="0"/>
      <w:marRight w:val="0"/>
      <w:marTop w:val="0"/>
      <w:marBottom w:val="0"/>
      <w:divBdr>
        <w:top w:val="none" w:sz="0" w:space="0" w:color="auto"/>
        <w:left w:val="none" w:sz="0" w:space="0" w:color="auto"/>
        <w:bottom w:val="none" w:sz="0" w:space="0" w:color="auto"/>
        <w:right w:val="none" w:sz="0" w:space="0" w:color="auto"/>
      </w:divBdr>
    </w:div>
    <w:div w:id="474031929">
      <w:bodyDiv w:val="1"/>
      <w:marLeft w:val="0"/>
      <w:marRight w:val="0"/>
      <w:marTop w:val="0"/>
      <w:marBottom w:val="0"/>
      <w:divBdr>
        <w:top w:val="none" w:sz="0" w:space="0" w:color="auto"/>
        <w:left w:val="none" w:sz="0" w:space="0" w:color="auto"/>
        <w:bottom w:val="none" w:sz="0" w:space="0" w:color="auto"/>
        <w:right w:val="none" w:sz="0" w:space="0" w:color="auto"/>
      </w:divBdr>
    </w:div>
    <w:div w:id="494687138">
      <w:bodyDiv w:val="1"/>
      <w:marLeft w:val="0"/>
      <w:marRight w:val="0"/>
      <w:marTop w:val="0"/>
      <w:marBottom w:val="0"/>
      <w:divBdr>
        <w:top w:val="none" w:sz="0" w:space="0" w:color="auto"/>
        <w:left w:val="none" w:sz="0" w:space="0" w:color="auto"/>
        <w:bottom w:val="none" w:sz="0" w:space="0" w:color="auto"/>
        <w:right w:val="none" w:sz="0" w:space="0" w:color="auto"/>
      </w:divBdr>
    </w:div>
    <w:div w:id="497892104">
      <w:bodyDiv w:val="1"/>
      <w:marLeft w:val="0"/>
      <w:marRight w:val="0"/>
      <w:marTop w:val="0"/>
      <w:marBottom w:val="0"/>
      <w:divBdr>
        <w:top w:val="none" w:sz="0" w:space="0" w:color="auto"/>
        <w:left w:val="none" w:sz="0" w:space="0" w:color="auto"/>
        <w:bottom w:val="none" w:sz="0" w:space="0" w:color="auto"/>
        <w:right w:val="none" w:sz="0" w:space="0" w:color="auto"/>
      </w:divBdr>
    </w:div>
    <w:div w:id="498623617">
      <w:bodyDiv w:val="1"/>
      <w:marLeft w:val="0"/>
      <w:marRight w:val="0"/>
      <w:marTop w:val="0"/>
      <w:marBottom w:val="0"/>
      <w:divBdr>
        <w:top w:val="none" w:sz="0" w:space="0" w:color="auto"/>
        <w:left w:val="none" w:sz="0" w:space="0" w:color="auto"/>
        <w:bottom w:val="none" w:sz="0" w:space="0" w:color="auto"/>
        <w:right w:val="none" w:sz="0" w:space="0" w:color="auto"/>
      </w:divBdr>
    </w:div>
    <w:div w:id="503008918">
      <w:bodyDiv w:val="1"/>
      <w:marLeft w:val="0"/>
      <w:marRight w:val="0"/>
      <w:marTop w:val="0"/>
      <w:marBottom w:val="0"/>
      <w:divBdr>
        <w:top w:val="none" w:sz="0" w:space="0" w:color="auto"/>
        <w:left w:val="none" w:sz="0" w:space="0" w:color="auto"/>
        <w:bottom w:val="none" w:sz="0" w:space="0" w:color="auto"/>
        <w:right w:val="none" w:sz="0" w:space="0" w:color="auto"/>
      </w:divBdr>
    </w:div>
    <w:div w:id="503521868">
      <w:bodyDiv w:val="1"/>
      <w:marLeft w:val="0"/>
      <w:marRight w:val="0"/>
      <w:marTop w:val="0"/>
      <w:marBottom w:val="0"/>
      <w:divBdr>
        <w:top w:val="none" w:sz="0" w:space="0" w:color="auto"/>
        <w:left w:val="none" w:sz="0" w:space="0" w:color="auto"/>
        <w:bottom w:val="none" w:sz="0" w:space="0" w:color="auto"/>
        <w:right w:val="none" w:sz="0" w:space="0" w:color="auto"/>
      </w:divBdr>
    </w:div>
    <w:div w:id="509298543">
      <w:bodyDiv w:val="1"/>
      <w:marLeft w:val="0"/>
      <w:marRight w:val="0"/>
      <w:marTop w:val="0"/>
      <w:marBottom w:val="0"/>
      <w:divBdr>
        <w:top w:val="none" w:sz="0" w:space="0" w:color="auto"/>
        <w:left w:val="none" w:sz="0" w:space="0" w:color="auto"/>
        <w:bottom w:val="none" w:sz="0" w:space="0" w:color="auto"/>
        <w:right w:val="none" w:sz="0" w:space="0" w:color="auto"/>
      </w:divBdr>
    </w:div>
    <w:div w:id="510611839">
      <w:bodyDiv w:val="1"/>
      <w:marLeft w:val="0"/>
      <w:marRight w:val="0"/>
      <w:marTop w:val="0"/>
      <w:marBottom w:val="0"/>
      <w:divBdr>
        <w:top w:val="none" w:sz="0" w:space="0" w:color="auto"/>
        <w:left w:val="none" w:sz="0" w:space="0" w:color="auto"/>
        <w:bottom w:val="none" w:sz="0" w:space="0" w:color="auto"/>
        <w:right w:val="none" w:sz="0" w:space="0" w:color="auto"/>
      </w:divBdr>
    </w:div>
    <w:div w:id="518004555">
      <w:bodyDiv w:val="1"/>
      <w:marLeft w:val="0"/>
      <w:marRight w:val="0"/>
      <w:marTop w:val="0"/>
      <w:marBottom w:val="0"/>
      <w:divBdr>
        <w:top w:val="none" w:sz="0" w:space="0" w:color="auto"/>
        <w:left w:val="none" w:sz="0" w:space="0" w:color="auto"/>
        <w:bottom w:val="none" w:sz="0" w:space="0" w:color="auto"/>
        <w:right w:val="none" w:sz="0" w:space="0" w:color="auto"/>
      </w:divBdr>
    </w:div>
    <w:div w:id="520821497">
      <w:bodyDiv w:val="1"/>
      <w:marLeft w:val="0"/>
      <w:marRight w:val="0"/>
      <w:marTop w:val="0"/>
      <w:marBottom w:val="0"/>
      <w:divBdr>
        <w:top w:val="none" w:sz="0" w:space="0" w:color="auto"/>
        <w:left w:val="none" w:sz="0" w:space="0" w:color="auto"/>
        <w:bottom w:val="none" w:sz="0" w:space="0" w:color="auto"/>
        <w:right w:val="none" w:sz="0" w:space="0" w:color="auto"/>
      </w:divBdr>
    </w:div>
    <w:div w:id="521868234">
      <w:bodyDiv w:val="1"/>
      <w:marLeft w:val="0"/>
      <w:marRight w:val="0"/>
      <w:marTop w:val="0"/>
      <w:marBottom w:val="0"/>
      <w:divBdr>
        <w:top w:val="none" w:sz="0" w:space="0" w:color="auto"/>
        <w:left w:val="none" w:sz="0" w:space="0" w:color="auto"/>
        <w:bottom w:val="none" w:sz="0" w:space="0" w:color="auto"/>
        <w:right w:val="none" w:sz="0" w:space="0" w:color="auto"/>
      </w:divBdr>
    </w:div>
    <w:div w:id="527566294">
      <w:bodyDiv w:val="1"/>
      <w:marLeft w:val="0"/>
      <w:marRight w:val="0"/>
      <w:marTop w:val="0"/>
      <w:marBottom w:val="0"/>
      <w:divBdr>
        <w:top w:val="none" w:sz="0" w:space="0" w:color="auto"/>
        <w:left w:val="none" w:sz="0" w:space="0" w:color="auto"/>
        <w:bottom w:val="none" w:sz="0" w:space="0" w:color="auto"/>
        <w:right w:val="none" w:sz="0" w:space="0" w:color="auto"/>
      </w:divBdr>
    </w:div>
    <w:div w:id="528184637">
      <w:bodyDiv w:val="1"/>
      <w:marLeft w:val="0"/>
      <w:marRight w:val="0"/>
      <w:marTop w:val="0"/>
      <w:marBottom w:val="0"/>
      <w:divBdr>
        <w:top w:val="none" w:sz="0" w:space="0" w:color="auto"/>
        <w:left w:val="none" w:sz="0" w:space="0" w:color="auto"/>
        <w:bottom w:val="none" w:sz="0" w:space="0" w:color="auto"/>
        <w:right w:val="none" w:sz="0" w:space="0" w:color="auto"/>
      </w:divBdr>
    </w:div>
    <w:div w:id="536086413">
      <w:bodyDiv w:val="1"/>
      <w:marLeft w:val="0"/>
      <w:marRight w:val="0"/>
      <w:marTop w:val="0"/>
      <w:marBottom w:val="0"/>
      <w:divBdr>
        <w:top w:val="none" w:sz="0" w:space="0" w:color="auto"/>
        <w:left w:val="none" w:sz="0" w:space="0" w:color="auto"/>
        <w:bottom w:val="none" w:sz="0" w:space="0" w:color="auto"/>
        <w:right w:val="none" w:sz="0" w:space="0" w:color="auto"/>
      </w:divBdr>
    </w:div>
    <w:div w:id="538858537">
      <w:bodyDiv w:val="1"/>
      <w:marLeft w:val="0"/>
      <w:marRight w:val="0"/>
      <w:marTop w:val="0"/>
      <w:marBottom w:val="0"/>
      <w:divBdr>
        <w:top w:val="none" w:sz="0" w:space="0" w:color="auto"/>
        <w:left w:val="none" w:sz="0" w:space="0" w:color="auto"/>
        <w:bottom w:val="none" w:sz="0" w:space="0" w:color="auto"/>
        <w:right w:val="none" w:sz="0" w:space="0" w:color="auto"/>
      </w:divBdr>
    </w:div>
    <w:div w:id="546068276">
      <w:bodyDiv w:val="1"/>
      <w:marLeft w:val="0"/>
      <w:marRight w:val="0"/>
      <w:marTop w:val="0"/>
      <w:marBottom w:val="0"/>
      <w:divBdr>
        <w:top w:val="none" w:sz="0" w:space="0" w:color="auto"/>
        <w:left w:val="none" w:sz="0" w:space="0" w:color="auto"/>
        <w:bottom w:val="none" w:sz="0" w:space="0" w:color="auto"/>
        <w:right w:val="none" w:sz="0" w:space="0" w:color="auto"/>
      </w:divBdr>
    </w:div>
    <w:div w:id="552890312">
      <w:bodyDiv w:val="1"/>
      <w:marLeft w:val="0"/>
      <w:marRight w:val="0"/>
      <w:marTop w:val="0"/>
      <w:marBottom w:val="0"/>
      <w:divBdr>
        <w:top w:val="none" w:sz="0" w:space="0" w:color="auto"/>
        <w:left w:val="none" w:sz="0" w:space="0" w:color="auto"/>
        <w:bottom w:val="none" w:sz="0" w:space="0" w:color="auto"/>
        <w:right w:val="none" w:sz="0" w:space="0" w:color="auto"/>
      </w:divBdr>
    </w:div>
    <w:div w:id="563495559">
      <w:bodyDiv w:val="1"/>
      <w:marLeft w:val="0"/>
      <w:marRight w:val="0"/>
      <w:marTop w:val="0"/>
      <w:marBottom w:val="0"/>
      <w:divBdr>
        <w:top w:val="none" w:sz="0" w:space="0" w:color="auto"/>
        <w:left w:val="none" w:sz="0" w:space="0" w:color="auto"/>
        <w:bottom w:val="none" w:sz="0" w:space="0" w:color="auto"/>
        <w:right w:val="none" w:sz="0" w:space="0" w:color="auto"/>
      </w:divBdr>
    </w:div>
    <w:div w:id="563836738">
      <w:bodyDiv w:val="1"/>
      <w:marLeft w:val="0"/>
      <w:marRight w:val="0"/>
      <w:marTop w:val="0"/>
      <w:marBottom w:val="0"/>
      <w:divBdr>
        <w:top w:val="none" w:sz="0" w:space="0" w:color="auto"/>
        <w:left w:val="none" w:sz="0" w:space="0" w:color="auto"/>
        <w:bottom w:val="none" w:sz="0" w:space="0" w:color="auto"/>
        <w:right w:val="none" w:sz="0" w:space="0" w:color="auto"/>
      </w:divBdr>
    </w:div>
    <w:div w:id="570888831">
      <w:bodyDiv w:val="1"/>
      <w:marLeft w:val="0"/>
      <w:marRight w:val="0"/>
      <w:marTop w:val="0"/>
      <w:marBottom w:val="0"/>
      <w:divBdr>
        <w:top w:val="none" w:sz="0" w:space="0" w:color="auto"/>
        <w:left w:val="none" w:sz="0" w:space="0" w:color="auto"/>
        <w:bottom w:val="none" w:sz="0" w:space="0" w:color="auto"/>
        <w:right w:val="none" w:sz="0" w:space="0" w:color="auto"/>
      </w:divBdr>
    </w:div>
    <w:div w:id="587884654">
      <w:bodyDiv w:val="1"/>
      <w:marLeft w:val="0"/>
      <w:marRight w:val="0"/>
      <w:marTop w:val="0"/>
      <w:marBottom w:val="0"/>
      <w:divBdr>
        <w:top w:val="none" w:sz="0" w:space="0" w:color="auto"/>
        <w:left w:val="none" w:sz="0" w:space="0" w:color="auto"/>
        <w:bottom w:val="none" w:sz="0" w:space="0" w:color="auto"/>
        <w:right w:val="none" w:sz="0" w:space="0" w:color="auto"/>
      </w:divBdr>
    </w:div>
    <w:div w:id="591856619">
      <w:bodyDiv w:val="1"/>
      <w:marLeft w:val="0"/>
      <w:marRight w:val="0"/>
      <w:marTop w:val="0"/>
      <w:marBottom w:val="0"/>
      <w:divBdr>
        <w:top w:val="none" w:sz="0" w:space="0" w:color="auto"/>
        <w:left w:val="none" w:sz="0" w:space="0" w:color="auto"/>
        <w:bottom w:val="none" w:sz="0" w:space="0" w:color="auto"/>
        <w:right w:val="none" w:sz="0" w:space="0" w:color="auto"/>
      </w:divBdr>
    </w:div>
    <w:div w:id="592250031">
      <w:bodyDiv w:val="1"/>
      <w:marLeft w:val="0"/>
      <w:marRight w:val="0"/>
      <w:marTop w:val="0"/>
      <w:marBottom w:val="0"/>
      <w:divBdr>
        <w:top w:val="none" w:sz="0" w:space="0" w:color="auto"/>
        <w:left w:val="none" w:sz="0" w:space="0" w:color="auto"/>
        <w:bottom w:val="none" w:sz="0" w:space="0" w:color="auto"/>
        <w:right w:val="none" w:sz="0" w:space="0" w:color="auto"/>
      </w:divBdr>
    </w:div>
    <w:div w:id="612833272">
      <w:bodyDiv w:val="1"/>
      <w:marLeft w:val="0"/>
      <w:marRight w:val="0"/>
      <w:marTop w:val="0"/>
      <w:marBottom w:val="0"/>
      <w:divBdr>
        <w:top w:val="none" w:sz="0" w:space="0" w:color="auto"/>
        <w:left w:val="none" w:sz="0" w:space="0" w:color="auto"/>
        <w:bottom w:val="none" w:sz="0" w:space="0" w:color="auto"/>
        <w:right w:val="none" w:sz="0" w:space="0" w:color="auto"/>
      </w:divBdr>
    </w:div>
    <w:div w:id="626545259">
      <w:bodyDiv w:val="1"/>
      <w:marLeft w:val="0"/>
      <w:marRight w:val="0"/>
      <w:marTop w:val="0"/>
      <w:marBottom w:val="0"/>
      <w:divBdr>
        <w:top w:val="none" w:sz="0" w:space="0" w:color="auto"/>
        <w:left w:val="none" w:sz="0" w:space="0" w:color="auto"/>
        <w:bottom w:val="none" w:sz="0" w:space="0" w:color="auto"/>
        <w:right w:val="none" w:sz="0" w:space="0" w:color="auto"/>
      </w:divBdr>
    </w:div>
    <w:div w:id="647395325">
      <w:bodyDiv w:val="1"/>
      <w:marLeft w:val="0"/>
      <w:marRight w:val="0"/>
      <w:marTop w:val="0"/>
      <w:marBottom w:val="0"/>
      <w:divBdr>
        <w:top w:val="none" w:sz="0" w:space="0" w:color="auto"/>
        <w:left w:val="none" w:sz="0" w:space="0" w:color="auto"/>
        <w:bottom w:val="none" w:sz="0" w:space="0" w:color="auto"/>
        <w:right w:val="none" w:sz="0" w:space="0" w:color="auto"/>
      </w:divBdr>
      <w:divsChild>
        <w:div w:id="68430061">
          <w:marLeft w:val="0"/>
          <w:marRight w:val="0"/>
          <w:marTop w:val="0"/>
          <w:marBottom w:val="0"/>
          <w:divBdr>
            <w:top w:val="none" w:sz="0" w:space="0" w:color="auto"/>
            <w:left w:val="none" w:sz="0" w:space="0" w:color="auto"/>
            <w:bottom w:val="none" w:sz="0" w:space="0" w:color="auto"/>
            <w:right w:val="none" w:sz="0" w:space="0" w:color="auto"/>
          </w:divBdr>
          <w:divsChild>
            <w:div w:id="372847760">
              <w:marLeft w:val="0"/>
              <w:marRight w:val="0"/>
              <w:marTop w:val="0"/>
              <w:marBottom w:val="0"/>
              <w:divBdr>
                <w:top w:val="none" w:sz="0" w:space="0" w:color="auto"/>
                <w:left w:val="none" w:sz="0" w:space="0" w:color="auto"/>
                <w:bottom w:val="none" w:sz="0" w:space="0" w:color="auto"/>
                <w:right w:val="none" w:sz="0" w:space="0" w:color="auto"/>
              </w:divBdr>
              <w:divsChild>
                <w:div w:id="902252630">
                  <w:marLeft w:val="0"/>
                  <w:marRight w:val="0"/>
                  <w:marTop w:val="0"/>
                  <w:marBottom w:val="0"/>
                  <w:divBdr>
                    <w:top w:val="none" w:sz="0" w:space="0" w:color="auto"/>
                    <w:left w:val="none" w:sz="0" w:space="0" w:color="auto"/>
                    <w:bottom w:val="none" w:sz="0" w:space="0" w:color="auto"/>
                    <w:right w:val="none" w:sz="0" w:space="0" w:color="auto"/>
                  </w:divBdr>
                  <w:divsChild>
                    <w:div w:id="434255106">
                      <w:marLeft w:val="0"/>
                      <w:marRight w:val="0"/>
                      <w:marTop w:val="0"/>
                      <w:marBottom w:val="0"/>
                      <w:divBdr>
                        <w:top w:val="none" w:sz="0" w:space="0" w:color="auto"/>
                        <w:left w:val="none" w:sz="0" w:space="0" w:color="auto"/>
                        <w:bottom w:val="none" w:sz="0" w:space="0" w:color="auto"/>
                        <w:right w:val="none" w:sz="0" w:space="0" w:color="auto"/>
                      </w:divBdr>
                      <w:divsChild>
                        <w:div w:id="1828281988">
                          <w:marLeft w:val="0"/>
                          <w:marRight w:val="0"/>
                          <w:marTop w:val="0"/>
                          <w:marBottom w:val="0"/>
                          <w:divBdr>
                            <w:top w:val="none" w:sz="0" w:space="0" w:color="auto"/>
                            <w:left w:val="none" w:sz="0" w:space="0" w:color="auto"/>
                            <w:bottom w:val="none" w:sz="0" w:space="0" w:color="auto"/>
                            <w:right w:val="none" w:sz="0" w:space="0" w:color="auto"/>
                          </w:divBdr>
                          <w:divsChild>
                            <w:div w:id="1820072855">
                              <w:marLeft w:val="0"/>
                              <w:marRight w:val="0"/>
                              <w:marTop w:val="0"/>
                              <w:marBottom w:val="0"/>
                              <w:divBdr>
                                <w:top w:val="none" w:sz="0" w:space="0" w:color="auto"/>
                                <w:left w:val="none" w:sz="0" w:space="0" w:color="auto"/>
                                <w:bottom w:val="none" w:sz="0" w:space="0" w:color="auto"/>
                                <w:right w:val="none" w:sz="0" w:space="0" w:color="auto"/>
                              </w:divBdr>
                              <w:divsChild>
                                <w:div w:id="981347310">
                                  <w:marLeft w:val="0"/>
                                  <w:marRight w:val="0"/>
                                  <w:marTop w:val="0"/>
                                  <w:marBottom w:val="0"/>
                                  <w:divBdr>
                                    <w:top w:val="none" w:sz="0" w:space="0" w:color="auto"/>
                                    <w:left w:val="none" w:sz="0" w:space="0" w:color="auto"/>
                                    <w:bottom w:val="none" w:sz="0" w:space="0" w:color="auto"/>
                                    <w:right w:val="none" w:sz="0" w:space="0" w:color="auto"/>
                                  </w:divBdr>
                                  <w:divsChild>
                                    <w:div w:id="367023915">
                                      <w:marLeft w:val="0"/>
                                      <w:marRight w:val="0"/>
                                      <w:marTop w:val="0"/>
                                      <w:marBottom w:val="0"/>
                                      <w:divBdr>
                                        <w:top w:val="none" w:sz="0" w:space="0" w:color="auto"/>
                                        <w:left w:val="none" w:sz="0" w:space="0" w:color="auto"/>
                                        <w:bottom w:val="none" w:sz="0" w:space="0" w:color="auto"/>
                                        <w:right w:val="none" w:sz="0" w:space="0" w:color="auto"/>
                                      </w:divBdr>
                                      <w:divsChild>
                                        <w:div w:id="451293908">
                                          <w:marLeft w:val="0"/>
                                          <w:marRight w:val="0"/>
                                          <w:marTop w:val="0"/>
                                          <w:marBottom w:val="0"/>
                                          <w:divBdr>
                                            <w:top w:val="none" w:sz="0" w:space="0" w:color="auto"/>
                                            <w:left w:val="none" w:sz="0" w:space="0" w:color="auto"/>
                                            <w:bottom w:val="none" w:sz="0" w:space="0" w:color="auto"/>
                                            <w:right w:val="none" w:sz="0" w:space="0" w:color="auto"/>
                                          </w:divBdr>
                                          <w:divsChild>
                                            <w:div w:id="950548848">
                                              <w:marLeft w:val="0"/>
                                              <w:marRight w:val="0"/>
                                              <w:marTop w:val="0"/>
                                              <w:marBottom w:val="0"/>
                                              <w:divBdr>
                                                <w:top w:val="none" w:sz="0" w:space="0" w:color="auto"/>
                                                <w:left w:val="none" w:sz="0" w:space="0" w:color="auto"/>
                                                <w:bottom w:val="none" w:sz="0" w:space="0" w:color="auto"/>
                                                <w:right w:val="none" w:sz="0" w:space="0" w:color="auto"/>
                                              </w:divBdr>
                                              <w:divsChild>
                                                <w:div w:id="1800953867">
                                                  <w:marLeft w:val="0"/>
                                                  <w:marRight w:val="0"/>
                                                  <w:marTop w:val="0"/>
                                                  <w:marBottom w:val="0"/>
                                                  <w:divBdr>
                                                    <w:top w:val="none" w:sz="0" w:space="0" w:color="auto"/>
                                                    <w:left w:val="none" w:sz="0" w:space="0" w:color="auto"/>
                                                    <w:bottom w:val="none" w:sz="0" w:space="0" w:color="auto"/>
                                                    <w:right w:val="none" w:sz="0" w:space="0" w:color="auto"/>
                                                  </w:divBdr>
                                                  <w:divsChild>
                                                    <w:div w:id="166482062">
                                                      <w:marLeft w:val="0"/>
                                                      <w:marRight w:val="0"/>
                                                      <w:marTop w:val="0"/>
                                                      <w:marBottom w:val="0"/>
                                                      <w:divBdr>
                                                        <w:top w:val="none" w:sz="0" w:space="0" w:color="auto"/>
                                                        <w:left w:val="none" w:sz="0" w:space="0" w:color="auto"/>
                                                        <w:bottom w:val="none" w:sz="0" w:space="0" w:color="auto"/>
                                                        <w:right w:val="none" w:sz="0" w:space="0" w:color="auto"/>
                                                      </w:divBdr>
                                                      <w:divsChild>
                                                        <w:div w:id="1599285968">
                                                          <w:marLeft w:val="0"/>
                                                          <w:marRight w:val="0"/>
                                                          <w:marTop w:val="0"/>
                                                          <w:marBottom w:val="0"/>
                                                          <w:divBdr>
                                                            <w:top w:val="none" w:sz="0" w:space="0" w:color="auto"/>
                                                            <w:left w:val="none" w:sz="0" w:space="0" w:color="auto"/>
                                                            <w:bottom w:val="none" w:sz="0" w:space="0" w:color="auto"/>
                                                            <w:right w:val="none" w:sz="0" w:space="0" w:color="auto"/>
                                                          </w:divBdr>
                                                          <w:divsChild>
                                                            <w:div w:id="1559626486">
                                                              <w:marLeft w:val="0"/>
                                                              <w:marRight w:val="0"/>
                                                              <w:marTop w:val="0"/>
                                                              <w:marBottom w:val="0"/>
                                                              <w:divBdr>
                                                                <w:top w:val="none" w:sz="0" w:space="0" w:color="auto"/>
                                                                <w:left w:val="none" w:sz="0" w:space="0" w:color="auto"/>
                                                                <w:bottom w:val="none" w:sz="0" w:space="0" w:color="auto"/>
                                                                <w:right w:val="none" w:sz="0" w:space="0" w:color="auto"/>
                                                              </w:divBdr>
                                                              <w:divsChild>
                                                                <w:div w:id="1452356032">
                                                                  <w:marLeft w:val="0"/>
                                                                  <w:marRight w:val="0"/>
                                                                  <w:marTop w:val="0"/>
                                                                  <w:marBottom w:val="0"/>
                                                                  <w:divBdr>
                                                                    <w:top w:val="none" w:sz="0" w:space="0" w:color="auto"/>
                                                                    <w:left w:val="none" w:sz="0" w:space="0" w:color="auto"/>
                                                                    <w:bottom w:val="none" w:sz="0" w:space="0" w:color="auto"/>
                                                                    <w:right w:val="none" w:sz="0" w:space="0" w:color="auto"/>
                                                                  </w:divBdr>
                                                                </w:div>
                                                                <w:div w:id="226500112">
                                                                  <w:marLeft w:val="0"/>
                                                                  <w:marRight w:val="0"/>
                                                                  <w:marTop w:val="0"/>
                                                                  <w:marBottom w:val="0"/>
                                                                  <w:divBdr>
                                                                    <w:top w:val="none" w:sz="0" w:space="0" w:color="auto"/>
                                                                    <w:left w:val="none" w:sz="0" w:space="0" w:color="auto"/>
                                                                    <w:bottom w:val="none" w:sz="0" w:space="0" w:color="auto"/>
                                                                    <w:right w:val="none" w:sz="0" w:space="0" w:color="auto"/>
                                                                  </w:divBdr>
                                                                  <w:divsChild>
                                                                    <w:div w:id="66344049">
                                                                      <w:marLeft w:val="0"/>
                                                                      <w:marRight w:val="0"/>
                                                                      <w:marTop w:val="0"/>
                                                                      <w:marBottom w:val="0"/>
                                                                      <w:divBdr>
                                                                        <w:top w:val="none" w:sz="0" w:space="0" w:color="auto"/>
                                                                        <w:left w:val="none" w:sz="0" w:space="0" w:color="auto"/>
                                                                        <w:bottom w:val="none" w:sz="0" w:space="0" w:color="auto"/>
                                                                        <w:right w:val="none" w:sz="0" w:space="0" w:color="auto"/>
                                                                      </w:divBdr>
                                                                      <w:divsChild>
                                                                        <w:div w:id="64037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75598">
                                                                  <w:marLeft w:val="0"/>
                                                                  <w:marRight w:val="0"/>
                                                                  <w:marTop w:val="0"/>
                                                                  <w:marBottom w:val="0"/>
                                                                  <w:divBdr>
                                                                    <w:top w:val="none" w:sz="0" w:space="0" w:color="auto"/>
                                                                    <w:left w:val="none" w:sz="0" w:space="0" w:color="auto"/>
                                                                    <w:bottom w:val="none" w:sz="0" w:space="0" w:color="auto"/>
                                                                    <w:right w:val="none" w:sz="0" w:space="0" w:color="auto"/>
                                                                  </w:divBdr>
                                                                </w:div>
                                                              </w:divsChild>
                                                            </w:div>
                                                            <w:div w:id="53815585">
                                                              <w:marLeft w:val="0"/>
                                                              <w:marRight w:val="0"/>
                                                              <w:marTop w:val="0"/>
                                                              <w:marBottom w:val="0"/>
                                                              <w:divBdr>
                                                                <w:top w:val="none" w:sz="0" w:space="0" w:color="auto"/>
                                                                <w:left w:val="none" w:sz="0" w:space="0" w:color="auto"/>
                                                                <w:bottom w:val="none" w:sz="0" w:space="0" w:color="auto"/>
                                                                <w:right w:val="none" w:sz="0" w:space="0" w:color="auto"/>
                                                              </w:divBdr>
                                                              <w:divsChild>
                                                                <w:div w:id="474107523">
                                                                  <w:marLeft w:val="0"/>
                                                                  <w:marRight w:val="0"/>
                                                                  <w:marTop w:val="0"/>
                                                                  <w:marBottom w:val="0"/>
                                                                  <w:divBdr>
                                                                    <w:top w:val="none" w:sz="0" w:space="0" w:color="auto"/>
                                                                    <w:left w:val="none" w:sz="0" w:space="0" w:color="auto"/>
                                                                    <w:bottom w:val="none" w:sz="0" w:space="0" w:color="auto"/>
                                                                    <w:right w:val="none" w:sz="0" w:space="0" w:color="auto"/>
                                                                  </w:divBdr>
                                                                </w:div>
                                                                <w:div w:id="1141187779">
                                                                  <w:marLeft w:val="0"/>
                                                                  <w:marRight w:val="0"/>
                                                                  <w:marTop w:val="0"/>
                                                                  <w:marBottom w:val="0"/>
                                                                  <w:divBdr>
                                                                    <w:top w:val="none" w:sz="0" w:space="0" w:color="auto"/>
                                                                    <w:left w:val="none" w:sz="0" w:space="0" w:color="auto"/>
                                                                    <w:bottom w:val="none" w:sz="0" w:space="0" w:color="auto"/>
                                                                    <w:right w:val="none" w:sz="0" w:space="0" w:color="auto"/>
                                                                  </w:divBdr>
                                                                  <w:divsChild>
                                                                    <w:div w:id="362243097">
                                                                      <w:marLeft w:val="0"/>
                                                                      <w:marRight w:val="0"/>
                                                                      <w:marTop w:val="0"/>
                                                                      <w:marBottom w:val="0"/>
                                                                      <w:divBdr>
                                                                        <w:top w:val="none" w:sz="0" w:space="0" w:color="auto"/>
                                                                        <w:left w:val="none" w:sz="0" w:space="0" w:color="auto"/>
                                                                        <w:bottom w:val="none" w:sz="0" w:space="0" w:color="auto"/>
                                                                        <w:right w:val="none" w:sz="0" w:space="0" w:color="auto"/>
                                                                      </w:divBdr>
                                                                      <w:divsChild>
                                                                        <w:div w:id="9047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60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47589442">
      <w:bodyDiv w:val="1"/>
      <w:marLeft w:val="0"/>
      <w:marRight w:val="0"/>
      <w:marTop w:val="0"/>
      <w:marBottom w:val="0"/>
      <w:divBdr>
        <w:top w:val="none" w:sz="0" w:space="0" w:color="auto"/>
        <w:left w:val="none" w:sz="0" w:space="0" w:color="auto"/>
        <w:bottom w:val="none" w:sz="0" w:space="0" w:color="auto"/>
        <w:right w:val="none" w:sz="0" w:space="0" w:color="auto"/>
      </w:divBdr>
    </w:div>
    <w:div w:id="660541824">
      <w:bodyDiv w:val="1"/>
      <w:marLeft w:val="0"/>
      <w:marRight w:val="0"/>
      <w:marTop w:val="0"/>
      <w:marBottom w:val="0"/>
      <w:divBdr>
        <w:top w:val="none" w:sz="0" w:space="0" w:color="auto"/>
        <w:left w:val="none" w:sz="0" w:space="0" w:color="auto"/>
        <w:bottom w:val="none" w:sz="0" w:space="0" w:color="auto"/>
        <w:right w:val="none" w:sz="0" w:space="0" w:color="auto"/>
      </w:divBdr>
      <w:divsChild>
        <w:div w:id="1928607822">
          <w:marLeft w:val="0"/>
          <w:marRight w:val="0"/>
          <w:marTop w:val="0"/>
          <w:marBottom w:val="0"/>
          <w:divBdr>
            <w:top w:val="none" w:sz="0" w:space="0" w:color="auto"/>
            <w:left w:val="none" w:sz="0" w:space="0" w:color="auto"/>
            <w:bottom w:val="none" w:sz="0" w:space="0" w:color="auto"/>
            <w:right w:val="none" w:sz="0" w:space="0" w:color="auto"/>
          </w:divBdr>
          <w:divsChild>
            <w:div w:id="1050111687">
              <w:marLeft w:val="0"/>
              <w:marRight w:val="0"/>
              <w:marTop w:val="0"/>
              <w:marBottom w:val="0"/>
              <w:divBdr>
                <w:top w:val="none" w:sz="0" w:space="0" w:color="auto"/>
                <w:left w:val="none" w:sz="0" w:space="0" w:color="auto"/>
                <w:bottom w:val="none" w:sz="0" w:space="0" w:color="auto"/>
                <w:right w:val="none" w:sz="0" w:space="0" w:color="auto"/>
              </w:divBdr>
              <w:divsChild>
                <w:div w:id="1378973092">
                  <w:marLeft w:val="0"/>
                  <w:marRight w:val="0"/>
                  <w:marTop w:val="0"/>
                  <w:marBottom w:val="0"/>
                  <w:divBdr>
                    <w:top w:val="none" w:sz="0" w:space="0" w:color="auto"/>
                    <w:left w:val="none" w:sz="0" w:space="0" w:color="auto"/>
                    <w:bottom w:val="none" w:sz="0" w:space="0" w:color="auto"/>
                    <w:right w:val="none" w:sz="0" w:space="0" w:color="auto"/>
                  </w:divBdr>
                  <w:divsChild>
                    <w:div w:id="854464883">
                      <w:marLeft w:val="0"/>
                      <w:marRight w:val="0"/>
                      <w:marTop w:val="0"/>
                      <w:marBottom w:val="0"/>
                      <w:divBdr>
                        <w:top w:val="none" w:sz="0" w:space="0" w:color="auto"/>
                        <w:left w:val="none" w:sz="0" w:space="0" w:color="auto"/>
                        <w:bottom w:val="none" w:sz="0" w:space="0" w:color="auto"/>
                        <w:right w:val="none" w:sz="0" w:space="0" w:color="auto"/>
                      </w:divBdr>
                      <w:divsChild>
                        <w:div w:id="1603415418">
                          <w:marLeft w:val="0"/>
                          <w:marRight w:val="0"/>
                          <w:marTop w:val="0"/>
                          <w:marBottom w:val="0"/>
                          <w:divBdr>
                            <w:top w:val="none" w:sz="0" w:space="0" w:color="auto"/>
                            <w:left w:val="none" w:sz="0" w:space="0" w:color="auto"/>
                            <w:bottom w:val="none" w:sz="0" w:space="0" w:color="auto"/>
                            <w:right w:val="none" w:sz="0" w:space="0" w:color="auto"/>
                          </w:divBdr>
                          <w:divsChild>
                            <w:div w:id="948468070">
                              <w:marLeft w:val="0"/>
                              <w:marRight w:val="0"/>
                              <w:marTop w:val="0"/>
                              <w:marBottom w:val="0"/>
                              <w:divBdr>
                                <w:top w:val="none" w:sz="0" w:space="0" w:color="auto"/>
                                <w:left w:val="none" w:sz="0" w:space="0" w:color="auto"/>
                                <w:bottom w:val="none" w:sz="0" w:space="0" w:color="auto"/>
                                <w:right w:val="none" w:sz="0" w:space="0" w:color="auto"/>
                              </w:divBdr>
                              <w:divsChild>
                                <w:div w:id="482355277">
                                  <w:marLeft w:val="0"/>
                                  <w:marRight w:val="0"/>
                                  <w:marTop w:val="0"/>
                                  <w:marBottom w:val="0"/>
                                  <w:divBdr>
                                    <w:top w:val="none" w:sz="0" w:space="0" w:color="auto"/>
                                    <w:left w:val="none" w:sz="0" w:space="0" w:color="auto"/>
                                    <w:bottom w:val="none" w:sz="0" w:space="0" w:color="auto"/>
                                    <w:right w:val="none" w:sz="0" w:space="0" w:color="auto"/>
                                  </w:divBdr>
                                  <w:divsChild>
                                    <w:div w:id="1663195246">
                                      <w:marLeft w:val="0"/>
                                      <w:marRight w:val="0"/>
                                      <w:marTop w:val="0"/>
                                      <w:marBottom w:val="0"/>
                                      <w:divBdr>
                                        <w:top w:val="none" w:sz="0" w:space="0" w:color="auto"/>
                                        <w:left w:val="none" w:sz="0" w:space="0" w:color="auto"/>
                                        <w:bottom w:val="none" w:sz="0" w:space="0" w:color="auto"/>
                                        <w:right w:val="none" w:sz="0" w:space="0" w:color="auto"/>
                                      </w:divBdr>
                                      <w:divsChild>
                                        <w:div w:id="2041203076">
                                          <w:marLeft w:val="0"/>
                                          <w:marRight w:val="0"/>
                                          <w:marTop w:val="0"/>
                                          <w:marBottom w:val="0"/>
                                          <w:divBdr>
                                            <w:top w:val="none" w:sz="0" w:space="0" w:color="auto"/>
                                            <w:left w:val="none" w:sz="0" w:space="0" w:color="auto"/>
                                            <w:bottom w:val="none" w:sz="0" w:space="0" w:color="auto"/>
                                            <w:right w:val="none" w:sz="0" w:space="0" w:color="auto"/>
                                          </w:divBdr>
                                          <w:divsChild>
                                            <w:div w:id="178930963">
                                              <w:marLeft w:val="0"/>
                                              <w:marRight w:val="0"/>
                                              <w:marTop w:val="0"/>
                                              <w:marBottom w:val="0"/>
                                              <w:divBdr>
                                                <w:top w:val="none" w:sz="0" w:space="0" w:color="auto"/>
                                                <w:left w:val="none" w:sz="0" w:space="0" w:color="auto"/>
                                                <w:bottom w:val="none" w:sz="0" w:space="0" w:color="auto"/>
                                                <w:right w:val="none" w:sz="0" w:space="0" w:color="auto"/>
                                              </w:divBdr>
                                              <w:divsChild>
                                                <w:div w:id="1188449279">
                                                  <w:marLeft w:val="0"/>
                                                  <w:marRight w:val="0"/>
                                                  <w:marTop w:val="0"/>
                                                  <w:marBottom w:val="0"/>
                                                  <w:divBdr>
                                                    <w:top w:val="none" w:sz="0" w:space="0" w:color="auto"/>
                                                    <w:left w:val="none" w:sz="0" w:space="0" w:color="auto"/>
                                                    <w:bottom w:val="none" w:sz="0" w:space="0" w:color="auto"/>
                                                    <w:right w:val="none" w:sz="0" w:space="0" w:color="auto"/>
                                                  </w:divBdr>
                                                  <w:divsChild>
                                                    <w:div w:id="2002656667">
                                                      <w:marLeft w:val="0"/>
                                                      <w:marRight w:val="0"/>
                                                      <w:marTop w:val="0"/>
                                                      <w:marBottom w:val="0"/>
                                                      <w:divBdr>
                                                        <w:top w:val="none" w:sz="0" w:space="0" w:color="auto"/>
                                                        <w:left w:val="none" w:sz="0" w:space="0" w:color="auto"/>
                                                        <w:bottom w:val="none" w:sz="0" w:space="0" w:color="auto"/>
                                                        <w:right w:val="none" w:sz="0" w:space="0" w:color="auto"/>
                                                      </w:divBdr>
                                                      <w:divsChild>
                                                        <w:div w:id="117519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5550370">
      <w:bodyDiv w:val="1"/>
      <w:marLeft w:val="0"/>
      <w:marRight w:val="0"/>
      <w:marTop w:val="0"/>
      <w:marBottom w:val="0"/>
      <w:divBdr>
        <w:top w:val="none" w:sz="0" w:space="0" w:color="auto"/>
        <w:left w:val="none" w:sz="0" w:space="0" w:color="auto"/>
        <w:bottom w:val="none" w:sz="0" w:space="0" w:color="auto"/>
        <w:right w:val="none" w:sz="0" w:space="0" w:color="auto"/>
      </w:divBdr>
    </w:div>
    <w:div w:id="676079334">
      <w:bodyDiv w:val="1"/>
      <w:marLeft w:val="0"/>
      <w:marRight w:val="0"/>
      <w:marTop w:val="0"/>
      <w:marBottom w:val="0"/>
      <w:divBdr>
        <w:top w:val="none" w:sz="0" w:space="0" w:color="auto"/>
        <w:left w:val="none" w:sz="0" w:space="0" w:color="auto"/>
        <w:bottom w:val="none" w:sz="0" w:space="0" w:color="auto"/>
        <w:right w:val="none" w:sz="0" w:space="0" w:color="auto"/>
      </w:divBdr>
    </w:div>
    <w:div w:id="681249671">
      <w:bodyDiv w:val="1"/>
      <w:marLeft w:val="0"/>
      <w:marRight w:val="0"/>
      <w:marTop w:val="0"/>
      <w:marBottom w:val="0"/>
      <w:divBdr>
        <w:top w:val="none" w:sz="0" w:space="0" w:color="auto"/>
        <w:left w:val="none" w:sz="0" w:space="0" w:color="auto"/>
        <w:bottom w:val="none" w:sz="0" w:space="0" w:color="auto"/>
        <w:right w:val="none" w:sz="0" w:space="0" w:color="auto"/>
      </w:divBdr>
    </w:div>
    <w:div w:id="683484067">
      <w:bodyDiv w:val="1"/>
      <w:marLeft w:val="0"/>
      <w:marRight w:val="0"/>
      <w:marTop w:val="0"/>
      <w:marBottom w:val="0"/>
      <w:divBdr>
        <w:top w:val="none" w:sz="0" w:space="0" w:color="auto"/>
        <w:left w:val="none" w:sz="0" w:space="0" w:color="auto"/>
        <w:bottom w:val="none" w:sz="0" w:space="0" w:color="auto"/>
        <w:right w:val="none" w:sz="0" w:space="0" w:color="auto"/>
      </w:divBdr>
    </w:div>
    <w:div w:id="686717751">
      <w:bodyDiv w:val="1"/>
      <w:marLeft w:val="0"/>
      <w:marRight w:val="0"/>
      <w:marTop w:val="0"/>
      <w:marBottom w:val="0"/>
      <w:divBdr>
        <w:top w:val="none" w:sz="0" w:space="0" w:color="auto"/>
        <w:left w:val="none" w:sz="0" w:space="0" w:color="auto"/>
        <w:bottom w:val="none" w:sz="0" w:space="0" w:color="auto"/>
        <w:right w:val="none" w:sz="0" w:space="0" w:color="auto"/>
      </w:divBdr>
    </w:div>
    <w:div w:id="692464039">
      <w:bodyDiv w:val="1"/>
      <w:marLeft w:val="0"/>
      <w:marRight w:val="0"/>
      <w:marTop w:val="0"/>
      <w:marBottom w:val="0"/>
      <w:divBdr>
        <w:top w:val="none" w:sz="0" w:space="0" w:color="auto"/>
        <w:left w:val="none" w:sz="0" w:space="0" w:color="auto"/>
        <w:bottom w:val="none" w:sz="0" w:space="0" w:color="auto"/>
        <w:right w:val="none" w:sz="0" w:space="0" w:color="auto"/>
      </w:divBdr>
    </w:div>
    <w:div w:id="692611336">
      <w:bodyDiv w:val="1"/>
      <w:marLeft w:val="0"/>
      <w:marRight w:val="0"/>
      <w:marTop w:val="0"/>
      <w:marBottom w:val="0"/>
      <w:divBdr>
        <w:top w:val="none" w:sz="0" w:space="0" w:color="auto"/>
        <w:left w:val="none" w:sz="0" w:space="0" w:color="auto"/>
        <w:bottom w:val="none" w:sz="0" w:space="0" w:color="auto"/>
        <w:right w:val="none" w:sz="0" w:space="0" w:color="auto"/>
      </w:divBdr>
    </w:div>
    <w:div w:id="692848237">
      <w:bodyDiv w:val="1"/>
      <w:marLeft w:val="0"/>
      <w:marRight w:val="0"/>
      <w:marTop w:val="0"/>
      <w:marBottom w:val="0"/>
      <w:divBdr>
        <w:top w:val="none" w:sz="0" w:space="0" w:color="auto"/>
        <w:left w:val="none" w:sz="0" w:space="0" w:color="auto"/>
        <w:bottom w:val="none" w:sz="0" w:space="0" w:color="auto"/>
        <w:right w:val="none" w:sz="0" w:space="0" w:color="auto"/>
      </w:divBdr>
    </w:div>
    <w:div w:id="693766844">
      <w:bodyDiv w:val="1"/>
      <w:marLeft w:val="0"/>
      <w:marRight w:val="0"/>
      <w:marTop w:val="0"/>
      <w:marBottom w:val="0"/>
      <w:divBdr>
        <w:top w:val="none" w:sz="0" w:space="0" w:color="auto"/>
        <w:left w:val="none" w:sz="0" w:space="0" w:color="auto"/>
        <w:bottom w:val="none" w:sz="0" w:space="0" w:color="auto"/>
        <w:right w:val="none" w:sz="0" w:space="0" w:color="auto"/>
      </w:divBdr>
    </w:div>
    <w:div w:id="709573105">
      <w:bodyDiv w:val="1"/>
      <w:marLeft w:val="0"/>
      <w:marRight w:val="0"/>
      <w:marTop w:val="0"/>
      <w:marBottom w:val="0"/>
      <w:divBdr>
        <w:top w:val="none" w:sz="0" w:space="0" w:color="auto"/>
        <w:left w:val="none" w:sz="0" w:space="0" w:color="auto"/>
        <w:bottom w:val="none" w:sz="0" w:space="0" w:color="auto"/>
        <w:right w:val="none" w:sz="0" w:space="0" w:color="auto"/>
      </w:divBdr>
    </w:div>
    <w:div w:id="709959007">
      <w:bodyDiv w:val="1"/>
      <w:marLeft w:val="0"/>
      <w:marRight w:val="0"/>
      <w:marTop w:val="0"/>
      <w:marBottom w:val="0"/>
      <w:divBdr>
        <w:top w:val="none" w:sz="0" w:space="0" w:color="auto"/>
        <w:left w:val="none" w:sz="0" w:space="0" w:color="auto"/>
        <w:bottom w:val="none" w:sz="0" w:space="0" w:color="auto"/>
        <w:right w:val="none" w:sz="0" w:space="0" w:color="auto"/>
      </w:divBdr>
    </w:div>
    <w:div w:id="726340711">
      <w:bodyDiv w:val="1"/>
      <w:marLeft w:val="0"/>
      <w:marRight w:val="0"/>
      <w:marTop w:val="0"/>
      <w:marBottom w:val="0"/>
      <w:divBdr>
        <w:top w:val="none" w:sz="0" w:space="0" w:color="auto"/>
        <w:left w:val="none" w:sz="0" w:space="0" w:color="auto"/>
        <w:bottom w:val="none" w:sz="0" w:space="0" w:color="auto"/>
        <w:right w:val="none" w:sz="0" w:space="0" w:color="auto"/>
      </w:divBdr>
    </w:div>
    <w:div w:id="727534721">
      <w:bodyDiv w:val="1"/>
      <w:marLeft w:val="0"/>
      <w:marRight w:val="0"/>
      <w:marTop w:val="0"/>
      <w:marBottom w:val="0"/>
      <w:divBdr>
        <w:top w:val="none" w:sz="0" w:space="0" w:color="auto"/>
        <w:left w:val="none" w:sz="0" w:space="0" w:color="auto"/>
        <w:bottom w:val="none" w:sz="0" w:space="0" w:color="auto"/>
        <w:right w:val="none" w:sz="0" w:space="0" w:color="auto"/>
      </w:divBdr>
    </w:div>
    <w:div w:id="728109224">
      <w:bodyDiv w:val="1"/>
      <w:marLeft w:val="0"/>
      <w:marRight w:val="0"/>
      <w:marTop w:val="0"/>
      <w:marBottom w:val="0"/>
      <w:divBdr>
        <w:top w:val="none" w:sz="0" w:space="0" w:color="auto"/>
        <w:left w:val="none" w:sz="0" w:space="0" w:color="auto"/>
        <w:bottom w:val="none" w:sz="0" w:space="0" w:color="auto"/>
        <w:right w:val="none" w:sz="0" w:space="0" w:color="auto"/>
      </w:divBdr>
    </w:div>
    <w:div w:id="728116417">
      <w:bodyDiv w:val="1"/>
      <w:marLeft w:val="0"/>
      <w:marRight w:val="0"/>
      <w:marTop w:val="0"/>
      <w:marBottom w:val="0"/>
      <w:divBdr>
        <w:top w:val="none" w:sz="0" w:space="0" w:color="auto"/>
        <w:left w:val="none" w:sz="0" w:space="0" w:color="auto"/>
        <w:bottom w:val="none" w:sz="0" w:space="0" w:color="auto"/>
        <w:right w:val="none" w:sz="0" w:space="0" w:color="auto"/>
      </w:divBdr>
    </w:div>
    <w:div w:id="728453421">
      <w:bodyDiv w:val="1"/>
      <w:marLeft w:val="0"/>
      <w:marRight w:val="0"/>
      <w:marTop w:val="0"/>
      <w:marBottom w:val="0"/>
      <w:divBdr>
        <w:top w:val="none" w:sz="0" w:space="0" w:color="auto"/>
        <w:left w:val="none" w:sz="0" w:space="0" w:color="auto"/>
        <w:bottom w:val="none" w:sz="0" w:space="0" w:color="auto"/>
        <w:right w:val="none" w:sz="0" w:space="0" w:color="auto"/>
      </w:divBdr>
    </w:div>
    <w:div w:id="733893043">
      <w:bodyDiv w:val="1"/>
      <w:marLeft w:val="0"/>
      <w:marRight w:val="0"/>
      <w:marTop w:val="0"/>
      <w:marBottom w:val="0"/>
      <w:divBdr>
        <w:top w:val="none" w:sz="0" w:space="0" w:color="auto"/>
        <w:left w:val="none" w:sz="0" w:space="0" w:color="auto"/>
        <w:bottom w:val="none" w:sz="0" w:space="0" w:color="auto"/>
        <w:right w:val="none" w:sz="0" w:space="0" w:color="auto"/>
      </w:divBdr>
    </w:div>
    <w:div w:id="741221025">
      <w:bodyDiv w:val="1"/>
      <w:marLeft w:val="0"/>
      <w:marRight w:val="0"/>
      <w:marTop w:val="0"/>
      <w:marBottom w:val="0"/>
      <w:divBdr>
        <w:top w:val="none" w:sz="0" w:space="0" w:color="auto"/>
        <w:left w:val="none" w:sz="0" w:space="0" w:color="auto"/>
        <w:bottom w:val="none" w:sz="0" w:space="0" w:color="auto"/>
        <w:right w:val="none" w:sz="0" w:space="0" w:color="auto"/>
      </w:divBdr>
    </w:div>
    <w:div w:id="742916227">
      <w:bodyDiv w:val="1"/>
      <w:marLeft w:val="0"/>
      <w:marRight w:val="0"/>
      <w:marTop w:val="0"/>
      <w:marBottom w:val="0"/>
      <w:divBdr>
        <w:top w:val="none" w:sz="0" w:space="0" w:color="auto"/>
        <w:left w:val="none" w:sz="0" w:space="0" w:color="auto"/>
        <w:bottom w:val="none" w:sz="0" w:space="0" w:color="auto"/>
        <w:right w:val="none" w:sz="0" w:space="0" w:color="auto"/>
      </w:divBdr>
    </w:div>
    <w:div w:id="745804650">
      <w:bodyDiv w:val="1"/>
      <w:marLeft w:val="0"/>
      <w:marRight w:val="0"/>
      <w:marTop w:val="0"/>
      <w:marBottom w:val="0"/>
      <w:divBdr>
        <w:top w:val="none" w:sz="0" w:space="0" w:color="auto"/>
        <w:left w:val="none" w:sz="0" w:space="0" w:color="auto"/>
        <w:bottom w:val="none" w:sz="0" w:space="0" w:color="auto"/>
        <w:right w:val="none" w:sz="0" w:space="0" w:color="auto"/>
      </w:divBdr>
    </w:div>
    <w:div w:id="759372094">
      <w:bodyDiv w:val="1"/>
      <w:marLeft w:val="0"/>
      <w:marRight w:val="0"/>
      <w:marTop w:val="0"/>
      <w:marBottom w:val="0"/>
      <w:divBdr>
        <w:top w:val="none" w:sz="0" w:space="0" w:color="auto"/>
        <w:left w:val="none" w:sz="0" w:space="0" w:color="auto"/>
        <w:bottom w:val="none" w:sz="0" w:space="0" w:color="auto"/>
        <w:right w:val="none" w:sz="0" w:space="0" w:color="auto"/>
      </w:divBdr>
    </w:div>
    <w:div w:id="769358252">
      <w:bodyDiv w:val="1"/>
      <w:marLeft w:val="0"/>
      <w:marRight w:val="0"/>
      <w:marTop w:val="0"/>
      <w:marBottom w:val="0"/>
      <w:divBdr>
        <w:top w:val="none" w:sz="0" w:space="0" w:color="auto"/>
        <w:left w:val="none" w:sz="0" w:space="0" w:color="auto"/>
        <w:bottom w:val="none" w:sz="0" w:space="0" w:color="auto"/>
        <w:right w:val="none" w:sz="0" w:space="0" w:color="auto"/>
      </w:divBdr>
    </w:div>
    <w:div w:id="771703486">
      <w:bodyDiv w:val="1"/>
      <w:marLeft w:val="0"/>
      <w:marRight w:val="0"/>
      <w:marTop w:val="0"/>
      <w:marBottom w:val="0"/>
      <w:divBdr>
        <w:top w:val="none" w:sz="0" w:space="0" w:color="auto"/>
        <w:left w:val="none" w:sz="0" w:space="0" w:color="auto"/>
        <w:bottom w:val="none" w:sz="0" w:space="0" w:color="auto"/>
        <w:right w:val="none" w:sz="0" w:space="0" w:color="auto"/>
      </w:divBdr>
    </w:div>
    <w:div w:id="774445985">
      <w:bodyDiv w:val="1"/>
      <w:marLeft w:val="0"/>
      <w:marRight w:val="0"/>
      <w:marTop w:val="0"/>
      <w:marBottom w:val="0"/>
      <w:divBdr>
        <w:top w:val="none" w:sz="0" w:space="0" w:color="auto"/>
        <w:left w:val="none" w:sz="0" w:space="0" w:color="auto"/>
        <w:bottom w:val="none" w:sz="0" w:space="0" w:color="auto"/>
        <w:right w:val="none" w:sz="0" w:space="0" w:color="auto"/>
      </w:divBdr>
    </w:div>
    <w:div w:id="775054876">
      <w:bodyDiv w:val="1"/>
      <w:marLeft w:val="0"/>
      <w:marRight w:val="0"/>
      <w:marTop w:val="0"/>
      <w:marBottom w:val="0"/>
      <w:divBdr>
        <w:top w:val="none" w:sz="0" w:space="0" w:color="auto"/>
        <w:left w:val="none" w:sz="0" w:space="0" w:color="auto"/>
        <w:bottom w:val="none" w:sz="0" w:space="0" w:color="auto"/>
        <w:right w:val="none" w:sz="0" w:space="0" w:color="auto"/>
      </w:divBdr>
    </w:div>
    <w:div w:id="777211687">
      <w:bodyDiv w:val="1"/>
      <w:marLeft w:val="0"/>
      <w:marRight w:val="0"/>
      <w:marTop w:val="0"/>
      <w:marBottom w:val="0"/>
      <w:divBdr>
        <w:top w:val="none" w:sz="0" w:space="0" w:color="auto"/>
        <w:left w:val="none" w:sz="0" w:space="0" w:color="auto"/>
        <w:bottom w:val="none" w:sz="0" w:space="0" w:color="auto"/>
        <w:right w:val="none" w:sz="0" w:space="0" w:color="auto"/>
      </w:divBdr>
    </w:div>
    <w:div w:id="783235846">
      <w:bodyDiv w:val="1"/>
      <w:marLeft w:val="0"/>
      <w:marRight w:val="0"/>
      <w:marTop w:val="0"/>
      <w:marBottom w:val="0"/>
      <w:divBdr>
        <w:top w:val="none" w:sz="0" w:space="0" w:color="auto"/>
        <w:left w:val="none" w:sz="0" w:space="0" w:color="auto"/>
        <w:bottom w:val="none" w:sz="0" w:space="0" w:color="auto"/>
        <w:right w:val="none" w:sz="0" w:space="0" w:color="auto"/>
      </w:divBdr>
    </w:div>
    <w:div w:id="784229825">
      <w:bodyDiv w:val="1"/>
      <w:marLeft w:val="0"/>
      <w:marRight w:val="0"/>
      <w:marTop w:val="0"/>
      <w:marBottom w:val="0"/>
      <w:divBdr>
        <w:top w:val="none" w:sz="0" w:space="0" w:color="auto"/>
        <w:left w:val="none" w:sz="0" w:space="0" w:color="auto"/>
        <w:bottom w:val="none" w:sz="0" w:space="0" w:color="auto"/>
        <w:right w:val="none" w:sz="0" w:space="0" w:color="auto"/>
      </w:divBdr>
    </w:div>
    <w:div w:id="798838169">
      <w:bodyDiv w:val="1"/>
      <w:marLeft w:val="0"/>
      <w:marRight w:val="0"/>
      <w:marTop w:val="0"/>
      <w:marBottom w:val="0"/>
      <w:divBdr>
        <w:top w:val="none" w:sz="0" w:space="0" w:color="auto"/>
        <w:left w:val="none" w:sz="0" w:space="0" w:color="auto"/>
        <w:bottom w:val="none" w:sz="0" w:space="0" w:color="auto"/>
        <w:right w:val="none" w:sz="0" w:space="0" w:color="auto"/>
      </w:divBdr>
    </w:div>
    <w:div w:id="801576425">
      <w:bodyDiv w:val="1"/>
      <w:marLeft w:val="0"/>
      <w:marRight w:val="0"/>
      <w:marTop w:val="0"/>
      <w:marBottom w:val="0"/>
      <w:divBdr>
        <w:top w:val="none" w:sz="0" w:space="0" w:color="auto"/>
        <w:left w:val="none" w:sz="0" w:space="0" w:color="auto"/>
        <w:bottom w:val="none" w:sz="0" w:space="0" w:color="auto"/>
        <w:right w:val="none" w:sz="0" w:space="0" w:color="auto"/>
      </w:divBdr>
    </w:div>
    <w:div w:id="805122743">
      <w:bodyDiv w:val="1"/>
      <w:marLeft w:val="0"/>
      <w:marRight w:val="0"/>
      <w:marTop w:val="0"/>
      <w:marBottom w:val="0"/>
      <w:divBdr>
        <w:top w:val="none" w:sz="0" w:space="0" w:color="auto"/>
        <w:left w:val="none" w:sz="0" w:space="0" w:color="auto"/>
        <w:bottom w:val="none" w:sz="0" w:space="0" w:color="auto"/>
        <w:right w:val="none" w:sz="0" w:space="0" w:color="auto"/>
      </w:divBdr>
    </w:div>
    <w:div w:id="807626797">
      <w:bodyDiv w:val="1"/>
      <w:marLeft w:val="0"/>
      <w:marRight w:val="0"/>
      <w:marTop w:val="0"/>
      <w:marBottom w:val="0"/>
      <w:divBdr>
        <w:top w:val="none" w:sz="0" w:space="0" w:color="auto"/>
        <w:left w:val="none" w:sz="0" w:space="0" w:color="auto"/>
        <w:bottom w:val="none" w:sz="0" w:space="0" w:color="auto"/>
        <w:right w:val="none" w:sz="0" w:space="0" w:color="auto"/>
      </w:divBdr>
    </w:div>
    <w:div w:id="813521612">
      <w:bodyDiv w:val="1"/>
      <w:marLeft w:val="0"/>
      <w:marRight w:val="0"/>
      <w:marTop w:val="0"/>
      <w:marBottom w:val="0"/>
      <w:divBdr>
        <w:top w:val="none" w:sz="0" w:space="0" w:color="auto"/>
        <w:left w:val="none" w:sz="0" w:space="0" w:color="auto"/>
        <w:bottom w:val="none" w:sz="0" w:space="0" w:color="auto"/>
        <w:right w:val="none" w:sz="0" w:space="0" w:color="auto"/>
      </w:divBdr>
    </w:div>
    <w:div w:id="818809487">
      <w:bodyDiv w:val="1"/>
      <w:marLeft w:val="0"/>
      <w:marRight w:val="0"/>
      <w:marTop w:val="0"/>
      <w:marBottom w:val="0"/>
      <w:divBdr>
        <w:top w:val="none" w:sz="0" w:space="0" w:color="auto"/>
        <w:left w:val="none" w:sz="0" w:space="0" w:color="auto"/>
        <w:bottom w:val="none" w:sz="0" w:space="0" w:color="auto"/>
        <w:right w:val="none" w:sz="0" w:space="0" w:color="auto"/>
      </w:divBdr>
    </w:div>
    <w:div w:id="824008752">
      <w:bodyDiv w:val="1"/>
      <w:marLeft w:val="0"/>
      <w:marRight w:val="0"/>
      <w:marTop w:val="0"/>
      <w:marBottom w:val="0"/>
      <w:divBdr>
        <w:top w:val="none" w:sz="0" w:space="0" w:color="auto"/>
        <w:left w:val="none" w:sz="0" w:space="0" w:color="auto"/>
        <w:bottom w:val="none" w:sz="0" w:space="0" w:color="auto"/>
        <w:right w:val="none" w:sz="0" w:space="0" w:color="auto"/>
      </w:divBdr>
    </w:div>
    <w:div w:id="824275198">
      <w:bodyDiv w:val="1"/>
      <w:marLeft w:val="0"/>
      <w:marRight w:val="0"/>
      <w:marTop w:val="0"/>
      <w:marBottom w:val="0"/>
      <w:divBdr>
        <w:top w:val="none" w:sz="0" w:space="0" w:color="auto"/>
        <w:left w:val="none" w:sz="0" w:space="0" w:color="auto"/>
        <w:bottom w:val="none" w:sz="0" w:space="0" w:color="auto"/>
        <w:right w:val="none" w:sz="0" w:space="0" w:color="auto"/>
      </w:divBdr>
      <w:divsChild>
        <w:div w:id="2144500178">
          <w:marLeft w:val="0"/>
          <w:marRight w:val="0"/>
          <w:marTop w:val="0"/>
          <w:marBottom w:val="0"/>
          <w:divBdr>
            <w:top w:val="none" w:sz="0" w:space="0" w:color="auto"/>
            <w:left w:val="none" w:sz="0" w:space="0" w:color="auto"/>
            <w:bottom w:val="none" w:sz="0" w:space="0" w:color="auto"/>
            <w:right w:val="none" w:sz="0" w:space="0" w:color="auto"/>
          </w:divBdr>
        </w:div>
      </w:divsChild>
    </w:div>
    <w:div w:id="831717736">
      <w:bodyDiv w:val="1"/>
      <w:marLeft w:val="0"/>
      <w:marRight w:val="0"/>
      <w:marTop w:val="0"/>
      <w:marBottom w:val="0"/>
      <w:divBdr>
        <w:top w:val="none" w:sz="0" w:space="0" w:color="auto"/>
        <w:left w:val="none" w:sz="0" w:space="0" w:color="auto"/>
        <w:bottom w:val="none" w:sz="0" w:space="0" w:color="auto"/>
        <w:right w:val="none" w:sz="0" w:space="0" w:color="auto"/>
      </w:divBdr>
    </w:div>
    <w:div w:id="832524009">
      <w:bodyDiv w:val="1"/>
      <w:marLeft w:val="0"/>
      <w:marRight w:val="0"/>
      <w:marTop w:val="0"/>
      <w:marBottom w:val="0"/>
      <w:divBdr>
        <w:top w:val="none" w:sz="0" w:space="0" w:color="auto"/>
        <w:left w:val="none" w:sz="0" w:space="0" w:color="auto"/>
        <w:bottom w:val="none" w:sz="0" w:space="0" w:color="auto"/>
        <w:right w:val="none" w:sz="0" w:space="0" w:color="auto"/>
      </w:divBdr>
    </w:div>
    <w:div w:id="834806199">
      <w:bodyDiv w:val="1"/>
      <w:marLeft w:val="0"/>
      <w:marRight w:val="0"/>
      <w:marTop w:val="0"/>
      <w:marBottom w:val="0"/>
      <w:divBdr>
        <w:top w:val="none" w:sz="0" w:space="0" w:color="auto"/>
        <w:left w:val="none" w:sz="0" w:space="0" w:color="auto"/>
        <w:bottom w:val="none" w:sz="0" w:space="0" w:color="auto"/>
        <w:right w:val="none" w:sz="0" w:space="0" w:color="auto"/>
      </w:divBdr>
    </w:div>
    <w:div w:id="856772606">
      <w:bodyDiv w:val="1"/>
      <w:marLeft w:val="0"/>
      <w:marRight w:val="0"/>
      <w:marTop w:val="0"/>
      <w:marBottom w:val="0"/>
      <w:divBdr>
        <w:top w:val="none" w:sz="0" w:space="0" w:color="auto"/>
        <w:left w:val="none" w:sz="0" w:space="0" w:color="auto"/>
        <w:bottom w:val="none" w:sz="0" w:space="0" w:color="auto"/>
        <w:right w:val="none" w:sz="0" w:space="0" w:color="auto"/>
      </w:divBdr>
    </w:div>
    <w:div w:id="859591431">
      <w:bodyDiv w:val="1"/>
      <w:marLeft w:val="0"/>
      <w:marRight w:val="0"/>
      <w:marTop w:val="0"/>
      <w:marBottom w:val="0"/>
      <w:divBdr>
        <w:top w:val="none" w:sz="0" w:space="0" w:color="auto"/>
        <w:left w:val="none" w:sz="0" w:space="0" w:color="auto"/>
        <w:bottom w:val="none" w:sz="0" w:space="0" w:color="auto"/>
        <w:right w:val="none" w:sz="0" w:space="0" w:color="auto"/>
      </w:divBdr>
    </w:div>
    <w:div w:id="865945275">
      <w:bodyDiv w:val="1"/>
      <w:marLeft w:val="0"/>
      <w:marRight w:val="0"/>
      <w:marTop w:val="0"/>
      <w:marBottom w:val="0"/>
      <w:divBdr>
        <w:top w:val="none" w:sz="0" w:space="0" w:color="auto"/>
        <w:left w:val="none" w:sz="0" w:space="0" w:color="auto"/>
        <w:bottom w:val="none" w:sz="0" w:space="0" w:color="auto"/>
        <w:right w:val="none" w:sz="0" w:space="0" w:color="auto"/>
      </w:divBdr>
    </w:div>
    <w:div w:id="872616704">
      <w:bodyDiv w:val="1"/>
      <w:marLeft w:val="0"/>
      <w:marRight w:val="0"/>
      <w:marTop w:val="0"/>
      <w:marBottom w:val="0"/>
      <w:divBdr>
        <w:top w:val="none" w:sz="0" w:space="0" w:color="auto"/>
        <w:left w:val="none" w:sz="0" w:space="0" w:color="auto"/>
        <w:bottom w:val="none" w:sz="0" w:space="0" w:color="auto"/>
        <w:right w:val="none" w:sz="0" w:space="0" w:color="auto"/>
      </w:divBdr>
    </w:div>
    <w:div w:id="876043509">
      <w:bodyDiv w:val="1"/>
      <w:marLeft w:val="0"/>
      <w:marRight w:val="0"/>
      <w:marTop w:val="0"/>
      <w:marBottom w:val="0"/>
      <w:divBdr>
        <w:top w:val="none" w:sz="0" w:space="0" w:color="auto"/>
        <w:left w:val="none" w:sz="0" w:space="0" w:color="auto"/>
        <w:bottom w:val="none" w:sz="0" w:space="0" w:color="auto"/>
        <w:right w:val="none" w:sz="0" w:space="0" w:color="auto"/>
      </w:divBdr>
    </w:div>
    <w:div w:id="882256951">
      <w:bodyDiv w:val="1"/>
      <w:marLeft w:val="0"/>
      <w:marRight w:val="0"/>
      <w:marTop w:val="0"/>
      <w:marBottom w:val="0"/>
      <w:divBdr>
        <w:top w:val="none" w:sz="0" w:space="0" w:color="auto"/>
        <w:left w:val="none" w:sz="0" w:space="0" w:color="auto"/>
        <w:bottom w:val="none" w:sz="0" w:space="0" w:color="auto"/>
        <w:right w:val="none" w:sz="0" w:space="0" w:color="auto"/>
      </w:divBdr>
    </w:div>
    <w:div w:id="883492774">
      <w:bodyDiv w:val="1"/>
      <w:marLeft w:val="0"/>
      <w:marRight w:val="0"/>
      <w:marTop w:val="0"/>
      <w:marBottom w:val="0"/>
      <w:divBdr>
        <w:top w:val="none" w:sz="0" w:space="0" w:color="auto"/>
        <w:left w:val="none" w:sz="0" w:space="0" w:color="auto"/>
        <w:bottom w:val="none" w:sz="0" w:space="0" w:color="auto"/>
        <w:right w:val="none" w:sz="0" w:space="0" w:color="auto"/>
      </w:divBdr>
    </w:div>
    <w:div w:id="885869069">
      <w:bodyDiv w:val="1"/>
      <w:marLeft w:val="0"/>
      <w:marRight w:val="0"/>
      <w:marTop w:val="0"/>
      <w:marBottom w:val="0"/>
      <w:divBdr>
        <w:top w:val="none" w:sz="0" w:space="0" w:color="auto"/>
        <w:left w:val="none" w:sz="0" w:space="0" w:color="auto"/>
        <w:bottom w:val="none" w:sz="0" w:space="0" w:color="auto"/>
        <w:right w:val="none" w:sz="0" w:space="0" w:color="auto"/>
      </w:divBdr>
    </w:div>
    <w:div w:id="894124146">
      <w:bodyDiv w:val="1"/>
      <w:marLeft w:val="0"/>
      <w:marRight w:val="0"/>
      <w:marTop w:val="0"/>
      <w:marBottom w:val="0"/>
      <w:divBdr>
        <w:top w:val="none" w:sz="0" w:space="0" w:color="auto"/>
        <w:left w:val="none" w:sz="0" w:space="0" w:color="auto"/>
        <w:bottom w:val="none" w:sz="0" w:space="0" w:color="auto"/>
        <w:right w:val="none" w:sz="0" w:space="0" w:color="auto"/>
      </w:divBdr>
    </w:div>
    <w:div w:id="896161885">
      <w:bodyDiv w:val="1"/>
      <w:marLeft w:val="0"/>
      <w:marRight w:val="0"/>
      <w:marTop w:val="0"/>
      <w:marBottom w:val="0"/>
      <w:divBdr>
        <w:top w:val="none" w:sz="0" w:space="0" w:color="auto"/>
        <w:left w:val="none" w:sz="0" w:space="0" w:color="auto"/>
        <w:bottom w:val="none" w:sz="0" w:space="0" w:color="auto"/>
        <w:right w:val="none" w:sz="0" w:space="0" w:color="auto"/>
      </w:divBdr>
    </w:div>
    <w:div w:id="902300461">
      <w:bodyDiv w:val="1"/>
      <w:marLeft w:val="0"/>
      <w:marRight w:val="0"/>
      <w:marTop w:val="0"/>
      <w:marBottom w:val="0"/>
      <w:divBdr>
        <w:top w:val="none" w:sz="0" w:space="0" w:color="auto"/>
        <w:left w:val="none" w:sz="0" w:space="0" w:color="auto"/>
        <w:bottom w:val="none" w:sz="0" w:space="0" w:color="auto"/>
        <w:right w:val="none" w:sz="0" w:space="0" w:color="auto"/>
      </w:divBdr>
    </w:div>
    <w:div w:id="903754201">
      <w:bodyDiv w:val="1"/>
      <w:marLeft w:val="0"/>
      <w:marRight w:val="0"/>
      <w:marTop w:val="0"/>
      <w:marBottom w:val="0"/>
      <w:divBdr>
        <w:top w:val="none" w:sz="0" w:space="0" w:color="auto"/>
        <w:left w:val="none" w:sz="0" w:space="0" w:color="auto"/>
        <w:bottom w:val="none" w:sz="0" w:space="0" w:color="auto"/>
        <w:right w:val="none" w:sz="0" w:space="0" w:color="auto"/>
      </w:divBdr>
    </w:div>
    <w:div w:id="904267758">
      <w:bodyDiv w:val="1"/>
      <w:marLeft w:val="0"/>
      <w:marRight w:val="0"/>
      <w:marTop w:val="0"/>
      <w:marBottom w:val="0"/>
      <w:divBdr>
        <w:top w:val="none" w:sz="0" w:space="0" w:color="auto"/>
        <w:left w:val="none" w:sz="0" w:space="0" w:color="auto"/>
        <w:bottom w:val="none" w:sz="0" w:space="0" w:color="auto"/>
        <w:right w:val="none" w:sz="0" w:space="0" w:color="auto"/>
      </w:divBdr>
    </w:div>
    <w:div w:id="912012419">
      <w:bodyDiv w:val="1"/>
      <w:marLeft w:val="0"/>
      <w:marRight w:val="0"/>
      <w:marTop w:val="0"/>
      <w:marBottom w:val="0"/>
      <w:divBdr>
        <w:top w:val="none" w:sz="0" w:space="0" w:color="auto"/>
        <w:left w:val="none" w:sz="0" w:space="0" w:color="auto"/>
        <w:bottom w:val="none" w:sz="0" w:space="0" w:color="auto"/>
        <w:right w:val="none" w:sz="0" w:space="0" w:color="auto"/>
      </w:divBdr>
    </w:div>
    <w:div w:id="924412429">
      <w:bodyDiv w:val="1"/>
      <w:marLeft w:val="0"/>
      <w:marRight w:val="0"/>
      <w:marTop w:val="0"/>
      <w:marBottom w:val="0"/>
      <w:divBdr>
        <w:top w:val="none" w:sz="0" w:space="0" w:color="auto"/>
        <w:left w:val="none" w:sz="0" w:space="0" w:color="auto"/>
        <w:bottom w:val="none" w:sz="0" w:space="0" w:color="auto"/>
        <w:right w:val="none" w:sz="0" w:space="0" w:color="auto"/>
      </w:divBdr>
    </w:div>
    <w:div w:id="930352413">
      <w:bodyDiv w:val="1"/>
      <w:marLeft w:val="0"/>
      <w:marRight w:val="0"/>
      <w:marTop w:val="0"/>
      <w:marBottom w:val="0"/>
      <w:divBdr>
        <w:top w:val="none" w:sz="0" w:space="0" w:color="auto"/>
        <w:left w:val="none" w:sz="0" w:space="0" w:color="auto"/>
        <w:bottom w:val="none" w:sz="0" w:space="0" w:color="auto"/>
        <w:right w:val="none" w:sz="0" w:space="0" w:color="auto"/>
      </w:divBdr>
    </w:div>
    <w:div w:id="935938867">
      <w:bodyDiv w:val="1"/>
      <w:marLeft w:val="0"/>
      <w:marRight w:val="0"/>
      <w:marTop w:val="0"/>
      <w:marBottom w:val="0"/>
      <w:divBdr>
        <w:top w:val="none" w:sz="0" w:space="0" w:color="auto"/>
        <w:left w:val="none" w:sz="0" w:space="0" w:color="auto"/>
        <w:bottom w:val="none" w:sz="0" w:space="0" w:color="auto"/>
        <w:right w:val="none" w:sz="0" w:space="0" w:color="auto"/>
      </w:divBdr>
    </w:div>
    <w:div w:id="937955170">
      <w:bodyDiv w:val="1"/>
      <w:marLeft w:val="0"/>
      <w:marRight w:val="0"/>
      <w:marTop w:val="0"/>
      <w:marBottom w:val="0"/>
      <w:divBdr>
        <w:top w:val="none" w:sz="0" w:space="0" w:color="auto"/>
        <w:left w:val="none" w:sz="0" w:space="0" w:color="auto"/>
        <w:bottom w:val="none" w:sz="0" w:space="0" w:color="auto"/>
        <w:right w:val="none" w:sz="0" w:space="0" w:color="auto"/>
      </w:divBdr>
    </w:div>
    <w:div w:id="945776268">
      <w:bodyDiv w:val="1"/>
      <w:marLeft w:val="0"/>
      <w:marRight w:val="0"/>
      <w:marTop w:val="0"/>
      <w:marBottom w:val="0"/>
      <w:divBdr>
        <w:top w:val="none" w:sz="0" w:space="0" w:color="auto"/>
        <w:left w:val="none" w:sz="0" w:space="0" w:color="auto"/>
        <w:bottom w:val="none" w:sz="0" w:space="0" w:color="auto"/>
        <w:right w:val="none" w:sz="0" w:space="0" w:color="auto"/>
      </w:divBdr>
    </w:div>
    <w:div w:id="949507347">
      <w:bodyDiv w:val="1"/>
      <w:marLeft w:val="0"/>
      <w:marRight w:val="0"/>
      <w:marTop w:val="0"/>
      <w:marBottom w:val="0"/>
      <w:divBdr>
        <w:top w:val="none" w:sz="0" w:space="0" w:color="auto"/>
        <w:left w:val="none" w:sz="0" w:space="0" w:color="auto"/>
        <w:bottom w:val="none" w:sz="0" w:space="0" w:color="auto"/>
        <w:right w:val="none" w:sz="0" w:space="0" w:color="auto"/>
      </w:divBdr>
    </w:div>
    <w:div w:id="953900914">
      <w:bodyDiv w:val="1"/>
      <w:marLeft w:val="0"/>
      <w:marRight w:val="0"/>
      <w:marTop w:val="0"/>
      <w:marBottom w:val="0"/>
      <w:divBdr>
        <w:top w:val="none" w:sz="0" w:space="0" w:color="auto"/>
        <w:left w:val="none" w:sz="0" w:space="0" w:color="auto"/>
        <w:bottom w:val="none" w:sz="0" w:space="0" w:color="auto"/>
        <w:right w:val="none" w:sz="0" w:space="0" w:color="auto"/>
      </w:divBdr>
    </w:div>
    <w:div w:id="971597383">
      <w:bodyDiv w:val="1"/>
      <w:marLeft w:val="0"/>
      <w:marRight w:val="0"/>
      <w:marTop w:val="0"/>
      <w:marBottom w:val="0"/>
      <w:divBdr>
        <w:top w:val="none" w:sz="0" w:space="0" w:color="auto"/>
        <w:left w:val="none" w:sz="0" w:space="0" w:color="auto"/>
        <w:bottom w:val="none" w:sz="0" w:space="0" w:color="auto"/>
        <w:right w:val="none" w:sz="0" w:space="0" w:color="auto"/>
      </w:divBdr>
    </w:div>
    <w:div w:id="972250426">
      <w:bodyDiv w:val="1"/>
      <w:marLeft w:val="0"/>
      <w:marRight w:val="0"/>
      <w:marTop w:val="0"/>
      <w:marBottom w:val="0"/>
      <w:divBdr>
        <w:top w:val="none" w:sz="0" w:space="0" w:color="auto"/>
        <w:left w:val="none" w:sz="0" w:space="0" w:color="auto"/>
        <w:bottom w:val="none" w:sz="0" w:space="0" w:color="auto"/>
        <w:right w:val="none" w:sz="0" w:space="0" w:color="auto"/>
      </w:divBdr>
    </w:div>
    <w:div w:id="972709400">
      <w:bodyDiv w:val="1"/>
      <w:marLeft w:val="0"/>
      <w:marRight w:val="0"/>
      <w:marTop w:val="0"/>
      <w:marBottom w:val="0"/>
      <w:divBdr>
        <w:top w:val="none" w:sz="0" w:space="0" w:color="auto"/>
        <w:left w:val="none" w:sz="0" w:space="0" w:color="auto"/>
        <w:bottom w:val="none" w:sz="0" w:space="0" w:color="auto"/>
        <w:right w:val="none" w:sz="0" w:space="0" w:color="auto"/>
      </w:divBdr>
    </w:div>
    <w:div w:id="980311810">
      <w:bodyDiv w:val="1"/>
      <w:marLeft w:val="0"/>
      <w:marRight w:val="0"/>
      <w:marTop w:val="0"/>
      <w:marBottom w:val="0"/>
      <w:divBdr>
        <w:top w:val="none" w:sz="0" w:space="0" w:color="auto"/>
        <w:left w:val="none" w:sz="0" w:space="0" w:color="auto"/>
        <w:bottom w:val="none" w:sz="0" w:space="0" w:color="auto"/>
        <w:right w:val="none" w:sz="0" w:space="0" w:color="auto"/>
      </w:divBdr>
    </w:div>
    <w:div w:id="996105010">
      <w:bodyDiv w:val="1"/>
      <w:marLeft w:val="0"/>
      <w:marRight w:val="0"/>
      <w:marTop w:val="0"/>
      <w:marBottom w:val="0"/>
      <w:divBdr>
        <w:top w:val="none" w:sz="0" w:space="0" w:color="auto"/>
        <w:left w:val="none" w:sz="0" w:space="0" w:color="auto"/>
        <w:bottom w:val="none" w:sz="0" w:space="0" w:color="auto"/>
        <w:right w:val="none" w:sz="0" w:space="0" w:color="auto"/>
      </w:divBdr>
    </w:div>
    <w:div w:id="1001465531">
      <w:bodyDiv w:val="1"/>
      <w:marLeft w:val="0"/>
      <w:marRight w:val="0"/>
      <w:marTop w:val="0"/>
      <w:marBottom w:val="0"/>
      <w:divBdr>
        <w:top w:val="none" w:sz="0" w:space="0" w:color="auto"/>
        <w:left w:val="none" w:sz="0" w:space="0" w:color="auto"/>
        <w:bottom w:val="none" w:sz="0" w:space="0" w:color="auto"/>
        <w:right w:val="none" w:sz="0" w:space="0" w:color="auto"/>
      </w:divBdr>
    </w:div>
    <w:div w:id="1002054003">
      <w:bodyDiv w:val="1"/>
      <w:marLeft w:val="0"/>
      <w:marRight w:val="0"/>
      <w:marTop w:val="0"/>
      <w:marBottom w:val="0"/>
      <w:divBdr>
        <w:top w:val="none" w:sz="0" w:space="0" w:color="auto"/>
        <w:left w:val="none" w:sz="0" w:space="0" w:color="auto"/>
        <w:bottom w:val="none" w:sz="0" w:space="0" w:color="auto"/>
        <w:right w:val="none" w:sz="0" w:space="0" w:color="auto"/>
      </w:divBdr>
    </w:div>
    <w:div w:id="1006520659">
      <w:bodyDiv w:val="1"/>
      <w:marLeft w:val="0"/>
      <w:marRight w:val="0"/>
      <w:marTop w:val="0"/>
      <w:marBottom w:val="0"/>
      <w:divBdr>
        <w:top w:val="none" w:sz="0" w:space="0" w:color="auto"/>
        <w:left w:val="none" w:sz="0" w:space="0" w:color="auto"/>
        <w:bottom w:val="none" w:sz="0" w:space="0" w:color="auto"/>
        <w:right w:val="none" w:sz="0" w:space="0" w:color="auto"/>
      </w:divBdr>
    </w:div>
    <w:div w:id="1021933093">
      <w:bodyDiv w:val="1"/>
      <w:marLeft w:val="0"/>
      <w:marRight w:val="0"/>
      <w:marTop w:val="0"/>
      <w:marBottom w:val="0"/>
      <w:divBdr>
        <w:top w:val="none" w:sz="0" w:space="0" w:color="auto"/>
        <w:left w:val="none" w:sz="0" w:space="0" w:color="auto"/>
        <w:bottom w:val="none" w:sz="0" w:space="0" w:color="auto"/>
        <w:right w:val="none" w:sz="0" w:space="0" w:color="auto"/>
      </w:divBdr>
    </w:div>
    <w:div w:id="1023677356">
      <w:bodyDiv w:val="1"/>
      <w:marLeft w:val="0"/>
      <w:marRight w:val="0"/>
      <w:marTop w:val="0"/>
      <w:marBottom w:val="0"/>
      <w:divBdr>
        <w:top w:val="none" w:sz="0" w:space="0" w:color="auto"/>
        <w:left w:val="none" w:sz="0" w:space="0" w:color="auto"/>
        <w:bottom w:val="none" w:sz="0" w:space="0" w:color="auto"/>
        <w:right w:val="none" w:sz="0" w:space="0" w:color="auto"/>
      </w:divBdr>
    </w:div>
    <w:div w:id="1031609364">
      <w:bodyDiv w:val="1"/>
      <w:marLeft w:val="0"/>
      <w:marRight w:val="0"/>
      <w:marTop w:val="0"/>
      <w:marBottom w:val="0"/>
      <w:divBdr>
        <w:top w:val="none" w:sz="0" w:space="0" w:color="auto"/>
        <w:left w:val="none" w:sz="0" w:space="0" w:color="auto"/>
        <w:bottom w:val="none" w:sz="0" w:space="0" w:color="auto"/>
        <w:right w:val="none" w:sz="0" w:space="0" w:color="auto"/>
      </w:divBdr>
    </w:div>
    <w:div w:id="1035544374">
      <w:bodyDiv w:val="1"/>
      <w:marLeft w:val="0"/>
      <w:marRight w:val="0"/>
      <w:marTop w:val="0"/>
      <w:marBottom w:val="0"/>
      <w:divBdr>
        <w:top w:val="none" w:sz="0" w:space="0" w:color="auto"/>
        <w:left w:val="none" w:sz="0" w:space="0" w:color="auto"/>
        <w:bottom w:val="none" w:sz="0" w:space="0" w:color="auto"/>
        <w:right w:val="none" w:sz="0" w:space="0" w:color="auto"/>
      </w:divBdr>
    </w:div>
    <w:div w:id="1040321897">
      <w:bodyDiv w:val="1"/>
      <w:marLeft w:val="0"/>
      <w:marRight w:val="0"/>
      <w:marTop w:val="0"/>
      <w:marBottom w:val="0"/>
      <w:divBdr>
        <w:top w:val="none" w:sz="0" w:space="0" w:color="auto"/>
        <w:left w:val="none" w:sz="0" w:space="0" w:color="auto"/>
        <w:bottom w:val="none" w:sz="0" w:space="0" w:color="auto"/>
        <w:right w:val="none" w:sz="0" w:space="0" w:color="auto"/>
      </w:divBdr>
    </w:div>
    <w:div w:id="1042944329">
      <w:bodyDiv w:val="1"/>
      <w:marLeft w:val="0"/>
      <w:marRight w:val="0"/>
      <w:marTop w:val="0"/>
      <w:marBottom w:val="0"/>
      <w:divBdr>
        <w:top w:val="none" w:sz="0" w:space="0" w:color="auto"/>
        <w:left w:val="none" w:sz="0" w:space="0" w:color="auto"/>
        <w:bottom w:val="none" w:sz="0" w:space="0" w:color="auto"/>
        <w:right w:val="none" w:sz="0" w:space="0" w:color="auto"/>
      </w:divBdr>
    </w:div>
    <w:div w:id="1044409420">
      <w:bodyDiv w:val="1"/>
      <w:marLeft w:val="0"/>
      <w:marRight w:val="0"/>
      <w:marTop w:val="0"/>
      <w:marBottom w:val="0"/>
      <w:divBdr>
        <w:top w:val="none" w:sz="0" w:space="0" w:color="auto"/>
        <w:left w:val="none" w:sz="0" w:space="0" w:color="auto"/>
        <w:bottom w:val="none" w:sz="0" w:space="0" w:color="auto"/>
        <w:right w:val="none" w:sz="0" w:space="0" w:color="auto"/>
      </w:divBdr>
    </w:div>
    <w:div w:id="1054935994">
      <w:bodyDiv w:val="1"/>
      <w:marLeft w:val="0"/>
      <w:marRight w:val="0"/>
      <w:marTop w:val="0"/>
      <w:marBottom w:val="0"/>
      <w:divBdr>
        <w:top w:val="none" w:sz="0" w:space="0" w:color="auto"/>
        <w:left w:val="none" w:sz="0" w:space="0" w:color="auto"/>
        <w:bottom w:val="none" w:sz="0" w:space="0" w:color="auto"/>
        <w:right w:val="none" w:sz="0" w:space="0" w:color="auto"/>
      </w:divBdr>
    </w:div>
    <w:div w:id="1066562377">
      <w:bodyDiv w:val="1"/>
      <w:marLeft w:val="0"/>
      <w:marRight w:val="0"/>
      <w:marTop w:val="0"/>
      <w:marBottom w:val="0"/>
      <w:divBdr>
        <w:top w:val="none" w:sz="0" w:space="0" w:color="auto"/>
        <w:left w:val="none" w:sz="0" w:space="0" w:color="auto"/>
        <w:bottom w:val="none" w:sz="0" w:space="0" w:color="auto"/>
        <w:right w:val="none" w:sz="0" w:space="0" w:color="auto"/>
      </w:divBdr>
    </w:div>
    <w:div w:id="1069036969">
      <w:bodyDiv w:val="1"/>
      <w:marLeft w:val="0"/>
      <w:marRight w:val="0"/>
      <w:marTop w:val="0"/>
      <w:marBottom w:val="0"/>
      <w:divBdr>
        <w:top w:val="none" w:sz="0" w:space="0" w:color="auto"/>
        <w:left w:val="none" w:sz="0" w:space="0" w:color="auto"/>
        <w:bottom w:val="none" w:sz="0" w:space="0" w:color="auto"/>
        <w:right w:val="none" w:sz="0" w:space="0" w:color="auto"/>
      </w:divBdr>
    </w:div>
    <w:div w:id="1070036276">
      <w:bodyDiv w:val="1"/>
      <w:marLeft w:val="0"/>
      <w:marRight w:val="0"/>
      <w:marTop w:val="0"/>
      <w:marBottom w:val="0"/>
      <w:divBdr>
        <w:top w:val="none" w:sz="0" w:space="0" w:color="auto"/>
        <w:left w:val="none" w:sz="0" w:space="0" w:color="auto"/>
        <w:bottom w:val="none" w:sz="0" w:space="0" w:color="auto"/>
        <w:right w:val="none" w:sz="0" w:space="0" w:color="auto"/>
      </w:divBdr>
    </w:div>
    <w:div w:id="1081679336">
      <w:bodyDiv w:val="1"/>
      <w:marLeft w:val="0"/>
      <w:marRight w:val="0"/>
      <w:marTop w:val="0"/>
      <w:marBottom w:val="0"/>
      <w:divBdr>
        <w:top w:val="none" w:sz="0" w:space="0" w:color="auto"/>
        <w:left w:val="none" w:sz="0" w:space="0" w:color="auto"/>
        <w:bottom w:val="none" w:sz="0" w:space="0" w:color="auto"/>
        <w:right w:val="none" w:sz="0" w:space="0" w:color="auto"/>
      </w:divBdr>
    </w:div>
    <w:div w:id="1087768454">
      <w:bodyDiv w:val="1"/>
      <w:marLeft w:val="0"/>
      <w:marRight w:val="0"/>
      <w:marTop w:val="0"/>
      <w:marBottom w:val="0"/>
      <w:divBdr>
        <w:top w:val="none" w:sz="0" w:space="0" w:color="auto"/>
        <w:left w:val="none" w:sz="0" w:space="0" w:color="auto"/>
        <w:bottom w:val="none" w:sz="0" w:space="0" w:color="auto"/>
        <w:right w:val="none" w:sz="0" w:space="0" w:color="auto"/>
      </w:divBdr>
    </w:div>
    <w:div w:id="1089887101">
      <w:bodyDiv w:val="1"/>
      <w:marLeft w:val="0"/>
      <w:marRight w:val="0"/>
      <w:marTop w:val="0"/>
      <w:marBottom w:val="0"/>
      <w:divBdr>
        <w:top w:val="none" w:sz="0" w:space="0" w:color="auto"/>
        <w:left w:val="none" w:sz="0" w:space="0" w:color="auto"/>
        <w:bottom w:val="none" w:sz="0" w:space="0" w:color="auto"/>
        <w:right w:val="none" w:sz="0" w:space="0" w:color="auto"/>
      </w:divBdr>
    </w:div>
    <w:div w:id="1105271069">
      <w:bodyDiv w:val="1"/>
      <w:marLeft w:val="0"/>
      <w:marRight w:val="0"/>
      <w:marTop w:val="0"/>
      <w:marBottom w:val="0"/>
      <w:divBdr>
        <w:top w:val="none" w:sz="0" w:space="0" w:color="auto"/>
        <w:left w:val="none" w:sz="0" w:space="0" w:color="auto"/>
        <w:bottom w:val="none" w:sz="0" w:space="0" w:color="auto"/>
        <w:right w:val="none" w:sz="0" w:space="0" w:color="auto"/>
      </w:divBdr>
    </w:div>
    <w:div w:id="1107895541">
      <w:bodyDiv w:val="1"/>
      <w:marLeft w:val="0"/>
      <w:marRight w:val="0"/>
      <w:marTop w:val="0"/>
      <w:marBottom w:val="0"/>
      <w:divBdr>
        <w:top w:val="none" w:sz="0" w:space="0" w:color="auto"/>
        <w:left w:val="none" w:sz="0" w:space="0" w:color="auto"/>
        <w:bottom w:val="none" w:sz="0" w:space="0" w:color="auto"/>
        <w:right w:val="none" w:sz="0" w:space="0" w:color="auto"/>
      </w:divBdr>
    </w:div>
    <w:div w:id="1115561601">
      <w:bodyDiv w:val="1"/>
      <w:marLeft w:val="0"/>
      <w:marRight w:val="0"/>
      <w:marTop w:val="0"/>
      <w:marBottom w:val="0"/>
      <w:divBdr>
        <w:top w:val="none" w:sz="0" w:space="0" w:color="auto"/>
        <w:left w:val="none" w:sz="0" w:space="0" w:color="auto"/>
        <w:bottom w:val="none" w:sz="0" w:space="0" w:color="auto"/>
        <w:right w:val="none" w:sz="0" w:space="0" w:color="auto"/>
      </w:divBdr>
    </w:div>
    <w:div w:id="1117915454">
      <w:bodyDiv w:val="1"/>
      <w:marLeft w:val="0"/>
      <w:marRight w:val="0"/>
      <w:marTop w:val="0"/>
      <w:marBottom w:val="0"/>
      <w:divBdr>
        <w:top w:val="none" w:sz="0" w:space="0" w:color="auto"/>
        <w:left w:val="none" w:sz="0" w:space="0" w:color="auto"/>
        <w:bottom w:val="none" w:sz="0" w:space="0" w:color="auto"/>
        <w:right w:val="none" w:sz="0" w:space="0" w:color="auto"/>
      </w:divBdr>
    </w:div>
    <w:div w:id="1119642075">
      <w:bodyDiv w:val="1"/>
      <w:marLeft w:val="0"/>
      <w:marRight w:val="0"/>
      <w:marTop w:val="0"/>
      <w:marBottom w:val="0"/>
      <w:divBdr>
        <w:top w:val="none" w:sz="0" w:space="0" w:color="auto"/>
        <w:left w:val="none" w:sz="0" w:space="0" w:color="auto"/>
        <w:bottom w:val="none" w:sz="0" w:space="0" w:color="auto"/>
        <w:right w:val="none" w:sz="0" w:space="0" w:color="auto"/>
      </w:divBdr>
    </w:div>
    <w:div w:id="1125731363">
      <w:bodyDiv w:val="1"/>
      <w:marLeft w:val="0"/>
      <w:marRight w:val="0"/>
      <w:marTop w:val="0"/>
      <w:marBottom w:val="0"/>
      <w:divBdr>
        <w:top w:val="none" w:sz="0" w:space="0" w:color="auto"/>
        <w:left w:val="none" w:sz="0" w:space="0" w:color="auto"/>
        <w:bottom w:val="none" w:sz="0" w:space="0" w:color="auto"/>
        <w:right w:val="none" w:sz="0" w:space="0" w:color="auto"/>
      </w:divBdr>
    </w:div>
    <w:div w:id="1133257918">
      <w:bodyDiv w:val="1"/>
      <w:marLeft w:val="0"/>
      <w:marRight w:val="0"/>
      <w:marTop w:val="0"/>
      <w:marBottom w:val="0"/>
      <w:divBdr>
        <w:top w:val="none" w:sz="0" w:space="0" w:color="auto"/>
        <w:left w:val="none" w:sz="0" w:space="0" w:color="auto"/>
        <w:bottom w:val="none" w:sz="0" w:space="0" w:color="auto"/>
        <w:right w:val="none" w:sz="0" w:space="0" w:color="auto"/>
      </w:divBdr>
    </w:div>
    <w:div w:id="1136601891">
      <w:bodyDiv w:val="1"/>
      <w:marLeft w:val="0"/>
      <w:marRight w:val="0"/>
      <w:marTop w:val="0"/>
      <w:marBottom w:val="0"/>
      <w:divBdr>
        <w:top w:val="none" w:sz="0" w:space="0" w:color="auto"/>
        <w:left w:val="none" w:sz="0" w:space="0" w:color="auto"/>
        <w:bottom w:val="none" w:sz="0" w:space="0" w:color="auto"/>
        <w:right w:val="none" w:sz="0" w:space="0" w:color="auto"/>
      </w:divBdr>
    </w:div>
    <w:div w:id="1138962065">
      <w:bodyDiv w:val="1"/>
      <w:marLeft w:val="0"/>
      <w:marRight w:val="0"/>
      <w:marTop w:val="0"/>
      <w:marBottom w:val="0"/>
      <w:divBdr>
        <w:top w:val="none" w:sz="0" w:space="0" w:color="auto"/>
        <w:left w:val="none" w:sz="0" w:space="0" w:color="auto"/>
        <w:bottom w:val="none" w:sz="0" w:space="0" w:color="auto"/>
        <w:right w:val="none" w:sz="0" w:space="0" w:color="auto"/>
      </w:divBdr>
    </w:div>
    <w:div w:id="1144009588">
      <w:bodyDiv w:val="1"/>
      <w:marLeft w:val="0"/>
      <w:marRight w:val="0"/>
      <w:marTop w:val="0"/>
      <w:marBottom w:val="0"/>
      <w:divBdr>
        <w:top w:val="none" w:sz="0" w:space="0" w:color="auto"/>
        <w:left w:val="none" w:sz="0" w:space="0" w:color="auto"/>
        <w:bottom w:val="none" w:sz="0" w:space="0" w:color="auto"/>
        <w:right w:val="none" w:sz="0" w:space="0" w:color="auto"/>
      </w:divBdr>
    </w:div>
    <w:div w:id="1151217866">
      <w:bodyDiv w:val="1"/>
      <w:marLeft w:val="0"/>
      <w:marRight w:val="0"/>
      <w:marTop w:val="0"/>
      <w:marBottom w:val="0"/>
      <w:divBdr>
        <w:top w:val="none" w:sz="0" w:space="0" w:color="auto"/>
        <w:left w:val="none" w:sz="0" w:space="0" w:color="auto"/>
        <w:bottom w:val="none" w:sz="0" w:space="0" w:color="auto"/>
        <w:right w:val="none" w:sz="0" w:space="0" w:color="auto"/>
      </w:divBdr>
    </w:div>
    <w:div w:id="1152524483">
      <w:bodyDiv w:val="1"/>
      <w:marLeft w:val="0"/>
      <w:marRight w:val="0"/>
      <w:marTop w:val="0"/>
      <w:marBottom w:val="0"/>
      <w:divBdr>
        <w:top w:val="none" w:sz="0" w:space="0" w:color="auto"/>
        <w:left w:val="none" w:sz="0" w:space="0" w:color="auto"/>
        <w:bottom w:val="none" w:sz="0" w:space="0" w:color="auto"/>
        <w:right w:val="none" w:sz="0" w:space="0" w:color="auto"/>
      </w:divBdr>
    </w:div>
    <w:div w:id="1153912321">
      <w:bodyDiv w:val="1"/>
      <w:marLeft w:val="0"/>
      <w:marRight w:val="0"/>
      <w:marTop w:val="0"/>
      <w:marBottom w:val="0"/>
      <w:divBdr>
        <w:top w:val="none" w:sz="0" w:space="0" w:color="auto"/>
        <w:left w:val="none" w:sz="0" w:space="0" w:color="auto"/>
        <w:bottom w:val="none" w:sz="0" w:space="0" w:color="auto"/>
        <w:right w:val="none" w:sz="0" w:space="0" w:color="auto"/>
      </w:divBdr>
    </w:div>
    <w:div w:id="1157304068">
      <w:bodyDiv w:val="1"/>
      <w:marLeft w:val="0"/>
      <w:marRight w:val="0"/>
      <w:marTop w:val="0"/>
      <w:marBottom w:val="0"/>
      <w:divBdr>
        <w:top w:val="none" w:sz="0" w:space="0" w:color="auto"/>
        <w:left w:val="none" w:sz="0" w:space="0" w:color="auto"/>
        <w:bottom w:val="none" w:sz="0" w:space="0" w:color="auto"/>
        <w:right w:val="none" w:sz="0" w:space="0" w:color="auto"/>
      </w:divBdr>
    </w:div>
    <w:div w:id="1164052283">
      <w:bodyDiv w:val="1"/>
      <w:marLeft w:val="0"/>
      <w:marRight w:val="0"/>
      <w:marTop w:val="0"/>
      <w:marBottom w:val="0"/>
      <w:divBdr>
        <w:top w:val="none" w:sz="0" w:space="0" w:color="auto"/>
        <w:left w:val="none" w:sz="0" w:space="0" w:color="auto"/>
        <w:bottom w:val="none" w:sz="0" w:space="0" w:color="auto"/>
        <w:right w:val="none" w:sz="0" w:space="0" w:color="auto"/>
      </w:divBdr>
    </w:div>
    <w:div w:id="1165168666">
      <w:bodyDiv w:val="1"/>
      <w:marLeft w:val="0"/>
      <w:marRight w:val="0"/>
      <w:marTop w:val="0"/>
      <w:marBottom w:val="0"/>
      <w:divBdr>
        <w:top w:val="none" w:sz="0" w:space="0" w:color="auto"/>
        <w:left w:val="none" w:sz="0" w:space="0" w:color="auto"/>
        <w:bottom w:val="none" w:sz="0" w:space="0" w:color="auto"/>
        <w:right w:val="none" w:sz="0" w:space="0" w:color="auto"/>
      </w:divBdr>
    </w:div>
    <w:div w:id="1172254398">
      <w:bodyDiv w:val="1"/>
      <w:marLeft w:val="0"/>
      <w:marRight w:val="0"/>
      <w:marTop w:val="0"/>
      <w:marBottom w:val="0"/>
      <w:divBdr>
        <w:top w:val="none" w:sz="0" w:space="0" w:color="auto"/>
        <w:left w:val="none" w:sz="0" w:space="0" w:color="auto"/>
        <w:bottom w:val="none" w:sz="0" w:space="0" w:color="auto"/>
        <w:right w:val="none" w:sz="0" w:space="0" w:color="auto"/>
      </w:divBdr>
    </w:div>
    <w:div w:id="1175533600">
      <w:bodyDiv w:val="1"/>
      <w:marLeft w:val="0"/>
      <w:marRight w:val="0"/>
      <w:marTop w:val="0"/>
      <w:marBottom w:val="0"/>
      <w:divBdr>
        <w:top w:val="none" w:sz="0" w:space="0" w:color="auto"/>
        <w:left w:val="none" w:sz="0" w:space="0" w:color="auto"/>
        <w:bottom w:val="none" w:sz="0" w:space="0" w:color="auto"/>
        <w:right w:val="none" w:sz="0" w:space="0" w:color="auto"/>
      </w:divBdr>
    </w:div>
    <w:div w:id="1188329558">
      <w:bodyDiv w:val="1"/>
      <w:marLeft w:val="0"/>
      <w:marRight w:val="0"/>
      <w:marTop w:val="0"/>
      <w:marBottom w:val="0"/>
      <w:divBdr>
        <w:top w:val="none" w:sz="0" w:space="0" w:color="auto"/>
        <w:left w:val="none" w:sz="0" w:space="0" w:color="auto"/>
        <w:bottom w:val="none" w:sz="0" w:space="0" w:color="auto"/>
        <w:right w:val="none" w:sz="0" w:space="0" w:color="auto"/>
      </w:divBdr>
    </w:div>
    <w:div w:id="1189298690">
      <w:bodyDiv w:val="1"/>
      <w:marLeft w:val="0"/>
      <w:marRight w:val="0"/>
      <w:marTop w:val="0"/>
      <w:marBottom w:val="0"/>
      <w:divBdr>
        <w:top w:val="none" w:sz="0" w:space="0" w:color="auto"/>
        <w:left w:val="none" w:sz="0" w:space="0" w:color="auto"/>
        <w:bottom w:val="none" w:sz="0" w:space="0" w:color="auto"/>
        <w:right w:val="none" w:sz="0" w:space="0" w:color="auto"/>
      </w:divBdr>
    </w:div>
    <w:div w:id="1200975770">
      <w:bodyDiv w:val="1"/>
      <w:marLeft w:val="0"/>
      <w:marRight w:val="0"/>
      <w:marTop w:val="0"/>
      <w:marBottom w:val="0"/>
      <w:divBdr>
        <w:top w:val="none" w:sz="0" w:space="0" w:color="auto"/>
        <w:left w:val="none" w:sz="0" w:space="0" w:color="auto"/>
        <w:bottom w:val="none" w:sz="0" w:space="0" w:color="auto"/>
        <w:right w:val="none" w:sz="0" w:space="0" w:color="auto"/>
      </w:divBdr>
    </w:div>
    <w:div w:id="1205756345">
      <w:bodyDiv w:val="1"/>
      <w:marLeft w:val="0"/>
      <w:marRight w:val="0"/>
      <w:marTop w:val="0"/>
      <w:marBottom w:val="0"/>
      <w:divBdr>
        <w:top w:val="none" w:sz="0" w:space="0" w:color="auto"/>
        <w:left w:val="none" w:sz="0" w:space="0" w:color="auto"/>
        <w:bottom w:val="none" w:sz="0" w:space="0" w:color="auto"/>
        <w:right w:val="none" w:sz="0" w:space="0" w:color="auto"/>
      </w:divBdr>
    </w:div>
    <w:div w:id="1226406896">
      <w:bodyDiv w:val="1"/>
      <w:marLeft w:val="0"/>
      <w:marRight w:val="0"/>
      <w:marTop w:val="0"/>
      <w:marBottom w:val="0"/>
      <w:divBdr>
        <w:top w:val="none" w:sz="0" w:space="0" w:color="auto"/>
        <w:left w:val="none" w:sz="0" w:space="0" w:color="auto"/>
        <w:bottom w:val="none" w:sz="0" w:space="0" w:color="auto"/>
        <w:right w:val="none" w:sz="0" w:space="0" w:color="auto"/>
      </w:divBdr>
    </w:div>
    <w:div w:id="1235896655">
      <w:bodyDiv w:val="1"/>
      <w:marLeft w:val="0"/>
      <w:marRight w:val="0"/>
      <w:marTop w:val="0"/>
      <w:marBottom w:val="0"/>
      <w:divBdr>
        <w:top w:val="none" w:sz="0" w:space="0" w:color="auto"/>
        <w:left w:val="none" w:sz="0" w:space="0" w:color="auto"/>
        <w:bottom w:val="none" w:sz="0" w:space="0" w:color="auto"/>
        <w:right w:val="none" w:sz="0" w:space="0" w:color="auto"/>
      </w:divBdr>
    </w:div>
    <w:div w:id="1239367948">
      <w:bodyDiv w:val="1"/>
      <w:marLeft w:val="0"/>
      <w:marRight w:val="0"/>
      <w:marTop w:val="0"/>
      <w:marBottom w:val="0"/>
      <w:divBdr>
        <w:top w:val="none" w:sz="0" w:space="0" w:color="auto"/>
        <w:left w:val="none" w:sz="0" w:space="0" w:color="auto"/>
        <w:bottom w:val="none" w:sz="0" w:space="0" w:color="auto"/>
        <w:right w:val="none" w:sz="0" w:space="0" w:color="auto"/>
      </w:divBdr>
    </w:div>
    <w:div w:id="1241448550">
      <w:bodyDiv w:val="1"/>
      <w:marLeft w:val="0"/>
      <w:marRight w:val="0"/>
      <w:marTop w:val="0"/>
      <w:marBottom w:val="0"/>
      <w:divBdr>
        <w:top w:val="none" w:sz="0" w:space="0" w:color="auto"/>
        <w:left w:val="none" w:sz="0" w:space="0" w:color="auto"/>
        <w:bottom w:val="none" w:sz="0" w:space="0" w:color="auto"/>
        <w:right w:val="none" w:sz="0" w:space="0" w:color="auto"/>
      </w:divBdr>
    </w:div>
    <w:div w:id="1245723338">
      <w:bodyDiv w:val="1"/>
      <w:marLeft w:val="0"/>
      <w:marRight w:val="0"/>
      <w:marTop w:val="0"/>
      <w:marBottom w:val="0"/>
      <w:divBdr>
        <w:top w:val="none" w:sz="0" w:space="0" w:color="auto"/>
        <w:left w:val="none" w:sz="0" w:space="0" w:color="auto"/>
        <w:bottom w:val="none" w:sz="0" w:space="0" w:color="auto"/>
        <w:right w:val="none" w:sz="0" w:space="0" w:color="auto"/>
      </w:divBdr>
    </w:div>
    <w:div w:id="1268386796">
      <w:bodyDiv w:val="1"/>
      <w:marLeft w:val="0"/>
      <w:marRight w:val="0"/>
      <w:marTop w:val="0"/>
      <w:marBottom w:val="0"/>
      <w:divBdr>
        <w:top w:val="none" w:sz="0" w:space="0" w:color="auto"/>
        <w:left w:val="none" w:sz="0" w:space="0" w:color="auto"/>
        <w:bottom w:val="none" w:sz="0" w:space="0" w:color="auto"/>
        <w:right w:val="none" w:sz="0" w:space="0" w:color="auto"/>
      </w:divBdr>
    </w:div>
    <w:div w:id="1270551820">
      <w:bodyDiv w:val="1"/>
      <w:marLeft w:val="0"/>
      <w:marRight w:val="0"/>
      <w:marTop w:val="0"/>
      <w:marBottom w:val="0"/>
      <w:divBdr>
        <w:top w:val="none" w:sz="0" w:space="0" w:color="auto"/>
        <w:left w:val="none" w:sz="0" w:space="0" w:color="auto"/>
        <w:bottom w:val="none" w:sz="0" w:space="0" w:color="auto"/>
        <w:right w:val="none" w:sz="0" w:space="0" w:color="auto"/>
      </w:divBdr>
    </w:div>
    <w:div w:id="1272861844">
      <w:bodyDiv w:val="1"/>
      <w:marLeft w:val="0"/>
      <w:marRight w:val="0"/>
      <w:marTop w:val="0"/>
      <w:marBottom w:val="0"/>
      <w:divBdr>
        <w:top w:val="none" w:sz="0" w:space="0" w:color="auto"/>
        <w:left w:val="none" w:sz="0" w:space="0" w:color="auto"/>
        <w:bottom w:val="none" w:sz="0" w:space="0" w:color="auto"/>
        <w:right w:val="none" w:sz="0" w:space="0" w:color="auto"/>
      </w:divBdr>
    </w:div>
    <w:div w:id="1275332911">
      <w:bodyDiv w:val="1"/>
      <w:marLeft w:val="0"/>
      <w:marRight w:val="0"/>
      <w:marTop w:val="0"/>
      <w:marBottom w:val="0"/>
      <w:divBdr>
        <w:top w:val="none" w:sz="0" w:space="0" w:color="auto"/>
        <w:left w:val="none" w:sz="0" w:space="0" w:color="auto"/>
        <w:bottom w:val="none" w:sz="0" w:space="0" w:color="auto"/>
        <w:right w:val="none" w:sz="0" w:space="0" w:color="auto"/>
      </w:divBdr>
    </w:div>
    <w:div w:id="1275670777">
      <w:bodyDiv w:val="1"/>
      <w:marLeft w:val="0"/>
      <w:marRight w:val="0"/>
      <w:marTop w:val="0"/>
      <w:marBottom w:val="0"/>
      <w:divBdr>
        <w:top w:val="none" w:sz="0" w:space="0" w:color="auto"/>
        <w:left w:val="none" w:sz="0" w:space="0" w:color="auto"/>
        <w:bottom w:val="none" w:sz="0" w:space="0" w:color="auto"/>
        <w:right w:val="none" w:sz="0" w:space="0" w:color="auto"/>
      </w:divBdr>
    </w:div>
    <w:div w:id="1282569455">
      <w:bodyDiv w:val="1"/>
      <w:marLeft w:val="0"/>
      <w:marRight w:val="0"/>
      <w:marTop w:val="0"/>
      <w:marBottom w:val="0"/>
      <w:divBdr>
        <w:top w:val="none" w:sz="0" w:space="0" w:color="auto"/>
        <w:left w:val="none" w:sz="0" w:space="0" w:color="auto"/>
        <w:bottom w:val="none" w:sz="0" w:space="0" w:color="auto"/>
        <w:right w:val="none" w:sz="0" w:space="0" w:color="auto"/>
      </w:divBdr>
    </w:div>
    <w:div w:id="1289511043">
      <w:bodyDiv w:val="1"/>
      <w:marLeft w:val="0"/>
      <w:marRight w:val="0"/>
      <w:marTop w:val="0"/>
      <w:marBottom w:val="0"/>
      <w:divBdr>
        <w:top w:val="none" w:sz="0" w:space="0" w:color="auto"/>
        <w:left w:val="none" w:sz="0" w:space="0" w:color="auto"/>
        <w:bottom w:val="none" w:sz="0" w:space="0" w:color="auto"/>
        <w:right w:val="none" w:sz="0" w:space="0" w:color="auto"/>
      </w:divBdr>
    </w:div>
    <w:div w:id="1294561543">
      <w:bodyDiv w:val="1"/>
      <w:marLeft w:val="0"/>
      <w:marRight w:val="0"/>
      <w:marTop w:val="0"/>
      <w:marBottom w:val="0"/>
      <w:divBdr>
        <w:top w:val="none" w:sz="0" w:space="0" w:color="auto"/>
        <w:left w:val="none" w:sz="0" w:space="0" w:color="auto"/>
        <w:bottom w:val="none" w:sz="0" w:space="0" w:color="auto"/>
        <w:right w:val="none" w:sz="0" w:space="0" w:color="auto"/>
      </w:divBdr>
    </w:div>
    <w:div w:id="1295989573">
      <w:bodyDiv w:val="1"/>
      <w:marLeft w:val="0"/>
      <w:marRight w:val="0"/>
      <w:marTop w:val="0"/>
      <w:marBottom w:val="0"/>
      <w:divBdr>
        <w:top w:val="none" w:sz="0" w:space="0" w:color="auto"/>
        <w:left w:val="none" w:sz="0" w:space="0" w:color="auto"/>
        <w:bottom w:val="none" w:sz="0" w:space="0" w:color="auto"/>
        <w:right w:val="none" w:sz="0" w:space="0" w:color="auto"/>
      </w:divBdr>
    </w:div>
    <w:div w:id="1301423953">
      <w:bodyDiv w:val="1"/>
      <w:marLeft w:val="0"/>
      <w:marRight w:val="0"/>
      <w:marTop w:val="0"/>
      <w:marBottom w:val="0"/>
      <w:divBdr>
        <w:top w:val="none" w:sz="0" w:space="0" w:color="auto"/>
        <w:left w:val="none" w:sz="0" w:space="0" w:color="auto"/>
        <w:bottom w:val="none" w:sz="0" w:space="0" w:color="auto"/>
        <w:right w:val="none" w:sz="0" w:space="0" w:color="auto"/>
      </w:divBdr>
    </w:div>
    <w:div w:id="1310090232">
      <w:bodyDiv w:val="1"/>
      <w:marLeft w:val="0"/>
      <w:marRight w:val="0"/>
      <w:marTop w:val="0"/>
      <w:marBottom w:val="0"/>
      <w:divBdr>
        <w:top w:val="none" w:sz="0" w:space="0" w:color="auto"/>
        <w:left w:val="none" w:sz="0" w:space="0" w:color="auto"/>
        <w:bottom w:val="none" w:sz="0" w:space="0" w:color="auto"/>
        <w:right w:val="none" w:sz="0" w:space="0" w:color="auto"/>
      </w:divBdr>
    </w:div>
    <w:div w:id="1311910866">
      <w:bodyDiv w:val="1"/>
      <w:marLeft w:val="0"/>
      <w:marRight w:val="0"/>
      <w:marTop w:val="0"/>
      <w:marBottom w:val="0"/>
      <w:divBdr>
        <w:top w:val="none" w:sz="0" w:space="0" w:color="auto"/>
        <w:left w:val="none" w:sz="0" w:space="0" w:color="auto"/>
        <w:bottom w:val="none" w:sz="0" w:space="0" w:color="auto"/>
        <w:right w:val="none" w:sz="0" w:space="0" w:color="auto"/>
      </w:divBdr>
    </w:div>
    <w:div w:id="1317342546">
      <w:bodyDiv w:val="1"/>
      <w:marLeft w:val="0"/>
      <w:marRight w:val="0"/>
      <w:marTop w:val="0"/>
      <w:marBottom w:val="0"/>
      <w:divBdr>
        <w:top w:val="none" w:sz="0" w:space="0" w:color="auto"/>
        <w:left w:val="none" w:sz="0" w:space="0" w:color="auto"/>
        <w:bottom w:val="none" w:sz="0" w:space="0" w:color="auto"/>
        <w:right w:val="none" w:sz="0" w:space="0" w:color="auto"/>
      </w:divBdr>
    </w:div>
    <w:div w:id="1318414664">
      <w:bodyDiv w:val="1"/>
      <w:marLeft w:val="0"/>
      <w:marRight w:val="0"/>
      <w:marTop w:val="0"/>
      <w:marBottom w:val="0"/>
      <w:divBdr>
        <w:top w:val="none" w:sz="0" w:space="0" w:color="auto"/>
        <w:left w:val="none" w:sz="0" w:space="0" w:color="auto"/>
        <w:bottom w:val="none" w:sz="0" w:space="0" w:color="auto"/>
        <w:right w:val="none" w:sz="0" w:space="0" w:color="auto"/>
      </w:divBdr>
    </w:div>
    <w:div w:id="1324816424">
      <w:bodyDiv w:val="1"/>
      <w:marLeft w:val="0"/>
      <w:marRight w:val="0"/>
      <w:marTop w:val="0"/>
      <w:marBottom w:val="0"/>
      <w:divBdr>
        <w:top w:val="none" w:sz="0" w:space="0" w:color="auto"/>
        <w:left w:val="none" w:sz="0" w:space="0" w:color="auto"/>
        <w:bottom w:val="none" w:sz="0" w:space="0" w:color="auto"/>
        <w:right w:val="none" w:sz="0" w:space="0" w:color="auto"/>
      </w:divBdr>
      <w:divsChild>
        <w:div w:id="2109613137">
          <w:marLeft w:val="0"/>
          <w:marRight w:val="0"/>
          <w:marTop w:val="0"/>
          <w:marBottom w:val="0"/>
          <w:divBdr>
            <w:top w:val="none" w:sz="0" w:space="0" w:color="auto"/>
            <w:left w:val="none" w:sz="0" w:space="0" w:color="auto"/>
            <w:bottom w:val="none" w:sz="0" w:space="0" w:color="auto"/>
            <w:right w:val="none" w:sz="0" w:space="0" w:color="auto"/>
          </w:divBdr>
          <w:divsChild>
            <w:div w:id="778764976">
              <w:marLeft w:val="0"/>
              <w:marRight w:val="0"/>
              <w:marTop w:val="0"/>
              <w:marBottom w:val="0"/>
              <w:divBdr>
                <w:top w:val="none" w:sz="0" w:space="0" w:color="auto"/>
                <w:left w:val="none" w:sz="0" w:space="0" w:color="auto"/>
                <w:bottom w:val="none" w:sz="0" w:space="0" w:color="auto"/>
                <w:right w:val="none" w:sz="0" w:space="0" w:color="auto"/>
              </w:divBdr>
            </w:div>
            <w:div w:id="51585870">
              <w:marLeft w:val="0"/>
              <w:marRight w:val="0"/>
              <w:marTop w:val="0"/>
              <w:marBottom w:val="0"/>
              <w:divBdr>
                <w:top w:val="none" w:sz="0" w:space="0" w:color="auto"/>
                <w:left w:val="none" w:sz="0" w:space="0" w:color="auto"/>
                <w:bottom w:val="none" w:sz="0" w:space="0" w:color="auto"/>
                <w:right w:val="none" w:sz="0" w:space="0" w:color="auto"/>
              </w:divBdr>
              <w:divsChild>
                <w:div w:id="660737882">
                  <w:marLeft w:val="0"/>
                  <w:marRight w:val="0"/>
                  <w:marTop w:val="0"/>
                  <w:marBottom w:val="0"/>
                  <w:divBdr>
                    <w:top w:val="none" w:sz="0" w:space="0" w:color="auto"/>
                    <w:left w:val="none" w:sz="0" w:space="0" w:color="auto"/>
                    <w:bottom w:val="none" w:sz="0" w:space="0" w:color="auto"/>
                    <w:right w:val="none" w:sz="0" w:space="0" w:color="auto"/>
                  </w:divBdr>
                  <w:divsChild>
                    <w:div w:id="26630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51274">
      <w:bodyDiv w:val="1"/>
      <w:marLeft w:val="0"/>
      <w:marRight w:val="0"/>
      <w:marTop w:val="0"/>
      <w:marBottom w:val="0"/>
      <w:divBdr>
        <w:top w:val="none" w:sz="0" w:space="0" w:color="auto"/>
        <w:left w:val="none" w:sz="0" w:space="0" w:color="auto"/>
        <w:bottom w:val="none" w:sz="0" w:space="0" w:color="auto"/>
        <w:right w:val="none" w:sz="0" w:space="0" w:color="auto"/>
      </w:divBdr>
    </w:div>
    <w:div w:id="1337461210">
      <w:bodyDiv w:val="1"/>
      <w:marLeft w:val="0"/>
      <w:marRight w:val="0"/>
      <w:marTop w:val="0"/>
      <w:marBottom w:val="0"/>
      <w:divBdr>
        <w:top w:val="none" w:sz="0" w:space="0" w:color="auto"/>
        <w:left w:val="none" w:sz="0" w:space="0" w:color="auto"/>
        <w:bottom w:val="none" w:sz="0" w:space="0" w:color="auto"/>
        <w:right w:val="none" w:sz="0" w:space="0" w:color="auto"/>
      </w:divBdr>
    </w:div>
    <w:div w:id="1339774817">
      <w:bodyDiv w:val="1"/>
      <w:marLeft w:val="0"/>
      <w:marRight w:val="0"/>
      <w:marTop w:val="0"/>
      <w:marBottom w:val="0"/>
      <w:divBdr>
        <w:top w:val="none" w:sz="0" w:space="0" w:color="auto"/>
        <w:left w:val="none" w:sz="0" w:space="0" w:color="auto"/>
        <w:bottom w:val="none" w:sz="0" w:space="0" w:color="auto"/>
        <w:right w:val="none" w:sz="0" w:space="0" w:color="auto"/>
      </w:divBdr>
    </w:div>
    <w:div w:id="1344554291">
      <w:bodyDiv w:val="1"/>
      <w:marLeft w:val="0"/>
      <w:marRight w:val="0"/>
      <w:marTop w:val="0"/>
      <w:marBottom w:val="0"/>
      <w:divBdr>
        <w:top w:val="none" w:sz="0" w:space="0" w:color="auto"/>
        <w:left w:val="none" w:sz="0" w:space="0" w:color="auto"/>
        <w:bottom w:val="none" w:sz="0" w:space="0" w:color="auto"/>
        <w:right w:val="none" w:sz="0" w:space="0" w:color="auto"/>
      </w:divBdr>
    </w:div>
    <w:div w:id="1359426025">
      <w:bodyDiv w:val="1"/>
      <w:marLeft w:val="0"/>
      <w:marRight w:val="0"/>
      <w:marTop w:val="0"/>
      <w:marBottom w:val="0"/>
      <w:divBdr>
        <w:top w:val="none" w:sz="0" w:space="0" w:color="auto"/>
        <w:left w:val="none" w:sz="0" w:space="0" w:color="auto"/>
        <w:bottom w:val="none" w:sz="0" w:space="0" w:color="auto"/>
        <w:right w:val="none" w:sz="0" w:space="0" w:color="auto"/>
      </w:divBdr>
    </w:div>
    <w:div w:id="1362977087">
      <w:bodyDiv w:val="1"/>
      <w:marLeft w:val="0"/>
      <w:marRight w:val="0"/>
      <w:marTop w:val="0"/>
      <w:marBottom w:val="0"/>
      <w:divBdr>
        <w:top w:val="none" w:sz="0" w:space="0" w:color="auto"/>
        <w:left w:val="none" w:sz="0" w:space="0" w:color="auto"/>
        <w:bottom w:val="none" w:sz="0" w:space="0" w:color="auto"/>
        <w:right w:val="none" w:sz="0" w:space="0" w:color="auto"/>
      </w:divBdr>
    </w:div>
    <w:div w:id="1367485256">
      <w:bodyDiv w:val="1"/>
      <w:marLeft w:val="0"/>
      <w:marRight w:val="0"/>
      <w:marTop w:val="0"/>
      <w:marBottom w:val="0"/>
      <w:divBdr>
        <w:top w:val="none" w:sz="0" w:space="0" w:color="auto"/>
        <w:left w:val="none" w:sz="0" w:space="0" w:color="auto"/>
        <w:bottom w:val="none" w:sz="0" w:space="0" w:color="auto"/>
        <w:right w:val="none" w:sz="0" w:space="0" w:color="auto"/>
      </w:divBdr>
    </w:div>
    <w:div w:id="1373337320">
      <w:bodyDiv w:val="1"/>
      <w:marLeft w:val="0"/>
      <w:marRight w:val="0"/>
      <w:marTop w:val="0"/>
      <w:marBottom w:val="0"/>
      <w:divBdr>
        <w:top w:val="none" w:sz="0" w:space="0" w:color="auto"/>
        <w:left w:val="none" w:sz="0" w:space="0" w:color="auto"/>
        <w:bottom w:val="none" w:sz="0" w:space="0" w:color="auto"/>
        <w:right w:val="none" w:sz="0" w:space="0" w:color="auto"/>
      </w:divBdr>
    </w:div>
    <w:div w:id="1382559281">
      <w:bodyDiv w:val="1"/>
      <w:marLeft w:val="0"/>
      <w:marRight w:val="0"/>
      <w:marTop w:val="0"/>
      <w:marBottom w:val="0"/>
      <w:divBdr>
        <w:top w:val="none" w:sz="0" w:space="0" w:color="auto"/>
        <w:left w:val="none" w:sz="0" w:space="0" w:color="auto"/>
        <w:bottom w:val="none" w:sz="0" w:space="0" w:color="auto"/>
        <w:right w:val="none" w:sz="0" w:space="0" w:color="auto"/>
      </w:divBdr>
    </w:div>
    <w:div w:id="1384212189">
      <w:bodyDiv w:val="1"/>
      <w:marLeft w:val="0"/>
      <w:marRight w:val="0"/>
      <w:marTop w:val="0"/>
      <w:marBottom w:val="0"/>
      <w:divBdr>
        <w:top w:val="none" w:sz="0" w:space="0" w:color="auto"/>
        <w:left w:val="none" w:sz="0" w:space="0" w:color="auto"/>
        <w:bottom w:val="none" w:sz="0" w:space="0" w:color="auto"/>
        <w:right w:val="none" w:sz="0" w:space="0" w:color="auto"/>
      </w:divBdr>
    </w:div>
    <w:div w:id="1384450660">
      <w:bodyDiv w:val="1"/>
      <w:marLeft w:val="0"/>
      <w:marRight w:val="0"/>
      <w:marTop w:val="0"/>
      <w:marBottom w:val="0"/>
      <w:divBdr>
        <w:top w:val="none" w:sz="0" w:space="0" w:color="auto"/>
        <w:left w:val="none" w:sz="0" w:space="0" w:color="auto"/>
        <w:bottom w:val="none" w:sz="0" w:space="0" w:color="auto"/>
        <w:right w:val="none" w:sz="0" w:space="0" w:color="auto"/>
      </w:divBdr>
    </w:div>
    <w:div w:id="1390156219">
      <w:bodyDiv w:val="1"/>
      <w:marLeft w:val="0"/>
      <w:marRight w:val="0"/>
      <w:marTop w:val="0"/>
      <w:marBottom w:val="0"/>
      <w:divBdr>
        <w:top w:val="none" w:sz="0" w:space="0" w:color="auto"/>
        <w:left w:val="none" w:sz="0" w:space="0" w:color="auto"/>
        <w:bottom w:val="none" w:sz="0" w:space="0" w:color="auto"/>
        <w:right w:val="none" w:sz="0" w:space="0" w:color="auto"/>
      </w:divBdr>
    </w:div>
    <w:div w:id="1408189771">
      <w:bodyDiv w:val="1"/>
      <w:marLeft w:val="0"/>
      <w:marRight w:val="0"/>
      <w:marTop w:val="0"/>
      <w:marBottom w:val="0"/>
      <w:divBdr>
        <w:top w:val="none" w:sz="0" w:space="0" w:color="auto"/>
        <w:left w:val="none" w:sz="0" w:space="0" w:color="auto"/>
        <w:bottom w:val="none" w:sz="0" w:space="0" w:color="auto"/>
        <w:right w:val="none" w:sz="0" w:space="0" w:color="auto"/>
      </w:divBdr>
    </w:div>
    <w:div w:id="1420054982">
      <w:bodyDiv w:val="1"/>
      <w:marLeft w:val="0"/>
      <w:marRight w:val="0"/>
      <w:marTop w:val="0"/>
      <w:marBottom w:val="0"/>
      <w:divBdr>
        <w:top w:val="none" w:sz="0" w:space="0" w:color="auto"/>
        <w:left w:val="none" w:sz="0" w:space="0" w:color="auto"/>
        <w:bottom w:val="none" w:sz="0" w:space="0" w:color="auto"/>
        <w:right w:val="none" w:sz="0" w:space="0" w:color="auto"/>
      </w:divBdr>
    </w:div>
    <w:div w:id="1420253231">
      <w:bodyDiv w:val="1"/>
      <w:marLeft w:val="0"/>
      <w:marRight w:val="0"/>
      <w:marTop w:val="0"/>
      <w:marBottom w:val="0"/>
      <w:divBdr>
        <w:top w:val="none" w:sz="0" w:space="0" w:color="auto"/>
        <w:left w:val="none" w:sz="0" w:space="0" w:color="auto"/>
        <w:bottom w:val="none" w:sz="0" w:space="0" w:color="auto"/>
        <w:right w:val="none" w:sz="0" w:space="0" w:color="auto"/>
      </w:divBdr>
    </w:div>
    <w:div w:id="1428650789">
      <w:bodyDiv w:val="1"/>
      <w:marLeft w:val="0"/>
      <w:marRight w:val="0"/>
      <w:marTop w:val="0"/>
      <w:marBottom w:val="0"/>
      <w:divBdr>
        <w:top w:val="none" w:sz="0" w:space="0" w:color="auto"/>
        <w:left w:val="none" w:sz="0" w:space="0" w:color="auto"/>
        <w:bottom w:val="none" w:sz="0" w:space="0" w:color="auto"/>
        <w:right w:val="none" w:sz="0" w:space="0" w:color="auto"/>
      </w:divBdr>
    </w:div>
    <w:div w:id="1430001523">
      <w:bodyDiv w:val="1"/>
      <w:marLeft w:val="0"/>
      <w:marRight w:val="0"/>
      <w:marTop w:val="0"/>
      <w:marBottom w:val="0"/>
      <w:divBdr>
        <w:top w:val="none" w:sz="0" w:space="0" w:color="auto"/>
        <w:left w:val="none" w:sz="0" w:space="0" w:color="auto"/>
        <w:bottom w:val="none" w:sz="0" w:space="0" w:color="auto"/>
        <w:right w:val="none" w:sz="0" w:space="0" w:color="auto"/>
      </w:divBdr>
    </w:div>
    <w:div w:id="1431779336">
      <w:bodyDiv w:val="1"/>
      <w:marLeft w:val="0"/>
      <w:marRight w:val="0"/>
      <w:marTop w:val="0"/>
      <w:marBottom w:val="0"/>
      <w:divBdr>
        <w:top w:val="none" w:sz="0" w:space="0" w:color="auto"/>
        <w:left w:val="none" w:sz="0" w:space="0" w:color="auto"/>
        <w:bottom w:val="none" w:sz="0" w:space="0" w:color="auto"/>
        <w:right w:val="none" w:sz="0" w:space="0" w:color="auto"/>
      </w:divBdr>
    </w:div>
    <w:div w:id="1441990236">
      <w:bodyDiv w:val="1"/>
      <w:marLeft w:val="0"/>
      <w:marRight w:val="0"/>
      <w:marTop w:val="0"/>
      <w:marBottom w:val="0"/>
      <w:divBdr>
        <w:top w:val="none" w:sz="0" w:space="0" w:color="auto"/>
        <w:left w:val="none" w:sz="0" w:space="0" w:color="auto"/>
        <w:bottom w:val="none" w:sz="0" w:space="0" w:color="auto"/>
        <w:right w:val="none" w:sz="0" w:space="0" w:color="auto"/>
      </w:divBdr>
      <w:divsChild>
        <w:div w:id="843055507">
          <w:marLeft w:val="0"/>
          <w:marRight w:val="0"/>
          <w:marTop w:val="0"/>
          <w:marBottom w:val="0"/>
          <w:divBdr>
            <w:top w:val="none" w:sz="0" w:space="0" w:color="auto"/>
            <w:left w:val="none" w:sz="0" w:space="0" w:color="auto"/>
            <w:bottom w:val="none" w:sz="0" w:space="0" w:color="auto"/>
            <w:right w:val="none" w:sz="0" w:space="0" w:color="auto"/>
          </w:divBdr>
        </w:div>
      </w:divsChild>
    </w:div>
    <w:div w:id="1445464254">
      <w:bodyDiv w:val="1"/>
      <w:marLeft w:val="0"/>
      <w:marRight w:val="0"/>
      <w:marTop w:val="0"/>
      <w:marBottom w:val="0"/>
      <w:divBdr>
        <w:top w:val="none" w:sz="0" w:space="0" w:color="auto"/>
        <w:left w:val="none" w:sz="0" w:space="0" w:color="auto"/>
        <w:bottom w:val="none" w:sz="0" w:space="0" w:color="auto"/>
        <w:right w:val="none" w:sz="0" w:space="0" w:color="auto"/>
      </w:divBdr>
    </w:div>
    <w:div w:id="1456481354">
      <w:bodyDiv w:val="1"/>
      <w:marLeft w:val="0"/>
      <w:marRight w:val="0"/>
      <w:marTop w:val="0"/>
      <w:marBottom w:val="0"/>
      <w:divBdr>
        <w:top w:val="none" w:sz="0" w:space="0" w:color="auto"/>
        <w:left w:val="none" w:sz="0" w:space="0" w:color="auto"/>
        <w:bottom w:val="none" w:sz="0" w:space="0" w:color="auto"/>
        <w:right w:val="none" w:sz="0" w:space="0" w:color="auto"/>
      </w:divBdr>
    </w:div>
    <w:div w:id="1459452754">
      <w:bodyDiv w:val="1"/>
      <w:marLeft w:val="0"/>
      <w:marRight w:val="0"/>
      <w:marTop w:val="0"/>
      <w:marBottom w:val="0"/>
      <w:divBdr>
        <w:top w:val="none" w:sz="0" w:space="0" w:color="auto"/>
        <w:left w:val="none" w:sz="0" w:space="0" w:color="auto"/>
        <w:bottom w:val="none" w:sz="0" w:space="0" w:color="auto"/>
        <w:right w:val="none" w:sz="0" w:space="0" w:color="auto"/>
      </w:divBdr>
    </w:div>
    <w:div w:id="1460995154">
      <w:bodyDiv w:val="1"/>
      <w:marLeft w:val="0"/>
      <w:marRight w:val="0"/>
      <w:marTop w:val="0"/>
      <w:marBottom w:val="0"/>
      <w:divBdr>
        <w:top w:val="none" w:sz="0" w:space="0" w:color="auto"/>
        <w:left w:val="none" w:sz="0" w:space="0" w:color="auto"/>
        <w:bottom w:val="none" w:sz="0" w:space="0" w:color="auto"/>
        <w:right w:val="none" w:sz="0" w:space="0" w:color="auto"/>
      </w:divBdr>
    </w:div>
    <w:div w:id="1467158136">
      <w:bodyDiv w:val="1"/>
      <w:marLeft w:val="0"/>
      <w:marRight w:val="0"/>
      <w:marTop w:val="0"/>
      <w:marBottom w:val="0"/>
      <w:divBdr>
        <w:top w:val="none" w:sz="0" w:space="0" w:color="auto"/>
        <w:left w:val="none" w:sz="0" w:space="0" w:color="auto"/>
        <w:bottom w:val="none" w:sz="0" w:space="0" w:color="auto"/>
        <w:right w:val="none" w:sz="0" w:space="0" w:color="auto"/>
      </w:divBdr>
    </w:div>
    <w:div w:id="1472863238">
      <w:bodyDiv w:val="1"/>
      <w:marLeft w:val="0"/>
      <w:marRight w:val="0"/>
      <w:marTop w:val="0"/>
      <w:marBottom w:val="0"/>
      <w:divBdr>
        <w:top w:val="none" w:sz="0" w:space="0" w:color="auto"/>
        <w:left w:val="none" w:sz="0" w:space="0" w:color="auto"/>
        <w:bottom w:val="none" w:sz="0" w:space="0" w:color="auto"/>
        <w:right w:val="none" w:sz="0" w:space="0" w:color="auto"/>
      </w:divBdr>
    </w:div>
    <w:div w:id="1477257981">
      <w:bodyDiv w:val="1"/>
      <w:marLeft w:val="0"/>
      <w:marRight w:val="0"/>
      <w:marTop w:val="0"/>
      <w:marBottom w:val="0"/>
      <w:divBdr>
        <w:top w:val="none" w:sz="0" w:space="0" w:color="auto"/>
        <w:left w:val="none" w:sz="0" w:space="0" w:color="auto"/>
        <w:bottom w:val="none" w:sz="0" w:space="0" w:color="auto"/>
        <w:right w:val="none" w:sz="0" w:space="0" w:color="auto"/>
      </w:divBdr>
    </w:div>
    <w:div w:id="1481458690">
      <w:bodyDiv w:val="1"/>
      <w:marLeft w:val="0"/>
      <w:marRight w:val="0"/>
      <w:marTop w:val="0"/>
      <w:marBottom w:val="0"/>
      <w:divBdr>
        <w:top w:val="none" w:sz="0" w:space="0" w:color="auto"/>
        <w:left w:val="none" w:sz="0" w:space="0" w:color="auto"/>
        <w:bottom w:val="none" w:sz="0" w:space="0" w:color="auto"/>
        <w:right w:val="none" w:sz="0" w:space="0" w:color="auto"/>
      </w:divBdr>
    </w:div>
    <w:div w:id="1484590179">
      <w:bodyDiv w:val="1"/>
      <w:marLeft w:val="0"/>
      <w:marRight w:val="0"/>
      <w:marTop w:val="0"/>
      <w:marBottom w:val="0"/>
      <w:divBdr>
        <w:top w:val="none" w:sz="0" w:space="0" w:color="auto"/>
        <w:left w:val="none" w:sz="0" w:space="0" w:color="auto"/>
        <w:bottom w:val="none" w:sz="0" w:space="0" w:color="auto"/>
        <w:right w:val="none" w:sz="0" w:space="0" w:color="auto"/>
      </w:divBdr>
    </w:div>
    <w:div w:id="1491172957">
      <w:bodyDiv w:val="1"/>
      <w:marLeft w:val="0"/>
      <w:marRight w:val="0"/>
      <w:marTop w:val="0"/>
      <w:marBottom w:val="0"/>
      <w:divBdr>
        <w:top w:val="none" w:sz="0" w:space="0" w:color="auto"/>
        <w:left w:val="none" w:sz="0" w:space="0" w:color="auto"/>
        <w:bottom w:val="none" w:sz="0" w:space="0" w:color="auto"/>
        <w:right w:val="none" w:sz="0" w:space="0" w:color="auto"/>
      </w:divBdr>
    </w:div>
    <w:div w:id="1494101278">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513375433">
      <w:bodyDiv w:val="1"/>
      <w:marLeft w:val="0"/>
      <w:marRight w:val="0"/>
      <w:marTop w:val="0"/>
      <w:marBottom w:val="0"/>
      <w:divBdr>
        <w:top w:val="none" w:sz="0" w:space="0" w:color="auto"/>
        <w:left w:val="none" w:sz="0" w:space="0" w:color="auto"/>
        <w:bottom w:val="none" w:sz="0" w:space="0" w:color="auto"/>
        <w:right w:val="none" w:sz="0" w:space="0" w:color="auto"/>
      </w:divBdr>
    </w:div>
    <w:div w:id="1529249594">
      <w:bodyDiv w:val="1"/>
      <w:marLeft w:val="0"/>
      <w:marRight w:val="0"/>
      <w:marTop w:val="0"/>
      <w:marBottom w:val="0"/>
      <w:divBdr>
        <w:top w:val="none" w:sz="0" w:space="0" w:color="auto"/>
        <w:left w:val="none" w:sz="0" w:space="0" w:color="auto"/>
        <w:bottom w:val="none" w:sz="0" w:space="0" w:color="auto"/>
        <w:right w:val="none" w:sz="0" w:space="0" w:color="auto"/>
      </w:divBdr>
    </w:div>
    <w:div w:id="1536430426">
      <w:bodyDiv w:val="1"/>
      <w:marLeft w:val="0"/>
      <w:marRight w:val="0"/>
      <w:marTop w:val="0"/>
      <w:marBottom w:val="0"/>
      <w:divBdr>
        <w:top w:val="none" w:sz="0" w:space="0" w:color="auto"/>
        <w:left w:val="none" w:sz="0" w:space="0" w:color="auto"/>
        <w:bottom w:val="none" w:sz="0" w:space="0" w:color="auto"/>
        <w:right w:val="none" w:sz="0" w:space="0" w:color="auto"/>
      </w:divBdr>
    </w:div>
    <w:div w:id="1537423373">
      <w:bodyDiv w:val="1"/>
      <w:marLeft w:val="0"/>
      <w:marRight w:val="0"/>
      <w:marTop w:val="0"/>
      <w:marBottom w:val="0"/>
      <w:divBdr>
        <w:top w:val="none" w:sz="0" w:space="0" w:color="auto"/>
        <w:left w:val="none" w:sz="0" w:space="0" w:color="auto"/>
        <w:bottom w:val="none" w:sz="0" w:space="0" w:color="auto"/>
        <w:right w:val="none" w:sz="0" w:space="0" w:color="auto"/>
      </w:divBdr>
    </w:div>
    <w:div w:id="1538928522">
      <w:bodyDiv w:val="1"/>
      <w:marLeft w:val="0"/>
      <w:marRight w:val="0"/>
      <w:marTop w:val="0"/>
      <w:marBottom w:val="0"/>
      <w:divBdr>
        <w:top w:val="none" w:sz="0" w:space="0" w:color="auto"/>
        <w:left w:val="none" w:sz="0" w:space="0" w:color="auto"/>
        <w:bottom w:val="none" w:sz="0" w:space="0" w:color="auto"/>
        <w:right w:val="none" w:sz="0" w:space="0" w:color="auto"/>
      </w:divBdr>
    </w:div>
    <w:div w:id="1548032190">
      <w:bodyDiv w:val="1"/>
      <w:marLeft w:val="0"/>
      <w:marRight w:val="0"/>
      <w:marTop w:val="0"/>
      <w:marBottom w:val="0"/>
      <w:divBdr>
        <w:top w:val="none" w:sz="0" w:space="0" w:color="auto"/>
        <w:left w:val="none" w:sz="0" w:space="0" w:color="auto"/>
        <w:bottom w:val="none" w:sz="0" w:space="0" w:color="auto"/>
        <w:right w:val="none" w:sz="0" w:space="0" w:color="auto"/>
      </w:divBdr>
    </w:div>
    <w:div w:id="1555312593">
      <w:bodyDiv w:val="1"/>
      <w:marLeft w:val="0"/>
      <w:marRight w:val="0"/>
      <w:marTop w:val="0"/>
      <w:marBottom w:val="0"/>
      <w:divBdr>
        <w:top w:val="none" w:sz="0" w:space="0" w:color="auto"/>
        <w:left w:val="none" w:sz="0" w:space="0" w:color="auto"/>
        <w:bottom w:val="none" w:sz="0" w:space="0" w:color="auto"/>
        <w:right w:val="none" w:sz="0" w:space="0" w:color="auto"/>
      </w:divBdr>
    </w:div>
    <w:div w:id="1560941142">
      <w:bodyDiv w:val="1"/>
      <w:marLeft w:val="0"/>
      <w:marRight w:val="0"/>
      <w:marTop w:val="0"/>
      <w:marBottom w:val="0"/>
      <w:divBdr>
        <w:top w:val="none" w:sz="0" w:space="0" w:color="auto"/>
        <w:left w:val="none" w:sz="0" w:space="0" w:color="auto"/>
        <w:bottom w:val="none" w:sz="0" w:space="0" w:color="auto"/>
        <w:right w:val="none" w:sz="0" w:space="0" w:color="auto"/>
      </w:divBdr>
    </w:div>
    <w:div w:id="1561943279">
      <w:bodyDiv w:val="1"/>
      <w:marLeft w:val="0"/>
      <w:marRight w:val="0"/>
      <w:marTop w:val="0"/>
      <w:marBottom w:val="0"/>
      <w:divBdr>
        <w:top w:val="none" w:sz="0" w:space="0" w:color="auto"/>
        <w:left w:val="none" w:sz="0" w:space="0" w:color="auto"/>
        <w:bottom w:val="none" w:sz="0" w:space="0" w:color="auto"/>
        <w:right w:val="none" w:sz="0" w:space="0" w:color="auto"/>
      </w:divBdr>
    </w:div>
    <w:div w:id="1567376501">
      <w:bodyDiv w:val="1"/>
      <w:marLeft w:val="0"/>
      <w:marRight w:val="0"/>
      <w:marTop w:val="0"/>
      <w:marBottom w:val="0"/>
      <w:divBdr>
        <w:top w:val="none" w:sz="0" w:space="0" w:color="auto"/>
        <w:left w:val="none" w:sz="0" w:space="0" w:color="auto"/>
        <w:bottom w:val="none" w:sz="0" w:space="0" w:color="auto"/>
        <w:right w:val="none" w:sz="0" w:space="0" w:color="auto"/>
      </w:divBdr>
    </w:div>
    <w:div w:id="1581526238">
      <w:bodyDiv w:val="1"/>
      <w:marLeft w:val="0"/>
      <w:marRight w:val="0"/>
      <w:marTop w:val="0"/>
      <w:marBottom w:val="0"/>
      <w:divBdr>
        <w:top w:val="none" w:sz="0" w:space="0" w:color="auto"/>
        <w:left w:val="none" w:sz="0" w:space="0" w:color="auto"/>
        <w:bottom w:val="none" w:sz="0" w:space="0" w:color="auto"/>
        <w:right w:val="none" w:sz="0" w:space="0" w:color="auto"/>
      </w:divBdr>
    </w:div>
    <w:div w:id="1582564264">
      <w:bodyDiv w:val="1"/>
      <w:marLeft w:val="0"/>
      <w:marRight w:val="0"/>
      <w:marTop w:val="0"/>
      <w:marBottom w:val="0"/>
      <w:divBdr>
        <w:top w:val="none" w:sz="0" w:space="0" w:color="auto"/>
        <w:left w:val="none" w:sz="0" w:space="0" w:color="auto"/>
        <w:bottom w:val="none" w:sz="0" w:space="0" w:color="auto"/>
        <w:right w:val="none" w:sz="0" w:space="0" w:color="auto"/>
      </w:divBdr>
    </w:div>
    <w:div w:id="1591424085">
      <w:bodyDiv w:val="1"/>
      <w:marLeft w:val="0"/>
      <w:marRight w:val="0"/>
      <w:marTop w:val="0"/>
      <w:marBottom w:val="0"/>
      <w:divBdr>
        <w:top w:val="none" w:sz="0" w:space="0" w:color="auto"/>
        <w:left w:val="none" w:sz="0" w:space="0" w:color="auto"/>
        <w:bottom w:val="none" w:sz="0" w:space="0" w:color="auto"/>
        <w:right w:val="none" w:sz="0" w:space="0" w:color="auto"/>
      </w:divBdr>
      <w:divsChild>
        <w:div w:id="641498543">
          <w:marLeft w:val="0"/>
          <w:marRight w:val="0"/>
          <w:marTop w:val="0"/>
          <w:marBottom w:val="0"/>
          <w:divBdr>
            <w:top w:val="none" w:sz="0" w:space="0" w:color="auto"/>
            <w:left w:val="none" w:sz="0" w:space="0" w:color="auto"/>
            <w:bottom w:val="none" w:sz="0" w:space="0" w:color="auto"/>
            <w:right w:val="none" w:sz="0" w:space="0" w:color="auto"/>
          </w:divBdr>
        </w:div>
        <w:div w:id="479620632">
          <w:marLeft w:val="0"/>
          <w:marRight w:val="0"/>
          <w:marTop w:val="0"/>
          <w:marBottom w:val="0"/>
          <w:divBdr>
            <w:top w:val="none" w:sz="0" w:space="0" w:color="auto"/>
            <w:left w:val="none" w:sz="0" w:space="0" w:color="auto"/>
            <w:bottom w:val="none" w:sz="0" w:space="0" w:color="auto"/>
            <w:right w:val="none" w:sz="0" w:space="0" w:color="auto"/>
          </w:divBdr>
        </w:div>
        <w:div w:id="902832003">
          <w:marLeft w:val="0"/>
          <w:marRight w:val="0"/>
          <w:marTop w:val="0"/>
          <w:marBottom w:val="0"/>
          <w:divBdr>
            <w:top w:val="none" w:sz="0" w:space="0" w:color="auto"/>
            <w:left w:val="none" w:sz="0" w:space="0" w:color="auto"/>
            <w:bottom w:val="none" w:sz="0" w:space="0" w:color="auto"/>
            <w:right w:val="none" w:sz="0" w:space="0" w:color="auto"/>
          </w:divBdr>
        </w:div>
        <w:div w:id="1893271996">
          <w:marLeft w:val="0"/>
          <w:marRight w:val="0"/>
          <w:marTop w:val="0"/>
          <w:marBottom w:val="0"/>
          <w:divBdr>
            <w:top w:val="none" w:sz="0" w:space="0" w:color="auto"/>
            <w:left w:val="none" w:sz="0" w:space="0" w:color="auto"/>
            <w:bottom w:val="none" w:sz="0" w:space="0" w:color="auto"/>
            <w:right w:val="none" w:sz="0" w:space="0" w:color="auto"/>
          </w:divBdr>
        </w:div>
        <w:div w:id="1518695482">
          <w:marLeft w:val="0"/>
          <w:marRight w:val="0"/>
          <w:marTop w:val="0"/>
          <w:marBottom w:val="0"/>
          <w:divBdr>
            <w:top w:val="none" w:sz="0" w:space="0" w:color="auto"/>
            <w:left w:val="none" w:sz="0" w:space="0" w:color="auto"/>
            <w:bottom w:val="none" w:sz="0" w:space="0" w:color="auto"/>
            <w:right w:val="none" w:sz="0" w:space="0" w:color="auto"/>
          </w:divBdr>
        </w:div>
        <w:div w:id="895050059">
          <w:marLeft w:val="0"/>
          <w:marRight w:val="0"/>
          <w:marTop w:val="0"/>
          <w:marBottom w:val="0"/>
          <w:divBdr>
            <w:top w:val="none" w:sz="0" w:space="0" w:color="auto"/>
            <w:left w:val="none" w:sz="0" w:space="0" w:color="auto"/>
            <w:bottom w:val="none" w:sz="0" w:space="0" w:color="auto"/>
            <w:right w:val="none" w:sz="0" w:space="0" w:color="auto"/>
          </w:divBdr>
        </w:div>
        <w:div w:id="830219505">
          <w:marLeft w:val="0"/>
          <w:marRight w:val="0"/>
          <w:marTop w:val="0"/>
          <w:marBottom w:val="0"/>
          <w:divBdr>
            <w:top w:val="none" w:sz="0" w:space="0" w:color="auto"/>
            <w:left w:val="none" w:sz="0" w:space="0" w:color="auto"/>
            <w:bottom w:val="none" w:sz="0" w:space="0" w:color="auto"/>
            <w:right w:val="none" w:sz="0" w:space="0" w:color="auto"/>
          </w:divBdr>
        </w:div>
        <w:div w:id="839395609">
          <w:marLeft w:val="0"/>
          <w:marRight w:val="0"/>
          <w:marTop w:val="0"/>
          <w:marBottom w:val="0"/>
          <w:divBdr>
            <w:top w:val="none" w:sz="0" w:space="0" w:color="auto"/>
            <w:left w:val="none" w:sz="0" w:space="0" w:color="auto"/>
            <w:bottom w:val="none" w:sz="0" w:space="0" w:color="auto"/>
            <w:right w:val="none" w:sz="0" w:space="0" w:color="auto"/>
          </w:divBdr>
        </w:div>
      </w:divsChild>
    </w:div>
    <w:div w:id="1593660359">
      <w:bodyDiv w:val="1"/>
      <w:marLeft w:val="0"/>
      <w:marRight w:val="0"/>
      <w:marTop w:val="0"/>
      <w:marBottom w:val="0"/>
      <w:divBdr>
        <w:top w:val="none" w:sz="0" w:space="0" w:color="auto"/>
        <w:left w:val="none" w:sz="0" w:space="0" w:color="auto"/>
        <w:bottom w:val="none" w:sz="0" w:space="0" w:color="auto"/>
        <w:right w:val="none" w:sz="0" w:space="0" w:color="auto"/>
      </w:divBdr>
    </w:div>
    <w:div w:id="1599554761">
      <w:bodyDiv w:val="1"/>
      <w:marLeft w:val="0"/>
      <w:marRight w:val="0"/>
      <w:marTop w:val="0"/>
      <w:marBottom w:val="0"/>
      <w:divBdr>
        <w:top w:val="none" w:sz="0" w:space="0" w:color="auto"/>
        <w:left w:val="none" w:sz="0" w:space="0" w:color="auto"/>
        <w:bottom w:val="none" w:sz="0" w:space="0" w:color="auto"/>
        <w:right w:val="none" w:sz="0" w:space="0" w:color="auto"/>
      </w:divBdr>
    </w:div>
    <w:div w:id="1608807544">
      <w:bodyDiv w:val="1"/>
      <w:marLeft w:val="0"/>
      <w:marRight w:val="0"/>
      <w:marTop w:val="0"/>
      <w:marBottom w:val="0"/>
      <w:divBdr>
        <w:top w:val="none" w:sz="0" w:space="0" w:color="auto"/>
        <w:left w:val="none" w:sz="0" w:space="0" w:color="auto"/>
        <w:bottom w:val="none" w:sz="0" w:space="0" w:color="auto"/>
        <w:right w:val="none" w:sz="0" w:space="0" w:color="auto"/>
      </w:divBdr>
    </w:div>
    <w:div w:id="1613246805">
      <w:bodyDiv w:val="1"/>
      <w:marLeft w:val="0"/>
      <w:marRight w:val="0"/>
      <w:marTop w:val="0"/>
      <w:marBottom w:val="0"/>
      <w:divBdr>
        <w:top w:val="none" w:sz="0" w:space="0" w:color="auto"/>
        <w:left w:val="none" w:sz="0" w:space="0" w:color="auto"/>
        <w:bottom w:val="none" w:sz="0" w:space="0" w:color="auto"/>
        <w:right w:val="none" w:sz="0" w:space="0" w:color="auto"/>
      </w:divBdr>
    </w:div>
    <w:div w:id="1616861383">
      <w:bodyDiv w:val="1"/>
      <w:marLeft w:val="0"/>
      <w:marRight w:val="0"/>
      <w:marTop w:val="0"/>
      <w:marBottom w:val="0"/>
      <w:divBdr>
        <w:top w:val="none" w:sz="0" w:space="0" w:color="auto"/>
        <w:left w:val="none" w:sz="0" w:space="0" w:color="auto"/>
        <w:bottom w:val="none" w:sz="0" w:space="0" w:color="auto"/>
        <w:right w:val="none" w:sz="0" w:space="0" w:color="auto"/>
      </w:divBdr>
    </w:div>
    <w:div w:id="1617756865">
      <w:bodyDiv w:val="1"/>
      <w:marLeft w:val="0"/>
      <w:marRight w:val="0"/>
      <w:marTop w:val="0"/>
      <w:marBottom w:val="0"/>
      <w:divBdr>
        <w:top w:val="none" w:sz="0" w:space="0" w:color="auto"/>
        <w:left w:val="none" w:sz="0" w:space="0" w:color="auto"/>
        <w:bottom w:val="none" w:sz="0" w:space="0" w:color="auto"/>
        <w:right w:val="none" w:sz="0" w:space="0" w:color="auto"/>
      </w:divBdr>
    </w:div>
    <w:div w:id="1618173880">
      <w:bodyDiv w:val="1"/>
      <w:marLeft w:val="0"/>
      <w:marRight w:val="0"/>
      <w:marTop w:val="0"/>
      <w:marBottom w:val="0"/>
      <w:divBdr>
        <w:top w:val="none" w:sz="0" w:space="0" w:color="auto"/>
        <w:left w:val="none" w:sz="0" w:space="0" w:color="auto"/>
        <w:bottom w:val="none" w:sz="0" w:space="0" w:color="auto"/>
        <w:right w:val="none" w:sz="0" w:space="0" w:color="auto"/>
      </w:divBdr>
    </w:div>
    <w:div w:id="1628707282">
      <w:bodyDiv w:val="1"/>
      <w:marLeft w:val="0"/>
      <w:marRight w:val="0"/>
      <w:marTop w:val="0"/>
      <w:marBottom w:val="0"/>
      <w:divBdr>
        <w:top w:val="none" w:sz="0" w:space="0" w:color="auto"/>
        <w:left w:val="none" w:sz="0" w:space="0" w:color="auto"/>
        <w:bottom w:val="none" w:sz="0" w:space="0" w:color="auto"/>
        <w:right w:val="none" w:sz="0" w:space="0" w:color="auto"/>
      </w:divBdr>
    </w:div>
    <w:div w:id="1631933987">
      <w:bodyDiv w:val="1"/>
      <w:marLeft w:val="0"/>
      <w:marRight w:val="0"/>
      <w:marTop w:val="0"/>
      <w:marBottom w:val="0"/>
      <w:divBdr>
        <w:top w:val="none" w:sz="0" w:space="0" w:color="auto"/>
        <w:left w:val="none" w:sz="0" w:space="0" w:color="auto"/>
        <w:bottom w:val="none" w:sz="0" w:space="0" w:color="auto"/>
        <w:right w:val="none" w:sz="0" w:space="0" w:color="auto"/>
      </w:divBdr>
    </w:div>
    <w:div w:id="1633944380">
      <w:bodyDiv w:val="1"/>
      <w:marLeft w:val="0"/>
      <w:marRight w:val="0"/>
      <w:marTop w:val="0"/>
      <w:marBottom w:val="0"/>
      <w:divBdr>
        <w:top w:val="none" w:sz="0" w:space="0" w:color="auto"/>
        <w:left w:val="none" w:sz="0" w:space="0" w:color="auto"/>
        <w:bottom w:val="none" w:sz="0" w:space="0" w:color="auto"/>
        <w:right w:val="none" w:sz="0" w:space="0" w:color="auto"/>
      </w:divBdr>
    </w:div>
    <w:div w:id="1635258898">
      <w:bodyDiv w:val="1"/>
      <w:marLeft w:val="0"/>
      <w:marRight w:val="0"/>
      <w:marTop w:val="0"/>
      <w:marBottom w:val="0"/>
      <w:divBdr>
        <w:top w:val="none" w:sz="0" w:space="0" w:color="auto"/>
        <w:left w:val="none" w:sz="0" w:space="0" w:color="auto"/>
        <w:bottom w:val="none" w:sz="0" w:space="0" w:color="auto"/>
        <w:right w:val="none" w:sz="0" w:space="0" w:color="auto"/>
      </w:divBdr>
    </w:div>
    <w:div w:id="1635520309">
      <w:bodyDiv w:val="1"/>
      <w:marLeft w:val="0"/>
      <w:marRight w:val="0"/>
      <w:marTop w:val="0"/>
      <w:marBottom w:val="0"/>
      <w:divBdr>
        <w:top w:val="none" w:sz="0" w:space="0" w:color="auto"/>
        <w:left w:val="none" w:sz="0" w:space="0" w:color="auto"/>
        <w:bottom w:val="none" w:sz="0" w:space="0" w:color="auto"/>
        <w:right w:val="none" w:sz="0" w:space="0" w:color="auto"/>
      </w:divBdr>
    </w:div>
    <w:div w:id="1637292661">
      <w:bodyDiv w:val="1"/>
      <w:marLeft w:val="0"/>
      <w:marRight w:val="0"/>
      <w:marTop w:val="0"/>
      <w:marBottom w:val="0"/>
      <w:divBdr>
        <w:top w:val="none" w:sz="0" w:space="0" w:color="auto"/>
        <w:left w:val="none" w:sz="0" w:space="0" w:color="auto"/>
        <w:bottom w:val="none" w:sz="0" w:space="0" w:color="auto"/>
        <w:right w:val="none" w:sz="0" w:space="0" w:color="auto"/>
      </w:divBdr>
    </w:div>
    <w:div w:id="1645353846">
      <w:bodyDiv w:val="1"/>
      <w:marLeft w:val="0"/>
      <w:marRight w:val="0"/>
      <w:marTop w:val="0"/>
      <w:marBottom w:val="0"/>
      <w:divBdr>
        <w:top w:val="none" w:sz="0" w:space="0" w:color="auto"/>
        <w:left w:val="none" w:sz="0" w:space="0" w:color="auto"/>
        <w:bottom w:val="none" w:sz="0" w:space="0" w:color="auto"/>
        <w:right w:val="none" w:sz="0" w:space="0" w:color="auto"/>
      </w:divBdr>
    </w:div>
    <w:div w:id="1661687912">
      <w:bodyDiv w:val="1"/>
      <w:marLeft w:val="0"/>
      <w:marRight w:val="0"/>
      <w:marTop w:val="0"/>
      <w:marBottom w:val="0"/>
      <w:divBdr>
        <w:top w:val="none" w:sz="0" w:space="0" w:color="auto"/>
        <w:left w:val="none" w:sz="0" w:space="0" w:color="auto"/>
        <w:bottom w:val="none" w:sz="0" w:space="0" w:color="auto"/>
        <w:right w:val="none" w:sz="0" w:space="0" w:color="auto"/>
      </w:divBdr>
    </w:div>
    <w:div w:id="1663393502">
      <w:bodyDiv w:val="1"/>
      <w:marLeft w:val="0"/>
      <w:marRight w:val="0"/>
      <w:marTop w:val="0"/>
      <w:marBottom w:val="0"/>
      <w:divBdr>
        <w:top w:val="none" w:sz="0" w:space="0" w:color="auto"/>
        <w:left w:val="none" w:sz="0" w:space="0" w:color="auto"/>
        <w:bottom w:val="none" w:sz="0" w:space="0" w:color="auto"/>
        <w:right w:val="none" w:sz="0" w:space="0" w:color="auto"/>
      </w:divBdr>
    </w:div>
    <w:div w:id="1666007098">
      <w:bodyDiv w:val="1"/>
      <w:marLeft w:val="0"/>
      <w:marRight w:val="0"/>
      <w:marTop w:val="0"/>
      <w:marBottom w:val="0"/>
      <w:divBdr>
        <w:top w:val="none" w:sz="0" w:space="0" w:color="auto"/>
        <w:left w:val="none" w:sz="0" w:space="0" w:color="auto"/>
        <w:bottom w:val="none" w:sz="0" w:space="0" w:color="auto"/>
        <w:right w:val="none" w:sz="0" w:space="0" w:color="auto"/>
      </w:divBdr>
    </w:div>
    <w:div w:id="1672296487">
      <w:bodyDiv w:val="1"/>
      <w:marLeft w:val="0"/>
      <w:marRight w:val="0"/>
      <w:marTop w:val="0"/>
      <w:marBottom w:val="0"/>
      <w:divBdr>
        <w:top w:val="none" w:sz="0" w:space="0" w:color="auto"/>
        <w:left w:val="none" w:sz="0" w:space="0" w:color="auto"/>
        <w:bottom w:val="none" w:sz="0" w:space="0" w:color="auto"/>
        <w:right w:val="none" w:sz="0" w:space="0" w:color="auto"/>
      </w:divBdr>
    </w:div>
    <w:div w:id="1700857154">
      <w:bodyDiv w:val="1"/>
      <w:marLeft w:val="0"/>
      <w:marRight w:val="0"/>
      <w:marTop w:val="0"/>
      <w:marBottom w:val="0"/>
      <w:divBdr>
        <w:top w:val="none" w:sz="0" w:space="0" w:color="auto"/>
        <w:left w:val="none" w:sz="0" w:space="0" w:color="auto"/>
        <w:bottom w:val="none" w:sz="0" w:space="0" w:color="auto"/>
        <w:right w:val="none" w:sz="0" w:space="0" w:color="auto"/>
      </w:divBdr>
    </w:div>
    <w:div w:id="1705978576">
      <w:bodyDiv w:val="1"/>
      <w:marLeft w:val="0"/>
      <w:marRight w:val="0"/>
      <w:marTop w:val="0"/>
      <w:marBottom w:val="0"/>
      <w:divBdr>
        <w:top w:val="none" w:sz="0" w:space="0" w:color="auto"/>
        <w:left w:val="none" w:sz="0" w:space="0" w:color="auto"/>
        <w:bottom w:val="none" w:sz="0" w:space="0" w:color="auto"/>
        <w:right w:val="none" w:sz="0" w:space="0" w:color="auto"/>
      </w:divBdr>
    </w:div>
    <w:div w:id="1717773909">
      <w:bodyDiv w:val="1"/>
      <w:marLeft w:val="0"/>
      <w:marRight w:val="0"/>
      <w:marTop w:val="0"/>
      <w:marBottom w:val="0"/>
      <w:divBdr>
        <w:top w:val="none" w:sz="0" w:space="0" w:color="auto"/>
        <w:left w:val="none" w:sz="0" w:space="0" w:color="auto"/>
        <w:bottom w:val="none" w:sz="0" w:space="0" w:color="auto"/>
        <w:right w:val="none" w:sz="0" w:space="0" w:color="auto"/>
      </w:divBdr>
    </w:div>
    <w:div w:id="1720085643">
      <w:bodyDiv w:val="1"/>
      <w:marLeft w:val="0"/>
      <w:marRight w:val="0"/>
      <w:marTop w:val="0"/>
      <w:marBottom w:val="0"/>
      <w:divBdr>
        <w:top w:val="none" w:sz="0" w:space="0" w:color="auto"/>
        <w:left w:val="none" w:sz="0" w:space="0" w:color="auto"/>
        <w:bottom w:val="none" w:sz="0" w:space="0" w:color="auto"/>
        <w:right w:val="none" w:sz="0" w:space="0" w:color="auto"/>
      </w:divBdr>
    </w:div>
    <w:div w:id="1721244043">
      <w:bodyDiv w:val="1"/>
      <w:marLeft w:val="0"/>
      <w:marRight w:val="0"/>
      <w:marTop w:val="0"/>
      <w:marBottom w:val="0"/>
      <w:divBdr>
        <w:top w:val="none" w:sz="0" w:space="0" w:color="auto"/>
        <w:left w:val="none" w:sz="0" w:space="0" w:color="auto"/>
        <w:bottom w:val="none" w:sz="0" w:space="0" w:color="auto"/>
        <w:right w:val="none" w:sz="0" w:space="0" w:color="auto"/>
      </w:divBdr>
    </w:div>
    <w:div w:id="1727676900">
      <w:bodyDiv w:val="1"/>
      <w:marLeft w:val="0"/>
      <w:marRight w:val="0"/>
      <w:marTop w:val="0"/>
      <w:marBottom w:val="0"/>
      <w:divBdr>
        <w:top w:val="none" w:sz="0" w:space="0" w:color="auto"/>
        <w:left w:val="none" w:sz="0" w:space="0" w:color="auto"/>
        <w:bottom w:val="none" w:sz="0" w:space="0" w:color="auto"/>
        <w:right w:val="none" w:sz="0" w:space="0" w:color="auto"/>
      </w:divBdr>
    </w:div>
    <w:div w:id="1732196562">
      <w:bodyDiv w:val="1"/>
      <w:marLeft w:val="0"/>
      <w:marRight w:val="0"/>
      <w:marTop w:val="0"/>
      <w:marBottom w:val="0"/>
      <w:divBdr>
        <w:top w:val="none" w:sz="0" w:space="0" w:color="auto"/>
        <w:left w:val="none" w:sz="0" w:space="0" w:color="auto"/>
        <w:bottom w:val="none" w:sz="0" w:space="0" w:color="auto"/>
        <w:right w:val="none" w:sz="0" w:space="0" w:color="auto"/>
      </w:divBdr>
    </w:div>
    <w:div w:id="1736581200">
      <w:bodyDiv w:val="1"/>
      <w:marLeft w:val="0"/>
      <w:marRight w:val="0"/>
      <w:marTop w:val="0"/>
      <w:marBottom w:val="0"/>
      <w:divBdr>
        <w:top w:val="none" w:sz="0" w:space="0" w:color="auto"/>
        <w:left w:val="none" w:sz="0" w:space="0" w:color="auto"/>
        <w:bottom w:val="none" w:sz="0" w:space="0" w:color="auto"/>
        <w:right w:val="none" w:sz="0" w:space="0" w:color="auto"/>
      </w:divBdr>
    </w:div>
    <w:div w:id="1743941481">
      <w:bodyDiv w:val="1"/>
      <w:marLeft w:val="0"/>
      <w:marRight w:val="0"/>
      <w:marTop w:val="0"/>
      <w:marBottom w:val="0"/>
      <w:divBdr>
        <w:top w:val="none" w:sz="0" w:space="0" w:color="auto"/>
        <w:left w:val="none" w:sz="0" w:space="0" w:color="auto"/>
        <w:bottom w:val="none" w:sz="0" w:space="0" w:color="auto"/>
        <w:right w:val="none" w:sz="0" w:space="0" w:color="auto"/>
      </w:divBdr>
    </w:div>
    <w:div w:id="1750420292">
      <w:bodyDiv w:val="1"/>
      <w:marLeft w:val="0"/>
      <w:marRight w:val="0"/>
      <w:marTop w:val="0"/>
      <w:marBottom w:val="0"/>
      <w:divBdr>
        <w:top w:val="none" w:sz="0" w:space="0" w:color="auto"/>
        <w:left w:val="none" w:sz="0" w:space="0" w:color="auto"/>
        <w:bottom w:val="none" w:sz="0" w:space="0" w:color="auto"/>
        <w:right w:val="none" w:sz="0" w:space="0" w:color="auto"/>
      </w:divBdr>
    </w:div>
    <w:div w:id="1763331793">
      <w:bodyDiv w:val="1"/>
      <w:marLeft w:val="0"/>
      <w:marRight w:val="0"/>
      <w:marTop w:val="0"/>
      <w:marBottom w:val="0"/>
      <w:divBdr>
        <w:top w:val="none" w:sz="0" w:space="0" w:color="auto"/>
        <w:left w:val="none" w:sz="0" w:space="0" w:color="auto"/>
        <w:bottom w:val="none" w:sz="0" w:space="0" w:color="auto"/>
        <w:right w:val="none" w:sz="0" w:space="0" w:color="auto"/>
      </w:divBdr>
    </w:div>
    <w:div w:id="1769502773">
      <w:bodyDiv w:val="1"/>
      <w:marLeft w:val="0"/>
      <w:marRight w:val="0"/>
      <w:marTop w:val="0"/>
      <w:marBottom w:val="0"/>
      <w:divBdr>
        <w:top w:val="none" w:sz="0" w:space="0" w:color="auto"/>
        <w:left w:val="none" w:sz="0" w:space="0" w:color="auto"/>
        <w:bottom w:val="none" w:sz="0" w:space="0" w:color="auto"/>
        <w:right w:val="none" w:sz="0" w:space="0" w:color="auto"/>
      </w:divBdr>
    </w:div>
    <w:div w:id="1776366046">
      <w:bodyDiv w:val="1"/>
      <w:marLeft w:val="0"/>
      <w:marRight w:val="0"/>
      <w:marTop w:val="0"/>
      <w:marBottom w:val="0"/>
      <w:divBdr>
        <w:top w:val="none" w:sz="0" w:space="0" w:color="auto"/>
        <w:left w:val="none" w:sz="0" w:space="0" w:color="auto"/>
        <w:bottom w:val="none" w:sz="0" w:space="0" w:color="auto"/>
        <w:right w:val="none" w:sz="0" w:space="0" w:color="auto"/>
      </w:divBdr>
    </w:div>
    <w:div w:id="1781727595">
      <w:bodyDiv w:val="1"/>
      <w:marLeft w:val="0"/>
      <w:marRight w:val="0"/>
      <w:marTop w:val="0"/>
      <w:marBottom w:val="0"/>
      <w:divBdr>
        <w:top w:val="none" w:sz="0" w:space="0" w:color="auto"/>
        <w:left w:val="none" w:sz="0" w:space="0" w:color="auto"/>
        <w:bottom w:val="none" w:sz="0" w:space="0" w:color="auto"/>
        <w:right w:val="none" w:sz="0" w:space="0" w:color="auto"/>
      </w:divBdr>
    </w:div>
    <w:div w:id="1787382515">
      <w:bodyDiv w:val="1"/>
      <w:marLeft w:val="0"/>
      <w:marRight w:val="0"/>
      <w:marTop w:val="0"/>
      <w:marBottom w:val="0"/>
      <w:divBdr>
        <w:top w:val="none" w:sz="0" w:space="0" w:color="auto"/>
        <w:left w:val="none" w:sz="0" w:space="0" w:color="auto"/>
        <w:bottom w:val="none" w:sz="0" w:space="0" w:color="auto"/>
        <w:right w:val="none" w:sz="0" w:space="0" w:color="auto"/>
      </w:divBdr>
    </w:div>
    <w:div w:id="1790931613">
      <w:bodyDiv w:val="1"/>
      <w:marLeft w:val="0"/>
      <w:marRight w:val="0"/>
      <w:marTop w:val="0"/>
      <w:marBottom w:val="0"/>
      <w:divBdr>
        <w:top w:val="none" w:sz="0" w:space="0" w:color="auto"/>
        <w:left w:val="none" w:sz="0" w:space="0" w:color="auto"/>
        <w:bottom w:val="none" w:sz="0" w:space="0" w:color="auto"/>
        <w:right w:val="none" w:sz="0" w:space="0" w:color="auto"/>
      </w:divBdr>
    </w:div>
    <w:div w:id="1801875469">
      <w:bodyDiv w:val="1"/>
      <w:marLeft w:val="0"/>
      <w:marRight w:val="0"/>
      <w:marTop w:val="0"/>
      <w:marBottom w:val="0"/>
      <w:divBdr>
        <w:top w:val="none" w:sz="0" w:space="0" w:color="auto"/>
        <w:left w:val="none" w:sz="0" w:space="0" w:color="auto"/>
        <w:bottom w:val="none" w:sz="0" w:space="0" w:color="auto"/>
        <w:right w:val="none" w:sz="0" w:space="0" w:color="auto"/>
      </w:divBdr>
    </w:div>
    <w:div w:id="1808401380">
      <w:bodyDiv w:val="1"/>
      <w:marLeft w:val="0"/>
      <w:marRight w:val="0"/>
      <w:marTop w:val="0"/>
      <w:marBottom w:val="0"/>
      <w:divBdr>
        <w:top w:val="none" w:sz="0" w:space="0" w:color="auto"/>
        <w:left w:val="none" w:sz="0" w:space="0" w:color="auto"/>
        <w:bottom w:val="none" w:sz="0" w:space="0" w:color="auto"/>
        <w:right w:val="none" w:sz="0" w:space="0" w:color="auto"/>
      </w:divBdr>
    </w:div>
    <w:div w:id="1809273467">
      <w:bodyDiv w:val="1"/>
      <w:marLeft w:val="0"/>
      <w:marRight w:val="0"/>
      <w:marTop w:val="0"/>
      <w:marBottom w:val="0"/>
      <w:divBdr>
        <w:top w:val="none" w:sz="0" w:space="0" w:color="auto"/>
        <w:left w:val="none" w:sz="0" w:space="0" w:color="auto"/>
        <w:bottom w:val="none" w:sz="0" w:space="0" w:color="auto"/>
        <w:right w:val="none" w:sz="0" w:space="0" w:color="auto"/>
      </w:divBdr>
    </w:div>
    <w:div w:id="1814518213">
      <w:bodyDiv w:val="1"/>
      <w:marLeft w:val="0"/>
      <w:marRight w:val="0"/>
      <w:marTop w:val="0"/>
      <w:marBottom w:val="0"/>
      <w:divBdr>
        <w:top w:val="none" w:sz="0" w:space="0" w:color="auto"/>
        <w:left w:val="none" w:sz="0" w:space="0" w:color="auto"/>
        <w:bottom w:val="none" w:sz="0" w:space="0" w:color="auto"/>
        <w:right w:val="none" w:sz="0" w:space="0" w:color="auto"/>
      </w:divBdr>
    </w:div>
    <w:div w:id="1819762453">
      <w:bodyDiv w:val="1"/>
      <w:marLeft w:val="0"/>
      <w:marRight w:val="0"/>
      <w:marTop w:val="0"/>
      <w:marBottom w:val="0"/>
      <w:divBdr>
        <w:top w:val="none" w:sz="0" w:space="0" w:color="auto"/>
        <w:left w:val="none" w:sz="0" w:space="0" w:color="auto"/>
        <w:bottom w:val="none" w:sz="0" w:space="0" w:color="auto"/>
        <w:right w:val="none" w:sz="0" w:space="0" w:color="auto"/>
      </w:divBdr>
    </w:div>
    <w:div w:id="1820462678">
      <w:bodyDiv w:val="1"/>
      <w:marLeft w:val="0"/>
      <w:marRight w:val="0"/>
      <w:marTop w:val="0"/>
      <w:marBottom w:val="0"/>
      <w:divBdr>
        <w:top w:val="none" w:sz="0" w:space="0" w:color="auto"/>
        <w:left w:val="none" w:sz="0" w:space="0" w:color="auto"/>
        <w:bottom w:val="none" w:sz="0" w:space="0" w:color="auto"/>
        <w:right w:val="none" w:sz="0" w:space="0" w:color="auto"/>
      </w:divBdr>
    </w:div>
    <w:div w:id="1822691794">
      <w:bodyDiv w:val="1"/>
      <w:marLeft w:val="0"/>
      <w:marRight w:val="0"/>
      <w:marTop w:val="0"/>
      <w:marBottom w:val="0"/>
      <w:divBdr>
        <w:top w:val="none" w:sz="0" w:space="0" w:color="auto"/>
        <w:left w:val="none" w:sz="0" w:space="0" w:color="auto"/>
        <w:bottom w:val="none" w:sz="0" w:space="0" w:color="auto"/>
        <w:right w:val="none" w:sz="0" w:space="0" w:color="auto"/>
      </w:divBdr>
    </w:div>
    <w:div w:id="1823500560">
      <w:bodyDiv w:val="1"/>
      <w:marLeft w:val="0"/>
      <w:marRight w:val="0"/>
      <w:marTop w:val="0"/>
      <w:marBottom w:val="0"/>
      <w:divBdr>
        <w:top w:val="none" w:sz="0" w:space="0" w:color="auto"/>
        <w:left w:val="none" w:sz="0" w:space="0" w:color="auto"/>
        <w:bottom w:val="none" w:sz="0" w:space="0" w:color="auto"/>
        <w:right w:val="none" w:sz="0" w:space="0" w:color="auto"/>
      </w:divBdr>
    </w:div>
    <w:div w:id="1833449359">
      <w:bodyDiv w:val="1"/>
      <w:marLeft w:val="0"/>
      <w:marRight w:val="0"/>
      <w:marTop w:val="0"/>
      <w:marBottom w:val="0"/>
      <w:divBdr>
        <w:top w:val="none" w:sz="0" w:space="0" w:color="auto"/>
        <w:left w:val="none" w:sz="0" w:space="0" w:color="auto"/>
        <w:bottom w:val="none" w:sz="0" w:space="0" w:color="auto"/>
        <w:right w:val="none" w:sz="0" w:space="0" w:color="auto"/>
      </w:divBdr>
    </w:div>
    <w:div w:id="1840850143">
      <w:bodyDiv w:val="1"/>
      <w:marLeft w:val="0"/>
      <w:marRight w:val="0"/>
      <w:marTop w:val="0"/>
      <w:marBottom w:val="0"/>
      <w:divBdr>
        <w:top w:val="none" w:sz="0" w:space="0" w:color="auto"/>
        <w:left w:val="none" w:sz="0" w:space="0" w:color="auto"/>
        <w:bottom w:val="none" w:sz="0" w:space="0" w:color="auto"/>
        <w:right w:val="none" w:sz="0" w:space="0" w:color="auto"/>
      </w:divBdr>
    </w:div>
    <w:div w:id="1849244913">
      <w:bodyDiv w:val="1"/>
      <w:marLeft w:val="0"/>
      <w:marRight w:val="0"/>
      <w:marTop w:val="0"/>
      <w:marBottom w:val="0"/>
      <w:divBdr>
        <w:top w:val="none" w:sz="0" w:space="0" w:color="auto"/>
        <w:left w:val="none" w:sz="0" w:space="0" w:color="auto"/>
        <w:bottom w:val="none" w:sz="0" w:space="0" w:color="auto"/>
        <w:right w:val="none" w:sz="0" w:space="0" w:color="auto"/>
      </w:divBdr>
    </w:div>
    <w:div w:id="1849708014">
      <w:bodyDiv w:val="1"/>
      <w:marLeft w:val="0"/>
      <w:marRight w:val="0"/>
      <w:marTop w:val="0"/>
      <w:marBottom w:val="0"/>
      <w:divBdr>
        <w:top w:val="none" w:sz="0" w:space="0" w:color="auto"/>
        <w:left w:val="none" w:sz="0" w:space="0" w:color="auto"/>
        <w:bottom w:val="none" w:sz="0" w:space="0" w:color="auto"/>
        <w:right w:val="none" w:sz="0" w:space="0" w:color="auto"/>
      </w:divBdr>
    </w:div>
    <w:div w:id="1850293870">
      <w:bodyDiv w:val="1"/>
      <w:marLeft w:val="0"/>
      <w:marRight w:val="0"/>
      <w:marTop w:val="0"/>
      <w:marBottom w:val="0"/>
      <w:divBdr>
        <w:top w:val="none" w:sz="0" w:space="0" w:color="auto"/>
        <w:left w:val="none" w:sz="0" w:space="0" w:color="auto"/>
        <w:bottom w:val="none" w:sz="0" w:space="0" w:color="auto"/>
        <w:right w:val="none" w:sz="0" w:space="0" w:color="auto"/>
      </w:divBdr>
    </w:div>
    <w:div w:id="1851407132">
      <w:bodyDiv w:val="1"/>
      <w:marLeft w:val="0"/>
      <w:marRight w:val="0"/>
      <w:marTop w:val="0"/>
      <w:marBottom w:val="0"/>
      <w:divBdr>
        <w:top w:val="none" w:sz="0" w:space="0" w:color="auto"/>
        <w:left w:val="none" w:sz="0" w:space="0" w:color="auto"/>
        <w:bottom w:val="none" w:sz="0" w:space="0" w:color="auto"/>
        <w:right w:val="none" w:sz="0" w:space="0" w:color="auto"/>
      </w:divBdr>
    </w:div>
    <w:div w:id="1855801625">
      <w:bodyDiv w:val="1"/>
      <w:marLeft w:val="0"/>
      <w:marRight w:val="0"/>
      <w:marTop w:val="0"/>
      <w:marBottom w:val="0"/>
      <w:divBdr>
        <w:top w:val="none" w:sz="0" w:space="0" w:color="auto"/>
        <w:left w:val="none" w:sz="0" w:space="0" w:color="auto"/>
        <w:bottom w:val="none" w:sz="0" w:space="0" w:color="auto"/>
        <w:right w:val="none" w:sz="0" w:space="0" w:color="auto"/>
      </w:divBdr>
    </w:div>
    <w:div w:id="1858157052">
      <w:bodyDiv w:val="1"/>
      <w:marLeft w:val="0"/>
      <w:marRight w:val="0"/>
      <w:marTop w:val="0"/>
      <w:marBottom w:val="0"/>
      <w:divBdr>
        <w:top w:val="none" w:sz="0" w:space="0" w:color="auto"/>
        <w:left w:val="none" w:sz="0" w:space="0" w:color="auto"/>
        <w:bottom w:val="none" w:sz="0" w:space="0" w:color="auto"/>
        <w:right w:val="none" w:sz="0" w:space="0" w:color="auto"/>
      </w:divBdr>
    </w:div>
    <w:div w:id="1878740009">
      <w:bodyDiv w:val="1"/>
      <w:marLeft w:val="0"/>
      <w:marRight w:val="0"/>
      <w:marTop w:val="0"/>
      <w:marBottom w:val="0"/>
      <w:divBdr>
        <w:top w:val="none" w:sz="0" w:space="0" w:color="auto"/>
        <w:left w:val="none" w:sz="0" w:space="0" w:color="auto"/>
        <w:bottom w:val="none" w:sz="0" w:space="0" w:color="auto"/>
        <w:right w:val="none" w:sz="0" w:space="0" w:color="auto"/>
      </w:divBdr>
    </w:div>
    <w:div w:id="1880386981">
      <w:bodyDiv w:val="1"/>
      <w:marLeft w:val="0"/>
      <w:marRight w:val="0"/>
      <w:marTop w:val="0"/>
      <w:marBottom w:val="0"/>
      <w:divBdr>
        <w:top w:val="none" w:sz="0" w:space="0" w:color="auto"/>
        <w:left w:val="none" w:sz="0" w:space="0" w:color="auto"/>
        <w:bottom w:val="none" w:sz="0" w:space="0" w:color="auto"/>
        <w:right w:val="none" w:sz="0" w:space="0" w:color="auto"/>
      </w:divBdr>
    </w:div>
    <w:div w:id="1890531493">
      <w:bodyDiv w:val="1"/>
      <w:marLeft w:val="0"/>
      <w:marRight w:val="0"/>
      <w:marTop w:val="0"/>
      <w:marBottom w:val="0"/>
      <w:divBdr>
        <w:top w:val="none" w:sz="0" w:space="0" w:color="auto"/>
        <w:left w:val="none" w:sz="0" w:space="0" w:color="auto"/>
        <w:bottom w:val="none" w:sz="0" w:space="0" w:color="auto"/>
        <w:right w:val="none" w:sz="0" w:space="0" w:color="auto"/>
      </w:divBdr>
      <w:divsChild>
        <w:div w:id="1302341922">
          <w:marLeft w:val="0"/>
          <w:marRight w:val="0"/>
          <w:marTop w:val="0"/>
          <w:marBottom w:val="0"/>
          <w:divBdr>
            <w:top w:val="none" w:sz="0" w:space="0" w:color="auto"/>
            <w:left w:val="none" w:sz="0" w:space="0" w:color="auto"/>
            <w:bottom w:val="none" w:sz="0" w:space="0" w:color="auto"/>
            <w:right w:val="none" w:sz="0" w:space="0" w:color="auto"/>
          </w:divBdr>
          <w:divsChild>
            <w:div w:id="509635892">
              <w:marLeft w:val="0"/>
              <w:marRight w:val="0"/>
              <w:marTop w:val="0"/>
              <w:marBottom w:val="0"/>
              <w:divBdr>
                <w:top w:val="none" w:sz="0" w:space="0" w:color="auto"/>
                <w:left w:val="none" w:sz="0" w:space="0" w:color="auto"/>
                <w:bottom w:val="none" w:sz="0" w:space="0" w:color="auto"/>
                <w:right w:val="none" w:sz="0" w:space="0" w:color="auto"/>
              </w:divBdr>
            </w:div>
            <w:div w:id="953292625">
              <w:marLeft w:val="0"/>
              <w:marRight w:val="0"/>
              <w:marTop w:val="0"/>
              <w:marBottom w:val="0"/>
              <w:divBdr>
                <w:top w:val="none" w:sz="0" w:space="0" w:color="auto"/>
                <w:left w:val="none" w:sz="0" w:space="0" w:color="auto"/>
                <w:bottom w:val="none" w:sz="0" w:space="0" w:color="auto"/>
                <w:right w:val="none" w:sz="0" w:space="0" w:color="auto"/>
              </w:divBdr>
              <w:divsChild>
                <w:div w:id="917328796">
                  <w:marLeft w:val="0"/>
                  <w:marRight w:val="0"/>
                  <w:marTop w:val="0"/>
                  <w:marBottom w:val="0"/>
                  <w:divBdr>
                    <w:top w:val="none" w:sz="0" w:space="0" w:color="auto"/>
                    <w:left w:val="none" w:sz="0" w:space="0" w:color="auto"/>
                    <w:bottom w:val="none" w:sz="0" w:space="0" w:color="auto"/>
                    <w:right w:val="none" w:sz="0" w:space="0" w:color="auto"/>
                  </w:divBdr>
                  <w:divsChild>
                    <w:div w:id="2070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34066">
              <w:marLeft w:val="0"/>
              <w:marRight w:val="0"/>
              <w:marTop w:val="0"/>
              <w:marBottom w:val="0"/>
              <w:divBdr>
                <w:top w:val="none" w:sz="0" w:space="0" w:color="auto"/>
                <w:left w:val="none" w:sz="0" w:space="0" w:color="auto"/>
                <w:bottom w:val="none" w:sz="0" w:space="0" w:color="auto"/>
                <w:right w:val="none" w:sz="0" w:space="0" w:color="auto"/>
              </w:divBdr>
            </w:div>
          </w:divsChild>
        </w:div>
        <w:div w:id="1121261083">
          <w:marLeft w:val="0"/>
          <w:marRight w:val="0"/>
          <w:marTop w:val="0"/>
          <w:marBottom w:val="0"/>
          <w:divBdr>
            <w:top w:val="none" w:sz="0" w:space="0" w:color="auto"/>
            <w:left w:val="none" w:sz="0" w:space="0" w:color="auto"/>
            <w:bottom w:val="none" w:sz="0" w:space="0" w:color="auto"/>
            <w:right w:val="none" w:sz="0" w:space="0" w:color="auto"/>
          </w:divBdr>
          <w:divsChild>
            <w:div w:id="557204164">
              <w:marLeft w:val="0"/>
              <w:marRight w:val="0"/>
              <w:marTop w:val="0"/>
              <w:marBottom w:val="0"/>
              <w:divBdr>
                <w:top w:val="none" w:sz="0" w:space="0" w:color="auto"/>
                <w:left w:val="none" w:sz="0" w:space="0" w:color="auto"/>
                <w:bottom w:val="none" w:sz="0" w:space="0" w:color="auto"/>
                <w:right w:val="none" w:sz="0" w:space="0" w:color="auto"/>
              </w:divBdr>
            </w:div>
            <w:div w:id="1633166848">
              <w:marLeft w:val="0"/>
              <w:marRight w:val="0"/>
              <w:marTop w:val="0"/>
              <w:marBottom w:val="0"/>
              <w:divBdr>
                <w:top w:val="none" w:sz="0" w:space="0" w:color="auto"/>
                <w:left w:val="none" w:sz="0" w:space="0" w:color="auto"/>
                <w:bottom w:val="none" w:sz="0" w:space="0" w:color="auto"/>
                <w:right w:val="none" w:sz="0" w:space="0" w:color="auto"/>
              </w:divBdr>
              <w:divsChild>
                <w:div w:id="787355509">
                  <w:marLeft w:val="0"/>
                  <w:marRight w:val="0"/>
                  <w:marTop w:val="0"/>
                  <w:marBottom w:val="0"/>
                  <w:divBdr>
                    <w:top w:val="none" w:sz="0" w:space="0" w:color="auto"/>
                    <w:left w:val="none" w:sz="0" w:space="0" w:color="auto"/>
                    <w:bottom w:val="none" w:sz="0" w:space="0" w:color="auto"/>
                    <w:right w:val="none" w:sz="0" w:space="0" w:color="auto"/>
                  </w:divBdr>
                  <w:divsChild>
                    <w:div w:id="203672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18240">
              <w:marLeft w:val="0"/>
              <w:marRight w:val="0"/>
              <w:marTop w:val="0"/>
              <w:marBottom w:val="0"/>
              <w:divBdr>
                <w:top w:val="none" w:sz="0" w:space="0" w:color="auto"/>
                <w:left w:val="none" w:sz="0" w:space="0" w:color="auto"/>
                <w:bottom w:val="none" w:sz="0" w:space="0" w:color="auto"/>
                <w:right w:val="none" w:sz="0" w:space="0" w:color="auto"/>
              </w:divBdr>
            </w:div>
          </w:divsChild>
        </w:div>
        <w:div w:id="1881017212">
          <w:marLeft w:val="0"/>
          <w:marRight w:val="0"/>
          <w:marTop w:val="0"/>
          <w:marBottom w:val="0"/>
          <w:divBdr>
            <w:top w:val="none" w:sz="0" w:space="0" w:color="auto"/>
            <w:left w:val="none" w:sz="0" w:space="0" w:color="auto"/>
            <w:bottom w:val="none" w:sz="0" w:space="0" w:color="auto"/>
            <w:right w:val="none" w:sz="0" w:space="0" w:color="auto"/>
          </w:divBdr>
        </w:div>
      </w:divsChild>
    </w:div>
    <w:div w:id="1895311460">
      <w:bodyDiv w:val="1"/>
      <w:marLeft w:val="0"/>
      <w:marRight w:val="0"/>
      <w:marTop w:val="0"/>
      <w:marBottom w:val="0"/>
      <w:divBdr>
        <w:top w:val="none" w:sz="0" w:space="0" w:color="auto"/>
        <w:left w:val="none" w:sz="0" w:space="0" w:color="auto"/>
        <w:bottom w:val="none" w:sz="0" w:space="0" w:color="auto"/>
        <w:right w:val="none" w:sz="0" w:space="0" w:color="auto"/>
      </w:divBdr>
    </w:div>
    <w:div w:id="1898512914">
      <w:bodyDiv w:val="1"/>
      <w:marLeft w:val="0"/>
      <w:marRight w:val="0"/>
      <w:marTop w:val="0"/>
      <w:marBottom w:val="0"/>
      <w:divBdr>
        <w:top w:val="none" w:sz="0" w:space="0" w:color="auto"/>
        <w:left w:val="none" w:sz="0" w:space="0" w:color="auto"/>
        <w:bottom w:val="none" w:sz="0" w:space="0" w:color="auto"/>
        <w:right w:val="none" w:sz="0" w:space="0" w:color="auto"/>
      </w:divBdr>
    </w:div>
    <w:div w:id="1899899893">
      <w:bodyDiv w:val="1"/>
      <w:marLeft w:val="0"/>
      <w:marRight w:val="0"/>
      <w:marTop w:val="0"/>
      <w:marBottom w:val="0"/>
      <w:divBdr>
        <w:top w:val="none" w:sz="0" w:space="0" w:color="auto"/>
        <w:left w:val="none" w:sz="0" w:space="0" w:color="auto"/>
        <w:bottom w:val="none" w:sz="0" w:space="0" w:color="auto"/>
        <w:right w:val="none" w:sz="0" w:space="0" w:color="auto"/>
      </w:divBdr>
    </w:div>
    <w:div w:id="1901208293">
      <w:bodyDiv w:val="1"/>
      <w:marLeft w:val="0"/>
      <w:marRight w:val="0"/>
      <w:marTop w:val="0"/>
      <w:marBottom w:val="0"/>
      <w:divBdr>
        <w:top w:val="none" w:sz="0" w:space="0" w:color="auto"/>
        <w:left w:val="none" w:sz="0" w:space="0" w:color="auto"/>
        <w:bottom w:val="none" w:sz="0" w:space="0" w:color="auto"/>
        <w:right w:val="none" w:sz="0" w:space="0" w:color="auto"/>
      </w:divBdr>
    </w:div>
    <w:div w:id="1903246982">
      <w:bodyDiv w:val="1"/>
      <w:marLeft w:val="0"/>
      <w:marRight w:val="0"/>
      <w:marTop w:val="0"/>
      <w:marBottom w:val="0"/>
      <w:divBdr>
        <w:top w:val="none" w:sz="0" w:space="0" w:color="auto"/>
        <w:left w:val="none" w:sz="0" w:space="0" w:color="auto"/>
        <w:bottom w:val="none" w:sz="0" w:space="0" w:color="auto"/>
        <w:right w:val="none" w:sz="0" w:space="0" w:color="auto"/>
      </w:divBdr>
    </w:div>
    <w:div w:id="1907109706">
      <w:bodyDiv w:val="1"/>
      <w:marLeft w:val="0"/>
      <w:marRight w:val="0"/>
      <w:marTop w:val="0"/>
      <w:marBottom w:val="0"/>
      <w:divBdr>
        <w:top w:val="none" w:sz="0" w:space="0" w:color="auto"/>
        <w:left w:val="none" w:sz="0" w:space="0" w:color="auto"/>
        <w:bottom w:val="none" w:sz="0" w:space="0" w:color="auto"/>
        <w:right w:val="none" w:sz="0" w:space="0" w:color="auto"/>
      </w:divBdr>
    </w:div>
    <w:div w:id="1907572481">
      <w:bodyDiv w:val="1"/>
      <w:marLeft w:val="0"/>
      <w:marRight w:val="0"/>
      <w:marTop w:val="0"/>
      <w:marBottom w:val="0"/>
      <w:divBdr>
        <w:top w:val="none" w:sz="0" w:space="0" w:color="auto"/>
        <w:left w:val="none" w:sz="0" w:space="0" w:color="auto"/>
        <w:bottom w:val="none" w:sz="0" w:space="0" w:color="auto"/>
        <w:right w:val="none" w:sz="0" w:space="0" w:color="auto"/>
      </w:divBdr>
    </w:div>
    <w:div w:id="1913848840">
      <w:bodyDiv w:val="1"/>
      <w:marLeft w:val="0"/>
      <w:marRight w:val="0"/>
      <w:marTop w:val="0"/>
      <w:marBottom w:val="0"/>
      <w:divBdr>
        <w:top w:val="none" w:sz="0" w:space="0" w:color="auto"/>
        <w:left w:val="none" w:sz="0" w:space="0" w:color="auto"/>
        <w:bottom w:val="none" w:sz="0" w:space="0" w:color="auto"/>
        <w:right w:val="none" w:sz="0" w:space="0" w:color="auto"/>
      </w:divBdr>
    </w:div>
    <w:div w:id="1915315124">
      <w:bodyDiv w:val="1"/>
      <w:marLeft w:val="0"/>
      <w:marRight w:val="0"/>
      <w:marTop w:val="0"/>
      <w:marBottom w:val="0"/>
      <w:divBdr>
        <w:top w:val="none" w:sz="0" w:space="0" w:color="auto"/>
        <w:left w:val="none" w:sz="0" w:space="0" w:color="auto"/>
        <w:bottom w:val="none" w:sz="0" w:space="0" w:color="auto"/>
        <w:right w:val="none" w:sz="0" w:space="0" w:color="auto"/>
      </w:divBdr>
    </w:div>
    <w:div w:id="1917275408">
      <w:bodyDiv w:val="1"/>
      <w:marLeft w:val="0"/>
      <w:marRight w:val="0"/>
      <w:marTop w:val="0"/>
      <w:marBottom w:val="0"/>
      <w:divBdr>
        <w:top w:val="none" w:sz="0" w:space="0" w:color="auto"/>
        <w:left w:val="none" w:sz="0" w:space="0" w:color="auto"/>
        <w:bottom w:val="none" w:sz="0" w:space="0" w:color="auto"/>
        <w:right w:val="none" w:sz="0" w:space="0" w:color="auto"/>
      </w:divBdr>
    </w:div>
    <w:div w:id="1918857488">
      <w:bodyDiv w:val="1"/>
      <w:marLeft w:val="0"/>
      <w:marRight w:val="0"/>
      <w:marTop w:val="0"/>
      <w:marBottom w:val="0"/>
      <w:divBdr>
        <w:top w:val="none" w:sz="0" w:space="0" w:color="auto"/>
        <w:left w:val="none" w:sz="0" w:space="0" w:color="auto"/>
        <w:bottom w:val="none" w:sz="0" w:space="0" w:color="auto"/>
        <w:right w:val="none" w:sz="0" w:space="0" w:color="auto"/>
      </w:divBdr>
    </w:div>
    <w:div w:id="1920749385">
      <w:bodyDiv w:val="1"/>
      <w:marLeft w:val="0"/>
      <w:marRight w:val="0"/>
      <w:marTop w:val="0"/>
      <w:marBottom w:val="0"/>
      <w:divBdr>
        <w:top w:val="none" w:sz="0" w:space="0" w:color="auto"/>
        <w:left w:val="none" w:sz="0" w:space="0" w:color="auto"/>
        <w:bottom w:val="none" w:sz="0" w:space="0" w:color="auto"/>
        <w:right w:val="none" w:sz="0" w:space="0" w:color="auto"/>
      </w:divBdr>
    </w:div>
    <w:div w:id="1929270406">
      <w:bodyDiv w:val="1"/>
      <w:marLeft w:val="0"/>
      <w:marRight w:val="0"/>
      <w:marTop w:val="0"/>
      <w:marBottom w:val="0"/>
      <w:divBdr>
        <w:top w:val="none" w:sz="0" w:space="0" w:color="auto"/>
        <w:left w:val="none" w:sz="0" w:space="0" w:color="auto"/>
        <w:bottom w:val="none" w:sz="0" w:space="0" w:color="auto"/>
        <w:right w:val="none" w:sz="0" w:space="0" w:color="auto"/>
      </w:divBdr>
    </w:div>
    <w:div w:id="1929539081">
      <w:bodyDiv w:val="1"/>
      <w:marLeft w:val="0"/>
      <w:marRight w:val="0"/>
      <w:marTop w:val="0"/>
      <w:marBottom w:val="0"/>
      <w:divBdr>
        <w:top w:val="none" w:sz="0" w:space="0" w:color="auto"/>
        <w:left w:val="none" w:sz="0" w:space="0" w:color="auto"/>
        <w:bottom w:val="none" w:sz="0" w:space="0" w:color="auto"/>
        <w:right w:val="none" w:sz="0" w:space="0" w:color="auto"/>
      </w:divBdr>
    </w:div>
    <w:div w:id="1931617804">
      <w:bodyDiv w:val="1"/>
      <w:marLeft w:val="0"/>
      <w:marRight w:val="0"/>
      <w:marTop w:val="0"/>
      <w:marBottom w:val="0"/>
      <w:divBdr>
        <w:top w:val="none" w:sz="0" w:space="0" w:color="auto"/>
        <w:left w:val="none" w:sz="0" w:space="0" w:color="auto"/>
        <w:bottom w:val="none" w:sz="0" w:space="0" w:color="auto"/>
        <w:right w:val="none" w:sz="0" w:space="0" w:color="auto"/>
      </w:divBdr>
    </w:div>
    <w:div w:id="1936664597">
      <w:bodyDiv w:val="1"/>
      <w:marLeft w:val="0"/>
      <w:marRight w:val="0"/>
      <w:marTop w:val="0"/>
      <w:marBottom w:val="0"/>
      <w:divBdr>
        <w:top w:val="none" w:sz="0" w:space="0" w:color="auto"/>
        <w:left w:val="none" w:sz="0" w:space="0" w:color="auto"/>
        <w:bottom w:val="none" w:sz="0" w:space="0" w:color="auto"/>
        <w:right w:val="none" w:sz="0" w:space="0" w:color="auto"/>
      </w:divBdr>
    </w:div>
    <w:div w:id="1939288314">
      <w:bodyDiv w:val="1"/>
      <w:marLeft w:val="0"/>
      <w:marRight w:val="0"/>
      <w:marTop w:val="0"/>
      <w:marBottom w:val="0"/>
      <w:divBdr>
        <w:top w:val="none" w:sz="0" w:space="0" w:color="auto"/>
        <w:left w:val="none" w:sz="0" w:space="0" w:color="auto"/>
        <w:bottom w:val="none" w:sz="0" w:space="0" w:color="auto"/>
        <w:right w:val="none" w:sz="0" w:space="0" w:color="auto"/>
      </w:divBdr>
    </w:div>
    <w:div w:id="1943300534">
      <w:bodyDiv w:val="1"/>
      <w:marLeft w:val="0"/>
      <w:marRight w:val="0"/>
      <w:marTop w:val="0"/>
      <w:marBottom w:val="0"/>
      <w:divBdr>
        <w:top w:val="none" w:sz="0" w:space="0" w:color="auto"/>
        <w:left w:val="none" w:sz="0" w:space="0" w:color="auto"/>
        <w:bottom w:val="none" w:sz="0" w:space="0" w:color="auto"/>
        <w:right w:val="none" w:sz="0" w:space="0" w:color="auto"/>
      </w:divBdr>
    </w:div>
    <w:div w:id="1949046850">
      <w:bodyDiv w:val="1"/>
      <w:marLeft w:val="0"/>
      <w:marRight w:val="0"/>
      <w:marTop w:val="0"/>
      <w:marBottom w:val="0"/>
      <w:divBdr>
        <w:top w:val="none" w:sz="0" w:space="0" w:color="auto"/>
        <w:left w:val="none" w:sz="0" w:space="0" w:color="auto"/>
        <w:bottom w:val="none" w:sz="0" w:space="0" w:color="auto"/>
        <w:right w:val="none" w:sz="0" w:space="0" w:color="auto"/>
      </w:divBdr>
    </w:div>
    <w:div w:id="1958874754">
      <w:bodyDiv w:val="1"/>
      <w:marLeft w:val="0"/>
      <w:marRight w:val="0"/>
      <w:marTop w:val="0"/>
      <w:marBottom w:val="0"/>
      <w:divBdr>
        <w:top w:val="none" w:sz="0" w:space="0" w:color="auto"/>
        <w:left w:val="none" w:sz="0" w:space="0" w:color="auto"/>
        <w:bottom w:val="none" w:sz="0" w:space="0" w:color="auto"/>
        <w:right w:val="none" w:sz="0" w:space="0" w:color="auto"/>
      </w:divBdr>
    </w:div>
    <w:div w:id="1958901912">
      <w:bodyDiv w:val="1"/>
      <w:marLeft w:val="0"/>
      <w:marRight w:val="0"/>
      <w:marTop w:val="0"/>
      <w:marBottom w:val="0"/>
      <w:divBdr>
        <w:top w:val="none" w:sz="0" w:space="0" w:color="auto"/>
        <w:left w:val="none" w:sz="0" w:space="0" w:color="auto"/>
        <w:bottom w:val="none" w:sz="0" w:space="0" w:color="auto"/>
        <w:right w:val="none" w:sz="0" w:space="0" w:color="auto"/>
      </w:divBdr>
    </w:div>
    <w:div w:id="1959214831">
      <w:bodyDiv w:val="1"/>
      <w:marLeft w:val="0"/>
      <w:marRight w:val="0"/>
      <w:marTop w:val="0"/>
      <w:marBottom w:val="0"/>
      <w:divBdr>
        <w:top w:val="none" w:sz="0" w:space="0" w:color="auto"/>
        <w:left w:val="none" w:sz="0" w:space="0" w:color="auto"/>
        <w:bottom w:val="none" w:sz="0" w:space="0" w:color="auto"/>
        <w:right w:val="none" w:sz="0" w:space="0" w:color="auto"/>
      </w:divBdr>
    </w:div>
    <w:div w:id="1959292597">
      <w:bodyDiv w:val="1"/>
      <w:marLeft w:val="0"/>
      <w:marRight w:val="0"/>
      <w:marTop w:val="0"/>
      <w:marBottom w:val="0"/>
      <w:divBdr>
        <w:top w:val="none" w:sz="0" w:space="0" w:color="auto"/>
        <w:left w:val="none" w:sz="0" w:space="0" w:color="auto"/>
        <w:bottom w:val="none" w:sz="0" w:space="0" w:color="auto"/>
        <w:right w:val="none" w:sz="0" w:space="0" w:color="auto"/>
      </w:divBdr>
    </w:div>
    <w:div w:id="1961305219">
      <w:bodyDiv w:val="1"/>
      <w:marLeft w:val="0"/>
      <w:marRight w:val="0"/>
      <w:marTop w:val="0"/>
      <w:marBottom w:val="0"/>
      <w:divBdr>
        <w:top w:val="none" w:sz="0" w:space="0" w:color="auto"/>
        <w:left w:val="none" w:sz="0" w:space="0" w:color="auto"/>
        <w:bottom w:val="none" w:sz="0" w:space="0" w:color="auto"/>
        <w:right w:val="none" w:sz="0" w:space="0" w:color="auto"/>
      </w:divBdr>
    </w:div>
    <w:div w:id="1963032148">
      <w:bodyDiv w:val="1"/>
      <w:marLeft w:val="0"/>
      <w:marRight w:val="0"/>
      <w:marTop w:val="0"/>
      <w:marBottom w:val="0"/>
      <w:divBdr>
        <w:top w:val="none" w:sz="0" w:space="0" w:color="auto"/>
        <w:left w:val="none" w:sz="0" w:space="0" w:color="auto"/>
        <w:bottom w:val="none" w:sz="0" w:space="0" w:color="auto"/>
        <w:right w:val="none" w:sz="0" w:space="0" w:color="auto"/>
      </w:divBdr>
    </w:div>
    <w:div w:id="1964848646">
      <w:bodyDiv w:val="1"/>
      <w:marLeft w:val="0"/>
      <w:marRight w:val="0"/>
      <w:marTop w:val="0"/>
      <w:marBottom w:val="0"/>
      <w:divBdr>
        <w:top w:val="none" w:sz="0" w:space="0" w:color="auto"/>
        <w:left w:val="none" w:sz="0" w:space="0" w:color="auto"/>
        <w:bottom w:val="none" w:sz="0" w:space="0" w:color="auto"/>
        <w:right w:val="none" w:sz="0" w:space="0" w:color="auto"/>
      </w:divBdr>
    </w:div>
    <w:div w:id="1974208205">
      <w:bodyDiv w:val="1"/>
      <w:marLeft w:val="0"/>
      <w:marRight w:val="0"/>
      <w:marTop w:val="0"/>
      <w:marBottom w:val="0"/>
      <w:divBdr>
        <w:top w:val="none" w:sz="0" w:space="0" w:color="auto"/>
        <w:left w:val="none" w:sz="0" w:space="0" w:color="auto"/>
        <w:bottom w:val="none" w:sz="0" w:space="0" w:color="auto"/>
        <w:right w:val="none" w:sz="0" w:space="0" w:color="auto"/>
      </w:divBdr>
    </w:div>
    <w:div w:id="1978217477">
      <w:bodyDiv w:val="1"/>
      <w:marLeft w:val="0"/>
      <w:marRight w:val="0"/>
      <w:marTop w:val="0"/>
      <w:marBottom w:val="0"/>
      <w:divBdr>
        <w:top w:val="none" w:sz="0" w:space="0" w:color="auto"/>
        <w:left w:val="none" w:sz="0" w:space="0" w:color="auto"/>
        <w:bottom w:val="none" w:sz="0" w:space="0" w:color="auto"/>
        <w:right w:val="none" w:sz="0" w:space="0" w:color="auto"/>
      </w:divBdr>
    </w:div>
    <w:div w:id="1982464195">
      <w:bodyDiv w:val="1"/>
      <w:marLeft w:val="0"/>
      <w:marRight w:val="0"/>
      <w:marTop w:val="0"/>
      <w:marBottom w:val="0"/>
      <w:divBdr>
        <w:top w:val="none" w:sz="0" w:space="0" w:color="auto"/>
        <w:left w:val="none" w:sz="0" w:space="0" w:color="auto"/>
        <w:bottom w:val="none" w:sz="0" w:space="0" w:color="auto"/>
        <w:right w:val="none" w:sz="0" w:space="0" w:color="auto"/>
      </w:divBdr>
    </w:div>
    <w:div w:id="1984037199">
      <w:bodyDiv w:val="1"/>
      <w:marLeft w:val="0"/>
      <w:marRight w:val="0"/>
      <w:marTop w:val="0"/>
      <w:marBottom w:val="0"/>
      <w:divBdr>
        <w:top w:val="none" w:sz="0" w:space="0" w:color="auto"/>
        <w:left w:val="none" w:sz="0" w:space="0" w:color="auto"/>
        <w:bottom w:val="none" w:sz="0" w:space="0" w:color="auto"/>
        <w:right w:val="none" w:sz="0" w:space="0" w:color="auto"/>
      </w:divBdr>
    </w:div>
    <w:div w:id="1989045461">
      <w:bodyDiv w:val="1"/>
      <w:marLeft w:val="0"/>
      <w:marRight w:val="0"/>
      <w:marTop w:val="0"/>
      <w:marBottom w:val="0"/>
      <w:divBdr>
        <w:top w:val="none" w:sz="0" w:space="0" w:color="auto"/>
        <w:left w:val="none" w:sz="0" w:space="0" w:color="auto"/>
        <w:bottom w:val="none" w:sz="0" w:space="0" w:color="auto"/>
        <w:right w:val="none" w:sz="0" w:space="0" w:color="auto"/>
      </w:divBdr>
    </w:div>
    <w:div w:id="1989287920">
      <w:bodyDiv w:val="1"/>
      <w:marLeft w:val="0"/>
      <w:marRight w:val="0"/>
      <w:marTop w:val="0"/>
      <w:marBottom w:val="0"/>
      <w:divBdr>
        <w:top w:val="none" w:sz="0" w:space="0" w:color="auto"/>
        <w:left w:val="none" w:sz="0" w:space="0" w:color="auto"/>
        <w:bottom w:val="none" w:sz="0" w:space="0" w:color="auto"/>
        <w:right w:val="none" w:sz="0" w:space="0" w:color="auto"/>
      </w:divBdr>
    </w:div>
    <w:div w:id="1990550338">
      <w:bodyDiv w:val="1"/>
      <w:marLeft w:val="0"/>
      <w:marRight w:val="0"/>
      <w:marTop w:val="0"/>
      <w:marBottom w:val="0"/>
      <w:divBdr>
        <w:top w:val="none" w:sz="0" w:space="0" w:color="auto"/>
        <w:left w:val="none" w:sz="0" w:space="0" w:color="auto"/>
        <w:bottom w:val="none" w:sz="0" w:space="0" w:color="auto"/>
        <w:right w:val="none" w:sz="0" w:space="0" w:color="auto"/>
      </w:divBdr>
    </w:div>
    <w:div w:id="1997614125">
      <w:bodyDiv w:val="1"/>
      <w:marLeft w:val="0"/>
      <w:marRight w:val="0"/>
      <w:marTop w:val="0"/>
      <w:marBottom w:val="0"/>
      <w:divBdr>
        <w:top w:val="none" w:sz="0" w:space="0" w:color="auto"/>
        <w:left w:val="none" w:sz="0" w:space="0" w:color="auto"/>
        <w:bottom w:val="none" w:sz="0" w:space="0" w:color="auto"/>
        <w:right w:val="none" w:sz="0" w:space="0" w:color="auto"/>
      </w:divBdr>
    </w:div>
    <w:div w:id="2001275412">
      <w:bodyDiv w:val="1"/>
      <w:marLeft w:val="0"/>
      <w:marRight w:val="0"/>
      <w:marTop w:val="0"/>
      <w:marBottom w:val="0"/>
      <w:divBdr>
        <w:top w:val="none" w:sz="0" w:space="0" w:color="auto"/>
        <w:left w:val="none" w:sz="0" w:space="0" w:color="auto"/>
        <w:bottom w:val="none" w:sz="0" w:space="0" w:color="auto"/>
        <w:right w:val="none" w:sz="0" w:space="0" w:color="auto"/>
      </w:divBdr>
    </w:div>
    <w:div w:id="2001543496">
      <w:bodyDiv w:val="1"/>
      <w:marLeft w:val="0"/>
      <w:marRight w:val="0"/>
      <w:marTop w:val="0"/>
      <w:marBottom w:val="0"/>
      <w:divBdr>
        <w:top w:val="none" w:sz="0" w:space="0" w:color="auto"/>
        <w:left w:val="none" w:sz="0" w:space="0" w:color="auto"/>
        <w:bottom w:val="none" w:sz="0" w:space="0" w:color="auto"/>
        <w:right w:val="none" w:sz="0" w:space="0" w:color="auto"/>
      </w:divBdr>
    </w:div>
    <w:div w:id="2004891811">
      <w:bodyDiv w:val="1"/>
      <w:marLeft w:val="0"/>
      <w:marRight w:val="0"/>
      <w:marTop w:val="0"/>
      <w:marBottom w:val="0"/>
      <w:divBdr>
        <w:top w:val="none" w:sz="0" w:space="0" w:color="auto"/>
        <w:left w:val="none" w:sz="0" w:space="0" w:color="auto"/>
        <w:bottom w:val="none" w:sz="0" w:space="0" w:color="auto"/>
        <w:right w:val="none" w:sz="0" w:space="0" w:color="auto"/>
      </w:divBdr>
    </w:div>
    <w:div w:id="2013026735">
      <w:bodyDiv w:val="1"/>
      <w:marLeft w:val="0"/>
      <w:marRight w:val="0"/>
      <w:marTop w:val="0"/>
      <w:marBottom w:val="0"/>
      <w:divBdr>
        <w:top w:val="none" w:sz="0" w:space="0" w:color="auto"/>
        <w:left w:val="none" w:sz="0" w:space="0" w:color="auto"/>
        <w:bottom w:val="none" w:sz="0" w:space="0" w:color="auto"/>
        <w:right w:val="none" w:sz="0" w:space="0" w:color="auto"/>
      </w:divBdr>
    </w:div>
    <w:div w:id="2032762207">
      <w:bodyDiv w:val="1"/>
      <w:marLeft w:val="0"/>
      <w:marRight w:val="0"/>
      <w:marTop w:val="0"/>
      <w:marBottom w:val="0"/>
      <w:divBdr>
        <w:top w:val="none" w:sz="0" w:space="0" w:color="auto"/>
        <w:left w:val="none" w:sz="0" w:space="0" w:color="auto"/>
        <w:bottom w:val="none" w:sz="0" w:space="0" w:color="auto"/>
        <w:right w:val="none" w:sz="0" w:space="0" w:color="auto"/>
      </w:divBdr>
    </w:div>
    <w:div w:id="2036880568">
      <w:bodyDiv w:val="1"/>
      <w:marLeft w:val="0"/>
      <w:marRight w:val="0"/>
      <w:marTop w:val="0"/>
      <w:marBottom w:val="0"/>
      <w:divBdr>
        <w:top w:val="none" w:sz="0" w:space="0" w:color="auto"/>
        <w:left w:val="none" w:sz="0" w:space="0" w:color="auto"/>
        <w:bottom w:val="none" w:sz="0" w:space="0" w:color="auto"/>
        <w:right w:val="none" w:sz="0" w:space="0" w:color="auto"/>
      </w:divBdr>
    </w:div>
    <w:div w:id="2039355247">
      <w:bodyDiv w:val="1"/>
      <w:marLeft w:val="0"/>
      <w:marRight w:val="0"/>
      <w:marTop w:val="0"/>
      <w:marBottom w:val="0"/>
      <w:divBdr>
        <w:top w:val="none" w:sz="0" w:space="0" w:color="auto"/>
        <w:left w:val="none" w:sz="0" w:space="0" w:color="auto"/>
        <w:bottom w:val="none" w:sz="0" w:space="0" w:color="auto"/>
        <w:right w:val="none" w:sz="0" w:space="0" w:color="auto"/>
      </w:divBdr>
    </w:div>
    <w:div w:id="2043630204">
      <w:bodyDiv w:val="1"/>
      <w:marLeft w:val="0"/>
      <w:marRight w:val="0"/>
      <w:marTop w:val="0"/>
      <w:marBottom w:val="0"/>
      <w:divBdr>
        <w:top w:val="none" w:sz="0" w:space="0" w:color="auto"/>
        <w:left w:val="none" w:sz="0" w:space="0" w:color="auto"/>
        <w:bottom w:val="none" w:sz="0" w:space="0" w:color="auto"/>
        <w:right w:val="none" w:sz="0" w:space="0" w:color="auto"/>
      </w:divBdr>
    </w:div>
    <w:div w:id="2044093354">
      <w:bodyDiv w:val="1"/>
      <w:marLeft w:val="0"/>
      <w:marRight w:val="0"/>
      <w:marTop w:val="0"/>
      <w:marBottom w:val="0"/>
      <w:divBdr>
        <w:top w:val="none" w:sz="0" w:space="0" w:color="auto"/>
        <w:left w:val="none" w:sz="0" w:space="0" w:color="auto"/>
        <w:bottom w:val="none" w:sz="0" w:space="0" w:color="auto"/>
        <w:right w:val="none" w:sz="0" w:space="0" w:color="auto"/>
      </w:divBdr>
    </w:div>
    <w:div w:id="2049448304">
      <w:bodyDiv w:val="1"/>
      <w:marLeft w:val="0"/>
      <w:marRight w:val="0"/>
      <w:marTop w:val="0"/>
      <w:marBottom w:val="0"/>
      <w:divBdr>
        <w:top w:val="none" w:sz="0" w:space="0" w:color="auto"/>
        <w:left w:val="none" w:sz="0" w:space="0" w:color="auto"/>
        <w:bottom w:val="none" w:sz="0" w:space="0" w:color="auto"/>
        <w:right w:val="none" w:sz="0" w:space="0" w:color="auto"/>
      </w:divBdr>
    </w:div>
    <w:div w:id="2051033201">
      <w:bodyDiv w:val="1"/>
      <w:marLeft w:val="0"/>
      <w:marRight w:val="0"/>
      <w:marTop w:val="0"/>
      <w:marBottom w:val="0"/>
      <w:divBdr>
        <w:top w:val="none" w:sz="0" w:space="0" w:color="auto"/>
        <w:left w:val="none" w:sz="0" w:space="0" w:color="auto"/>
        <w:bottom w:val="none" w:sz="0" w:space="0" w:color="auto"/>
        <w:right w:val="none" w:sz="0" w:space="0" w:color="auto"/>
      </w:divBdr>
    </w:div>
    <w:div w:id="2052151034">
      <w:bodyDiv w:val="1"/>
      <w:marLeft w:val="0"/>
      <w:marRight w:val="0"/>
      <w:marTop w:val="0"/>
      <w:marBottom w:val="0"/>
      <w:divBdr>
        <w:top w:val="none" w:sz="0" w:space="0" w:color="auto"/>
        <w:left w:val="none" w:sz="0" w:space="0" w:color="auto"/>
        <w:bottom w:val="none" w:sz="0" w:space="0" w:color="auto"/>
        <w:right w:val="none" w:sz="0" w:space="0" w:color="auto"/>
      </w:divBdr>
    </w:div>
    <w:div w:id="2066100635">
      <w:bodyDiv w:val="1"/>
      <w:marLeft w:val="0"/>
      <w:marRight w:val="0"/>
      <w:marTop w:val="0"/>
      <w:marBottom w:val="0"/>
      <w:divBdr>
        <w:top w:val="none" w:sz="0" w:space="0" w:color="auto"/>
        <w:left w:val="none" w:sz="0" w:space="0" w:color="auto"/>
        <w:bottom w:val="none" w:sz="0" w:space="0" w:color="auto"/>
        <w:right w:val="none" w:sz="0" w:space="0" w:color="auto"/>
      </w:divBdr>
    </w:div>
    <w:div w:id="2075081745">
      <w:bodyDiv w:val="1"/>
      <w:marLeft w:val="0"/>
      <w:marRight w:val="0"/>
      <w:marTop w:val="0"/>
      <w:marBottom w:val="0"/>
      <w:divBdr>
        <w:top w:val="none" w:sz="0" w:space="0" w:color="auto"/>
        <w:left w:val="none" w:sz="0" w:space="0" w:color="auto"/>
        <w:bottom w:val="none" w:sz="0" w:space="0" w:color="auto"/>
        <w:right w:val="none" w:sz="0" w:space="0" w:color="auto"/>
      </w:divBdr>
    </w:div>
    <w:div w:id="2083672840">
      <w:bodyDiv w:val="1"/>
      <w:marLeft w:val="0"/>
      <w:marRight w:val="0"/>
      <w:marTop w:val="0"/>
      <w:marBottom w:val="0"/>
      <w:divBdr>
        <w:top w:val="none" w:sz="0" w:space="0" w:color="auto"/>
        <w:left w:val="none" w:sz="0" w:space="0" w:color="auto"/>
        <w:bottom w:val="none" w:sz="0" w:space="0" w:color="auto"/>
        <w:right w:val="none" w:sz="0" w:space="0" w:color="auto"/>
      </w:divBdr>
    </w:div>
    <w:div w:id="2090926728">
      <w:bodyDiv w:val="1"/>
      <w:marLeft w:val="0"/>
      <w:marRight w:val="0"/>
      <w:marTop w:val="0"/>
      <w:marBottom w:val="0"/>
      <w:divBdr>
        <w:top w:val="none" w:sz="0" w:space="0" w:color="auto"/>
        <w:left w:val="none" w:sz="0" w:space="0" w:color="auto"/>
        <w:bottom w:val="none" w:sz="0" w:space="0" w:color="auto"/>
        <w:right w:val="none" w:sz="0" w:space="0" w:color="auto"/>
      </w:divBdr>
    </w:div>
    <w:div w:id="2095854483">
      <w:bodyDiv w:val="1"/>
      <w:marLeft w:val="0"/>
      <w:marRight w:val="0"/>
      <w:marTop w:val="0"/>
      <w:marBottom w:val="0"/>
      <w:divBdr>
        <w:top w:val="none" w:sz="0" w:space="0" w:color="auto"/>
        <w:left w:val="none" w:sz="0" w:space="0" w:color="auto"/>
        <w:bottom w:val="none" w:sz="0" w:space="0" w:color="auto"/>
        <w:right w:val="none" w:sz="0" w:space="0" w:color="auto"/>
      </w:divBdr>
    </w:div>
    <w:div w:id="2097704873">
      <w:bodyDiv w:val="1"/>
      <w:marLeft w:val="0"/>
      <w:marRight w:val="0"/>
      <w:marTop w:val="0"/>
      <w:marBottom w:val="0"/>
      <w:divBdr>
        <w:top w:val="none" w:sz="0" w:space="0" w:color="auto"/>
        <w:left w:val="none" w:sz="0" w:space="0" w:color="auto"/>
        <w:bottom w:val="none" w:sz="0" w:space="0" w:color="auto"/>
        <w:right w:val="none" w:sz="0" w:space="0" w:color="auto"/>
      </w:divBdr>
    </w:div>
    <w:div w:id="2099785870">
      <w:bodyDiv w:val="1"/>
      <w:marLeft w:val="0"/>
      <w:marRight w:val="0"/>
      <w:marTop w:val="0"/>
      <w:marBottom w:val="0"/>
      <w:divBdr>
        <w:top w:val="none" w:sz="0" w:space="0" w:color="auto"/>
        <w:left w:val="none" w:sz="0" w:space="0" w:color="auto"/>
        <w:bottom w:val="none" w:sz="0" w:space="0" w:color="auto"/>
        <w:right w:val="none" w:sz="0" w:space="0" w:color="auto"/>
      </w:divBdr>
    </w:div>
    <w:div w:id="2107577935">
      <w:bodyDiv w:val="1"/>
      <w:marLeft w:val="0"/>
      <w:marRight w:val="0"/>
      <w:marTop w:val="0"/>
      <w:marBottom w:val="0"/>
      <w:divBdr>
        <w:top w:val="none" w:sz="0" w:space="0" w:color="auto"/>
        <w:left w:val="none" w:sz="0" w:space="0" w:color="auto"/>
        <w:bottom w:val="none" w:sz="0" w:space="0" w:color="auto"/>
        <w:right w:val="none" w:sz="0" w:space="0" w:color="auto"/>
      </w:divBdr>
    </w:div>
    <w:div w:id="2129271681">
      <w:bodyDiv w:val="1"/>
      <w:marLeft w:val="0"/>
      <w:marRight w:val="0"/>
      <w:marTop w:val="0"/>
      <w:marBottom w:val="0"/>
      <w:divBdr>
        <w:top w:val="none" w:sz="0" w:space="0" w:color="auto"/>
        <w:left w:val="none" w:sz="0" w:space="0" w:color="auto"/>
        <w:bottom w:val="none" w:sz="0" w:space="0" w:color="auto"/>
        <w:right w:val="none" w:sz="0" w:space="0" w:color="auto"/>
      </w:divBdr>
    </w:div>
    <w:div w:id="2129427304">
      <w:bodyDiv w:val="1"/>
      <w:marLeft w:val="0"/>
      <w:marRight w:val="0"/>
      <w:marTop w:val="0"/>
      <w:marBottom w:val="0"/>
      <w:divBdr>
        <w:top w:val="none" w:sz="0" w:space="0" w:color="auto"/>
        <w:left w:val="none" w:sz="0" w:space="0" w:color="auto"/>
        <w:bottom w:val="none" w:sz="0" w:space="0" w:color="auto"/>
        <w:right w:val="none" w:sz="0" w:space="0" w:color="auto"/>
      </w:divBdr>
    </w:div>
    <w:div w:id="2133353715">
      <w:bodyDiv w:val="1"/>
      <w:marLeft w:val="0"/>
      <w:marRight w:val="0"/>
      <w:marTop w:val="0"/>
      <w:marBottom w:val="0"/>
      <w:divBdr>
        <w:top w:val="none" w:sz="0" w:space="0" w:color="auto"/>
        <w:left w:val="none" w:sz="0" w:space="0" w:color="auto"/>
        <w:bottom w:val="none" w:sz="0" w:space="0" w:color="auto"/>
        <w:right w:val="none" w:sz="0" w:space="0" w:color="auto"/>
      </w:divBdr>
    </w:div>
    <w:div w:id="2136825652">
      <w:bodyDiv w:val="1"/>
      <w:marLeft w:val="0"/>
      <w:marRight w:val="0"/>
      <w:marTop w:val="0"/>
      <w:marBottom w:val="0"/>
      <w:divBdr>
        <w:top w:val="none" w:sz="0" w:space="0" w:color="auto"/>
        <w:left w:val="none" w:sz="0" w:space="0" w:color="auto"/>
        <w:bottom w:val="none" w:sz="0" w:space="0" w:color="auto"/>
        <w:right w:val="none" w:sz="0" w:space="0" w:color="auto"/>
      </w:divBdr>
    </w:div>
    <w:div w:id="2142072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1" ma:contentTypeDescription="Create a new document." ma:contentTypeScope="" ma:versionID="98373fc3801652c2607b146b33774d44">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b7c8a8c3ffc30017bfeda336b6a36b2"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Year>2018</b:Year>
    <b:Volume>362</b:Volume>
    <b:BIBTEX_Entry>article</b:BIBTEX_Entry>
    <b:SourceType>JournalArticle</b:SourceType>
    <b:Title>A general reinforcement learning algorithm that masters chess, shogi, and go through self-play</b:Title>
    <b:Tag>Silver2018</b:Tag>
    <b:Author>
      <b:Author>
        <b:NameList>
          <b:Person>
            <b:Last>Silver</b:Last>
            <b:First>D.</b:First>
          </b:Person>
          <b:Person>
            <b:Last>Hubert</b:Last>
            <b:First>T.</b:First>
          </b:Person>
          <b:Person>
            <b:Last>Schrittwieser</b:Last>
            <b:First>J.</b:First>
          </b:Person>
          <b:Person>
            <b:Last>Antonoglou</b:Last>
            <b:First>I.</b:First>
          </b:Person>
          <b:Person>
            <b:Last>Lai</b:Last>
            <b:First>M.</b:First>
          </b:Person>
          <b:Person>
            <b:Last>Guez</b:Last>
            <b:First>A.</b:First>
          </b:Person>
          <b:Person>
            <b:Last>Hassabis</b:Last>
            <b:First>D.</b:First>
          </b:Person>
        </b:NameList>
      </b:Author>
    </b:Author>
    <b:Pages>1140, 1144</b:Pages>
    <b:JournalName>Science</b:JournalName>
    <b:Number>6419</b:Number>
    <b:RefOrder>12</b:RefOrder>
  </b:Source>
  <b:Source>
    <b:Year>2015</b:Year>
    <b:Volume>518</b:Volume>
    <b:BIBTEX_Entry>article</b:BIBTEX_Entry>
    <b:SourceType>JournalArticle</b:SourceType>
    <b:Title>Human-level control through deep reinforcement learning</b:Title>
    <b:Tag>Mnih2015</b:Tag>
    <b:Author>
      <b:Author>
        <b:NameList>
          <b:Person>
            <b:Last>Mnih</b:Last>
            <b:First>V.</b:First>
          </b:Person>
          <b:Person>
            <b:Last>Kavukcuoglu</b:Last>
            <b:First>K.</b:First>
          </b:Person>
          <b:Person>
            <b:Last>Silver</b:Last>
            <b:First>D.</b:First>
          </b:Person>
          <b:Person>
            <b:Last>Rusu</b:Last>
            <b:Middle>A.</b:Middle>
            <b:First>A.</b:First>
          </b:Person>
          <b:Person>
            <b:Last>Veness</b:Last>
            <b:First>J.</b:First>
          </b:Person>
          <b:Person>
            <b:Last>Bellemare</b:Last>
            <b:Middle>G.</b:Middle>
            <b:First>M.</b:First>
          </b:Person>
          <b:Person>
            <b:Last>Hassabis</b:Last>
            <b:First>D.</b:First>
          </b:Person>
        </b:NameList>
      </b:Author>
    </b:Author>
    <b:Pages>529, 533</b:Pages>
    <b:JournalName>Nature</b:JournalName>
    <b:Number>7540</b:Number>
    <b:RefOrder>10</b:RefOrder>
  </b:Source>
  <b:Source>
    <b:Year>1996</b:Year>
    <b:Volume>4</b:Volume>
    <b:BIBTEX_Entry>article</b:BIBTEX_Entry>
    <b:SourceType>JournalArticle</b:SourceType>
    <b:Title>Reinforcement learning: A survey</b:Title>
    <b:Tag>Kaelbling1996</b:Tag>
    <b:Author>
      <b:Author>
        <b:NameList>
          <b:Person>
            <b:Last>Kaelbling</b:Last>
            <b:Middle>P.</b:Middle>
            <b:First>L.</b:First>
          </b:Person>
          <b:Person>
            <b:Last>Littman</b:Last>
            <b:Middle>L.</b:Middle>
            <b:First>M.</b:First>
          </b:Person>
          <b:Person>
            <b:Last>Moore</b:Last>
            <b:Middle>W.</b:Middle>
            <b:First>A.</b:First>
          </b:Person>
        </b:NameList>
      </b:Author>
    </b:Author>
    <b:Pages>237, 285</b:Pages>
    <b:JournalName>Journal of Artificial Intelligence Research</b:JournalName>
    <b:RefOrder>1</b:RefOrder>
  </b:Source>
  <b:Source>
    <b:Year>2013</b:Year>
    <b:Volume>47</b:Volume>
    <b:BIBTEX_Entry>article</b:BIBTEX_Entry>
    <b:SourceType>JournalArticle</b:SourceType>
    <b:Title>The arcade learning environment: An evaluation platform for general agents</b:Title>
    <b:Tag>Bellemare2013</b:Tag>
    <b:Author>
      <b:Author>
        <b:NameList>
          <b:Person>
            <b:Last>Bellemare</b:Last>
            <b:Middle>G.</b:Middle>
            <b:First>M.</b:First>
          </b:Person>
          <b:Person>
            <b:Last>Naddaf</b:Last>
            <b:First>Y.</b:First>
          </b:Person>
          <b:Person>
            <b:Last>Veness</b:Last>
            <b:First>J.</b:First>
          </b:Person>
          <b:Person>
            <b:Last>Bowling</b:Last>
            <b:First>M.</b:First>
          </b:Person>
        </b:NameList>
      </b:Author>
    </b:Author>
    <b:Pages>253, 279</b:Pages>
    <b:JournalName>Journal of Artificial Intelligence Research</b:JournalName>
    <b:RefOrder>15</b:RefOrder>
  </b:Source>
  <b:Source>
    <b:Tag>van16</b:Tag>
    <b:SourceType>ConferenceProceedings</b:SourceType>
    <b:Guid>{083EE06E-A56F-4236-B002-5B765BD81BE5}</b:Guid>
    <b:Title>Deep Reinforcement Learning with Double Q-learning.</b:Title>
    <b:Year>2016</b:Year>
    <b:ConferenceName>AAAI Conference on Artificial Intelligence</b:ConferenceName>
    <b:Author>
      <b:Author>
        <b:NameList>
          <b:Person>
            <b:Last>van Hasselt</b:Last>
            <b:First>H.</b:First>
          </b:Person>
          <b:Person>
            <b:Last>Guez</b:Last>
            <b:First>A.</b:First>
          </b:Person>
          <b:Person>
            <b:Last>Silver</b:Last>
            <b:First>D.</b:First>
          </b:Person>
        </b:NameList>
      </b:Author>
    </b:Author>
    <b:StandardNumber>30</b:StandardNumber>
    <b:Comments>1</b:Comments>
    <b:RefOrder>14</b:RefOrder>
  </b:Source>
  <b:Source>
    <b:Tag>Sha16</b:Tag>
    <b:SourceType>ConferenceProceedings</b:SourceType>
    <b:Guid>{14D10F3E-EB92-47D4-B83F-93A591030552}</b:Guid>
    <b:Title>Taking the human out of the loop: A review of Bayesian optimization. </b:Title>
    <b:Year>2016</b:Year>
    <b:ConferenceName> IEEE</b:ConferenceName>
    <b:Author>
      <b:Author>
        <b:NameList>
          <b:Person>
            <b:Last>Shahriari</b:Last>
            <b:First>B.</b:First>
          </b:Person>
          <b:Person>
            <b:Last>Swersky</b:Last>
            <b:First>K.</b:First>
          </b:Person>
          <b:Person>
            <b:Last>Wang</b:Last>
            <b:First>Z</b:First>
          </b:Person>
          <b:Person>
            <b:First>Adams,</b:First>
            <b:Middle>R. P.</b:Middle>
          </b:Person>
          <b:Person>
            <b:Last>de Freitas</b:Last>
            <b:First>N.</b:First>
          </b:Person>
        </b:NameList>
      </b:Author>
      <b:Editor>
        <b:NameList>
          <b:Person>
            <b:Last>IEEE</b:Last>
          </b:Person>
        </b:NameList>
      </b:Editor>
    </b:Author>
    <b:Pages>148–175</b:Pages>
    <b:Volume>104</b:Volume>
    <b:RefOrder>13</b:RefOrder>
  </b:Source>
  <b:Source>
    <b:Tag>Bro16</b:Tag>
    <b:SourceType>JournalArticle</b:SourceType>
    <b:Guid>{CBE1334D-BFDD-4F00-BF77-03493B9E6B73}</b:Guid>
    <b:Title> OpenAI Gym</b:Title>
    <b:Year>2016</b:Year>
    <b:JournalName>arXiv preprint arXiv:1606.01540</b:JournalName>
    <b:Author>
      <b:Author>
        <b:NameList>
          <b:Person>
            <b:Last>Brockman</b:Last>
            <b:First>G.</b:First>
          </b:Person>
          <b:Person>
            <b:Last>Cheung</b:Last>
            <b:First>V.</b:First>
          </b:Person>
          <b:Person>
            <b:Last>Pettersson</b:Last>
            <b:First>L.</b:First>
          </b:Person>
          <b:Person>
            <b:Last>Schneider</b:Last>
            <b:First>J.</b:First>
          </b:Person>
          <b:Person>
            <b:Last>Schulman</b:Last>
            <b:First>J.</b:First>
          </b:Person>
          <b:Person>
            <b:Last>Tang</b:Last>
            <b:First>J.</b:First>
          </b:Person>
          <b:Person>
            <b:Last>Zaremba</b:Last>
            <b:First>W</b:First>
          </b:Person>
        </b:NameList>
      </b:Author>
    </b:Author>
    <b:URL>https://arxiv.org/abs/1606.01540</b:URL>
    <b:RefOrder>3</b:RefOrder>
  </b:Source>
  <b:Source>
    <b:Tag>Off</b:Tag>
    <b:SourceType>Report</b:SourceType>
    <b:Guid>{93DE68D9-C94A-48E8-BDC2-CA39346A352B}</b:Guid>
    <b:Title>OpenAI Gym Documentation</b:Title>
    <b:Author>
      <b:Author>
        <b:Corporate>OpenAI</b:Corporate>
      </b:Author>
    </b:Author>
    <b:Year>n.d.</b:Year>
    <b:URL>https://www.gymlibrary.dev</b:URL>
    <b:RefOrder>7</b:RefOrder>
  </b:Source>
  <b:Source>
    <b:Tag>Ope25</b:Tag>
    <b:SourceType>JournalArticle</b:SourceType>
    <b:Guid>{AAA947B8-7ED8-49D4-B29C-FECC1B56757B}</b:Guid>
    <b:Title>FrozenLake Environment</b:Title>
    <b:Author>
      <b:Author>
        <b:Corporate>OpenAI Gym GitHub Repository</b:Corporate>
      </b:Author>
    </b:Author>
    <b:Comments>Search for FrozenLake in the environment list</b:Comments>
    <b:YearAccessed>2025</b:YearAccessed>
    <b:MonthAccessed>January</b:MonthAccessed>
    <b:DayAccessed>01</b:DayAccessed>
    <b:URL>https://github.com/openai/gym</b:URL>
    <b:RefOrder>5</b:RefOrder>
  </b:Source>
  <b:Source>
    <b:Tag>Sut18</b:Tag>
    <b:SourceType>Book</b:SourceType>
    <b:Guid>{D432E60B-7717-4D95-A94F-F9438090F76E}</b:Guid>
    <b:Title>Reinforcement Learning: An Introduction (General discussion on sparse rewards and stochastic environments.)</b:Title>
    <b:Year>2018</b:Year>
    <b:Author>
      <b:Author>
        <b:NameList>
          <b:Person>
            <b:Last>Sutton</b:Last>
            <b:First>R.</b:First>
            <b:Middle>S.,</b:Middle>
          </b:Person>
          <b:Person>
            <b:Last>Barto</b:Last>
            <b:First>A.</b:First>
            <b:Middle>G.</b:Middle>
          </b:Person>
        </b:NameList>
      </b:Author>
    </b:Author>
    <b:Publisher>MIT Press</b:Publisher>
    <b:Edition>2nd ed.</b:Edition>
    <b:RefOrder>2</b:RefOrder>
  </b:Source>
  <b:Source>
    <b:Tag>Opend</b:Tag>
    <b:SourceType>Report</b:SourceType>
    <b:Guid>{6F3B6EE9-7012-4403-8924-B68D4BBB874B}</b:Guid>
    <b:Title>Beginner’s Guide to Reinforcement Learning Using FrozenLake </b:Title>
    <b:Year>n.d.</b:Year>
    <b:Author>
      <b:Author>
        <b:Corporate>OpenAI Community</b:Corporate>
      </b:Author>
    </b:Author>
    <b:Comments>Search for FrozenLake-specific articles</b:Comments>
    <b:YearAccessed>2025</b:YearAccessed>
    <b:MonthAccessed>January</b:MonthAccessed>
    <b:DayAccessed>01</b:DayAccessed>
    <b:URL>https://towardsdatascience.com </b:URL>
    <b:RefOrder>8</b:RefOrder>
  </b:Source>
  <b:Source>
    <b:Tag>Brind</b:Tag>
    <b:SourceType>DocumentFromInternetSite</b:SourceType>
    <b:Guid>{4FBBF158-B2B9-46C3-AB06-E387C5E5D294}</b:Guid>
    <b:Title>FrozenLake Q-learning Example</b:Title>
    <b:Year>n.d.</b:Year>
    <b:Author>
      <b:Author>
        <b:NameList>
          <b:Person>
            <b:Last>Britz</b:Last>
            <b:First>D.</b:First>
          </b:Person>
        </b:NameList>
      </b:Author>
    </b:Author>
    <b:YearAccessed>2025</b:YearAccessed>
    <b:MonthAccessed>Januaey</b:MonthAccessed>
    <b:DayAccessed>01</b:DayAccessed>
    <b:URL>https://github.com/dennybritz/reinforcement-learning</b:URL>
    <b:InternetSiteTitle>Denny Britz's Reinforcement Learning Repository</b:InternetSiteTitle>
    <b:RefOrder>9</b:RefOrder>
  </b:Source>
  <b:Source>
    <b:Tag>Opend1</b:Tag>
    <b:SourceType>DocumentFromInternetSite</b:SourceType>
    <b:Guid>{9CAD4897-BC66-428E-8C29-1109D256E304}</b:Guid>
    <b:Author>
      <b:Author>
        <b:Corporate>OpenAI</b:Corporate>
      </b:Author>
    </b:Author>
    <b:Title>FrozenLake, part of OpenAI Gym, is a stochastic grid environment designed to illustrate key challenges in reinforcement learning</b:Title>
    <b:Year>n.d.</b:Year>
    <b:RefOrder>4</b:RefOrder>
  </b:Source>
  <b:Source>
    <b:Tag>Sut181</b:Tag>
    <b:SourceType>DocumentFromInternetSite</b:SourceType>
    <b:Guid>{17B1A20F-F8D0-45A7-8490-A6B406692333}</b:Guid>
    <b:Author>
      <b:Author>
        <b:NameList>
          <b:Person>
            <b:Last>Sutton</b:Last>
            <b:First>R.</b:First>
            <b:Middle>D.</b:Middle>
          </b:Person>
          <b:Person>
            <b:Last>Barto</b:Last>
            <b:First>A.</b:First>
            <b:Middle>G.</b:Middle>
          </b:Person>
        </b:NameList>
      </b:Author>
    </b:Author>
    <b:Title>Sparse rewards and stochastic transitions are central to many real-world problems and are effectively captured in environments like FrozenLake</b:Title>
    <b:Year>2018</b:Year>
    <b:RefOrder>6</b:RefOrder>
  </b:Source>
  <b:Source>
    <b:Tag>Hes18</b:Tag>
    <b:SourceType>ConferenceProceedings</b:SourceType>
    <b:Guid>{7A3336AD-32B1-4F7D-B28E-67F6FEA90561}</b:Guid>
    <b:Title>Rainbow: Combining improvements in deep reinforcement learning. </b:Title>
    <b:Year>2018</b:Year>
    <b:Author>
      <b:Author>
        <b:NameList>
          <b:Person>
            <b:Last>Hessel</b:Last>
            <b:First>M.</b:First>
          </b:Person>
          <b:Person>
            <b:Last>Modayil</b:Last>
            <b:First>J.</b:First>
          </b:Person>
          <b:Person>
            <b:Last>Van Hasselt</b:Last>
            <b:First>H</b:First>
          </b:Person>
          <b:Person>
            <b:First>et</b:First>
            <b:Middle>al.</b:Middle>
          </b:Person>
        </b:NameList>
      </b:Author>
    </b:Author>
    <b:DOI>doi:10.1609/aaai.v32i1.11796</b:DOI>
    <b:ConferenceName>Proceedings of the AAAI Conference on Artificial Intelligence</b:ConferenceName>
    <b:RefOrder>11</b:RefOrder>
  </b:Source>
  <b:Source>
    <b:Volume>588</b:Volume>
    <b:BIBTEX_Entry>article</b:BIBTEX_Entry>
    <b:SourceType>JournalArticle</b:SourceType>
    <b:Title>Mastering atari, go, chess and shogi by planning with a learned model</b:Title>
    <b:Tag>Schrittwieser2020</b:Tag>
    <b:Author>
      <b:Author>
        <b:NameList>
          <b:Person>
            <b:Last>Schrittwieser</b:Last>
            <b:First>J.</b:First>
          </b:Person>
          <b:Person>
            <b:Last>Antonoglou</b:Last>
            <b:First>I.</b:First>
          </b:Person>
          <b:Person>
            <b:Last>Hubert</b:Last>
            <b:First>T.</b:First>
          </b:Person>
          <b:Person>
            <b:Last>Simonyan</b:Last>
            <b:First>K.</b:First>
          </b:Person>
          <b:Person>
            <b:Last>Sifre</b:Last>
            <b:First>L.</b:First>
          </b:Person>
          <b:Person>
            <b:Last>Schmitt</b:Last>
            <b:First>S.</b:First>
          </b:Person>
          <b:Person>
            <b:Last>Silver</b:Last>
            <b:First>D.</b:First>
          </b:Person>
        </b:NameList>
      </b:Author>
    </b:Author>
    <b:Pages>604, 610</b:Pages>
    <b:Year>2020</b:Year>
    <b:JournalName>Nature</b:JournalName>
    <b:Number>7839</b:Number>
    <b:Guid>{7617584B-5573-42BB-9CDD-70FF86E6013E}</b:Guid>
    <b:Issue>7839</b:Issue>
    <b:DOI>doi:10.1038/s41586-020-03051-4</b:DOI>
    <b:RefOrder>16</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62032E-DC5C-4476-90ED-C53BDBFDA4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5cac1967-dd4a-4e16-9d32-af0b3f9f0fa5"/>
  </ds:schemaRefs>
</ds:datastoreItem>
</file>

<file path=customXml/itemProps3.xml><?xml version="1.0" encoding="utf-8"?>
<ds:datastoreItem xmlns:ds="http://schemas.openxmlformats.org/officeDocument/2006/customXml" ds:itemID="{449F76E7-9E38-436E-96A8-B3BFCBD01A9C}">
  <ds:schemaRefs>
    <ds:schemaRef ds:uri="http://schemas.openxmlformats.org/officeDocument/2006/bibliography"/>
  </ds:schemaRefs>
</ds:datastoreItem>
</file>

<file path=customXml/itemProps4.xml><?xml version="1.0" encoding="utf-8"?>
<ds:datastoreItem xmlns:ds="http://schemas.openxmlformats.org/officeDocument/2006/customXml" ds:itemID="{9457AAC7-9E87-4555-93D5-AE50678CCF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Chapter Template</Template>
  <TotalTime>4</TotalTime>
  <Pages>22</Pages>
  <Words>5264</Words>
  <Characters>33795</Characters>
  <Application>Microsoft Office Word</Application>
  <DocSecurity>2</DocSecurity>
  <Lines>751</Lines>
  <Paragraphs>443</Paragraphs>
  <ScaleCrop>false</ScaleCrop>
  <HeadingPairs>
    <vt:vector size="2" baseType="variant">
      <vt:variant>
        <vt:lpstr>Title</vt:lpstr>
      </vt:variant>
      <vt:variant>
        <vt:i4>1</vt:i4>
      </vt:variant>
    </vt:vector>
  </HeadingPairs>
  <TitlesOfParts>
    <vt:vector size="1" baseType="lpstr">
      <vt:lpstr>Hugging Face Diffusers  - Chapter 10</vt:lpstr>
    </vt:vector>
  </TitlesOfParts>
  <Company>DOI: 10.22541/au.173627635.58987041/v1</Company>
  <LinksUpToDate>false</LinksUpToDate>
  <CharactersWithSpaces>38616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10</dc:title>
  <dc:subject/>
  <dc:creator>Paulo H. Leocadio | https://orcid.org/0000-0002-4992-4541</dc:creator>
  <cp:keywords/>
  <dc:description/>
  <cp:lastModifiedBy>Srishti</cp:lastModifiedBy>
  <cp:revision>6</cp:revision>
  <dcterms:created xsi:type="dcterms:W3CDTF">2025-11-05T21:59:00Z</dcterms:created>
  <dcterms:modified xsi:type="dcterms:W3CDTF">2025-11-06T06:05:00Z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1892800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f8727257-46ac-4ab1-8a44-3312ce04493b</vt:lpwstr>
  </property>
</Properties>
</file>