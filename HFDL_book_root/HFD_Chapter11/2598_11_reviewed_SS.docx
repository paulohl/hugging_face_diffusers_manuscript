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9C410" w14:textId="77777777" w:rsidR="008F5295" w:rsidRDefault="00780E24">
      <w:pPr>
        <w:pStyle w:val="ChapterTitleNumberBPBHEB"/>
        <w:rPr>
          <w:ins w:id="0" w:author="Srishti" w:date="2025-11-06T09:30:00Z" w16du:dateUtc="2025-11-06T04:00:00Z"/>
        </w:rPr>
        <w:pPrChange w:id="1" w:author="Srishti" w:date="2025-11-06T09:31:00Z" w16du:dateUtc="2025-11-06T04:01:00Z">
          <w:pPr>
            <w:pStyle w:val="H1-Chapter"/>
          </w:pPr>
        </w:pPrChange>
      </w:pPr>
      <w:del w:id="2" w:author="Srishti" w:date="2025-11-06T09:30:00Z" w16du:dateUtc="2025-11-06T04:00:00Z">
        <w:r w:rsidRPr="00780E24" w:rsidDel="008F5295">
          <w:rPr>
            <w:rFonts w:ascii="Calibri" w:eastAsia="Calibri" w:hAnsi="Calibri" w:cs="Times New Roman"/>
            <w:noProof/>
            <w:sz w:val="22"/>
            <w:szCs w:val="22"/>
          </w:rPr>
          <mc:AlternateContent>
            <mc:Choice Requires="wps">
              <w:drawing>
                <wp:anchor distT="0" distB="0" distL="114300" distR="114300" simplePos="0" relativeHeight="251659264" behindDoc="0" locked="0" layoutInCell="1" allowOverlap="1" wp14:anchorId="33C8CE55" wp14:editId="6E45D11B">
                  <wp:simplePos x="0" y="0"/>
                  <wp:positionH relativeFrom="column">
                    <wp:posOffset>-942975</wp:posOffset>
                  </wp:positionH>
                  <wp:positionV relativeFrom="paragraph">
                    <wp:posOffset>-1057275</wp:posOffset>
                  </wp:positionV>
                  <wp:extent cx="1828800" cy="1828800"/>
                  <wp:effectExtent l="0" t="0" r="0" b="0"/>
                  <wp:wrapNone/>
                  <wp:docPr id="14353189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74D9256" w14:textId="7145C675" w:rsidR="00780E24" w:rsidRPr="00780E24" w:rsidRDefault="00780E24" w:rsidP="00780E24">
                              <w:pPr>
                                <w:pStyle w:val="H1-Chapter"/>
                                <w:jc w:val="center"/>
                                <w:rPr>
                                  <w:b/>
                                  <w:color w:val="E7E6E6"/>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780E24">
                                <w:rPr>
                                  <w:b/>
                                  <w:color w:val="E7E6E6"/>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Target: </w:t>
                              </w:r>
                              <w:r>
                                <w:rPr>
                                  <w:b/>
                                  <w:color w:val="E7E6E6"/>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30</w:t>
                              </w:r>
                              <w:r w:rsidRPr="00780E24">
                                <w:rPr>
                                  <w:b/>
                                  <w:color w:val="E7E6E6"/>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pages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3C8CE55" id="_x0000_t202" coordsize="21600,21600" o:spt="202" path="m,l,21600r21600,l21600,xe">
                  <v:stroke joinstyle="miter"/>
                  <v:path gradientshapeok="t" o:connecttype="rect"/>
                </v:shapetype>
                <v:shape id="Text Box 1" o:spid="_x0000_s1026" type="#_x0000_t202" style="position:absolute;left:0;text-align:left;margin-left:-74.25pt;margin-top:-83.25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" filled="f" stroked="f">
                  <v:textbox style="mso-fit-shape-to-text:t">
                    <w:txbxContent>
                      <w:p w14:paraId="174D9256" w14:textId="7145C675" w:rsidR="00780E24" w:rsidRPr="00780E24" w:rsidRDefault="00780E24" w:rsidP="00780E24">
                        <w:pPr>
                          <w:pStyle w:val="H1-Chapter"/>
                          <w:jc w:val="center"/>
                          <w:rPr>
                            <w:b/>
                            <w:color w:val="E7E6E6"/>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780E24">
                          <w:rPr>
                            <w:b/>
                            <w:color w:val="E7E6E6"/>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Target: </w:t>
                        </w:r>
                        <w:r>
                          <w:rPr>
                            <w:b/>
                            <w:color w:val="E7E6E6"/>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30</w:t>
                        </w:r>
                        <w:r w:rsidRPr="00780E24">
                          <w:rPr>
                            <w:b/>
                            <w:color w:val="E7E6E6"/>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pages</w:t>
                        </w:r>
                      </w:p>
                    </w:txbxContent>
                  </v:textbox>
                </v:shape>
              </w:pict>
            </mc:Fallback>
          </mc:AlternateContent>
        </w:r>
      </w:del>
      <w:r w:rsidR="00DA1DC3">
        <w:t>Chapter 11</w:t>
      </w:r>
    </w:p>
    <w:p w14:paraId="46CCC6FA" w14:textId="39535D29" w:rsidR="00A55F8D" w:rsidRDefault="00DA1DC3" w:rsidP="008F5295">
      <w:pPr>
        <w:pStyle w:val="ChapterTitleBPBHEB"/>
        <w:rPr>
          <w:ins w:id="3" w:author="Srishti" w:date="2025-11-06T09:31:00Z" w16du:dateUtc="2025-11-06T04:01:00Z"/>
        </w:rPr>
      </w:pPr>
      <w:del w:id="4" w:author="Srishti" w:date="2025-11-06T09:30:00Z" w16du:dateUtc="2025-11-06T04:00:00Z">
        <w:r w:rsidDel="008F5295">
          <w:delText xml:space="preserve"> - </w:delText>
        </w:r>
      </w:del>
      <w:r w:rsidRPr="00DA1DC3">
        <w:t>Asynchronous Actor-Critic with Gym-Retro</w:t>
      </w:r>
    </w:p>
    <w:p w14:paraId="5A0444AB" w14:textId="77777777" w:rsidR="008F5295" w:rsidRDefault="008F5295">
      <w:pPr>
        <w:pStyle w:val="NormalBPBHEB"/>
        <w:pPrChange w:id="5" w:author="Srishti" w:date="2025-11-06T09:31:00Z" w16du:dateUtc="2025-11-06T04:01:00Z">
          <w:pPr>
            <w:pStyle w:val="H1-Chapter"/>
          </w:pPr>
        </w:pPrChange>
      </w:pPr>
    </w:p>
    <w:p w14:paraId="17AA3141" w14:textId="4D5D5277" w:rsidR="00DA1DC3" w:rsidRDefault="008F5295">
      <w:pPr>
        <w:pStyle w:val="Heading1BPBHEB"/>
        <w:pPrChange w:id="6" w:author="Srishti" w:date="2025-11-06T09:31:00Z" w16du:dateUtc="2025-11-06T04:01:00Z">
          <w:pPr/>
        </w:pPrChange>
      </w:pPr>
      <w:ins w:id="7" w:author="Srishti" w:date="2025-11-06T09:31:00Z" w16du:dateUtc="2025-11-06T04:01:00Z">
        <w:r>
          <w:t>Introduction</w:t>
        </w:r>
      </w:ins>
    </w:p>
    <w:p w14:paraId="488456EE" w14:textId="7AB8AEFF" w:rsidR="00DA1DC3" w:rsidRDefault="0021101D" w:rsidP="008F5295">
      <w:pPr>
        <w:pStyle w:val="NormalBPBHEB"/>
        <w:rPr>
          <w:ins w:id="8" w:author="Srishti" w:date="2025-11-06T09:32:00Z" w16du:dateUtc="2025-11-06T04:02:00Z"/>
        </w:rPr>
      </w:pPr>
      <w:del w:id="9" w:author="Srishti" w:date="2025-11-06T09:31:00Z" w16du:dateUtc="2025-11-06T04:01:00Z">
        <w:r w:rsidDel="008F5295">
          <w:delText>Chapter 11</w:delText>
        </w:r>
      </w:del>
      <w:ins w:id="10" w:author="Srishti" w:date="2025-11-06T09:31:00Z" w16du:dateUtc="2025-11-06T04:01:00Z">
        <w:r w:rsidR="008F5295">
          <w:t>This chapter</w:t>
        </w:r>
      </w:ins>
      <w:r>
        <w:t xml:space="preserve"> examines the </w:t>
      </w:r>
      <w:r w:rsidRPr="00F13C38">
        <w:rPr>
          <w:b/>
          <w:bCs/>
        </w:rPr>
        <w:t xml:space="preserve">Asynchronous Actor-Critic </w:t>
      </w:r>
      <w:r w:rsidRPr="008F5295">
        <w:rPr>
          <w:rPrChange w:id="11" w:author="Srishti" w:date="2025-11-06T09:31:00Z" w16du:dateUtc="2025-11-06T04:01:00Z">
            <w:rPr>
              <w:b/>
              <w:bCs/>
            </w:rPr>
          </w:rPrChange>
        </w:rPr>
        <w:t>(</w:t>
      </w:r>
      <w:r w:rsidRPr="00F13C38">
        <w:rPr>
          <w:b/>
          <w:bCs/>
        </w:rPr>
        <w:t>A3C</w:t>
      </w:r>
      <w:r w:rsidRPr="008F5295">
        <w:rPr>
          <w:rPrChange w:id="12" w:author="Srishti" w:date="2025-11-06T09:31:00Z" w16du:dateUtc="2025-11-06T04:01:00Z">
            <w:rPr>
              <w:b/>
              <w:bCs/>
            </w:rPr>
          </w:rPrChange>
        </w:rPr>
        <w:t>)</w:t>
      </w:r>
      <w:r>
        <w:t xml:space="preserve"> algorithm, a breakthrough in reinforcement learning that blends efficiency with scalability. This chapter explains how A3C works, its use in retro gaming environments with </w:t>
      </w:r>
      <w:r w:rsidRPr="00F13C38">
        <w:rPr>
          <w:b/>
          <w:bCs/>
        </w:rPr>
        <w:t>gym-retro</w:t>
      </w:r>
      <w:r>
        <w:t>, and how it speeds up training through parallelism. By exploring real-world examples, best practices, and stabilization methods, this chapter provides readers with the knowledge to build strong reinforcement learning agents.</w:t>
      </w:r>
    </w:p>
    <w:p w14:paraId="5CCB8273" w14:textId="6B0E1540" w:rsidR="008F5295" w:rsidRDefault="008F5295" w:rsidP="008F5295">
      <w:pPr>
        <w:pStyle w:val="NormalBPBHEB"/>
        <w:rPr>
          <w:ins w:id="13" w:author="Srishti" w:date="2025-11-06T09:33:00Z" w16du:dateUtc="2025-11-06T04:03:00Z"/>
        </w:rPr>
      </w:pPr>
      <w:ins w:id="14" w:author="Srishti" w:date="2025-11-06T09:32:00Z" w16du:dateUtc="2025-11-06T04:02:00Z">
        <w:r>
          <w:t xml:space="preserve">In this chapter, we are going to cover the following main topics, including </w:t>
        </w:r>
      </w:ins>
      <w:ins w:id="15" w:author="Srishti" w:date="2025-11-06T09:33:00Z" w16du:dateUtc="2025-11-06T04:03:00Z">
        <w:r>
          <w:t>A2C</w:t>
        </w:r>
      </w:ins>
      <w:ins w:id="16" w:author="Srishti" w:date="2025-11-06T09:32:00Z" w16du:dateUtc="2025-11-06T04:02:00Z">
        <w:r>
          <w:t xml:space="preserve"> Agents, Atari with A3C, </w:t>
        </w:r>
        <w:proofErr w:type="spellStart"/>
        <w:r>
          <w:t>Libretro</w:t>
        </w:r>
        <w:proofErr w:type="spellEnd"/>
        <w:r>
          <w:t xml:space="preserve"> and Gym-Retro, and A3C for Gym-Retro.</w:t>
        </w:r>
      </w:ins>
    </w:p>
    <w:p w14:paraId="07929F6D" w14:textId="77777777" w:rsidR="008F5295" w:rsidRDefault="008F5295">
      <w:pPr>
        <w:pStyle w:val="NormalBPBHEB"/>
        <w:pPrChange w:id="17" w:author="Srishti" w:date="2025-11-06T09:33:00Z" w16du:dateUtc="2025-11-06T04:03:00Z">
          <w:pPr>
            <w:jc w:val="both"/>
          </w:pPr>
        </w:pPrChange>
      </w:pPr>
    </w:p>
    <w:p w14:paraId="089A35B9" w14:textId="756A090E" w:rsidR="00B97FA9" w:rsidDel="008F5295" w:rsidRDefault="008F5295" w:rsidP="008F5295">
      <w:pPr>
        <w:pStyle w:val="Heading1BPBHEB"/>
        <w:rPr>
          <w:del w:id="18" w:author="Srishti" w:date="2025-11-06T09:32:00Z" w16du:dateUtc="2025-11-06T04:02:00Z"/>
        </w:rPr>
      </w:pPr>
      <w:ins w:id="19" w:author="Srishti" w:date="2025-11-06T09:33:00Z" w16du:dateUtc="2025-11-06T04:03:00Z">
        <w:r>
          <w:t>Structure</w:t>
        </w:r>
      </w:ins>
      <w:del w:id="20" w:author="Srishti" w:date="2025-11-06T09:32:00Z" w16du:dateUtc="2025-11-06T04:02:00Z">
        <w:r w:rsidR="00B97FA9" w:rsidRPr="00B97FA9" w:rsidDel="008F5295">
          <w:delText>In this chapter</w:delText>
        </w:r>
        <w:r w:rsidR="0021101D" w:rsidDel="008F5295">
          <w:delText>,</w:delText>
        </w:r>
        <w:r w:rsidR="00B97FA9" w:rsidRPr="00B97FA9" w:rsidDel="008F5295">
          <w:delText xml:space="preserve"> we’re going to cover the following main topics</w:delText>
        </w:r>
        <w:r w:rsidR="00B97FA9" w:rsidDel="008F5295">
          <w:delText>:</w:delText>
        </w:r>
      </w:del>
    </w:p>
    <w:p w14:paraId="11A0E669" w14:textId="77777777" w:rsidR="008F5295" w:rsidRDefault="008F5295" w:rsidP="008F5295">
      <w:pPr>
        <w:pStyle w:val="Heading1BPBHEB"/>
        <w:rPr>
          <w:ins w:id="21" w:author="Srishti" w:date="2025-11-06T09:33:00Z" w16du:dateUtc="2025-11-06T04:03:00Z"/>
        </w:rPr>
      </w:pPr>
    </w:p>
    <w:p w14:paraId="22EDF57E" w14:textId="0BE78AFA" w:rsidR="008F5295" w:rsidRDefault="008F5295" w:rsidP="008F5295">
      <w:pPr>
        <w:pStyle w:val="NormalBPBHEB"/>
        <w:rPr>
          <w:ins w:id="22" w:author="Srishti" w:date="2025-11-06T09:33:00Z" w16du:dateUtc="2025-11-06T04:03:00Z"/>
        </w:rPr>
      </w:pPr>
      <w:ins w:id="23" w:author="Srishti" w:date="2025-11-06T09:33:00Z" w16du:dateUtc="2025-11-06T04:03:00Z">
        <w:r>
          <w:t>This chapter covers the following topics:</w:t>
        </w:r>
      </w:ins>
    </w:p>
    <w:p w14:paraId="633DFB9D" w14:textId="1233FCCB" w:rsidR="008F5295" w:rsidRDefault="00F361DE">
      <w:pPr>
        <w:pStyle w:val="NormalBPBHEB"/>
        <w:numPr>
          <w:ilvl w:val="0"/>
          <w:numId w:val="20"/>
        </w:numPr>
        <w:rPr>
          <w:ins w:id="24" w:author="Srishti" w:date="2025-11-06T10:18:00Z" w16du:dateUtc="2025-11-06T04:48:00Z"/>
        </w:rPr>
        <w:pPrChange w:id="25" w:author="Srishti" w:date="2025-11-06T10:19:00Z" w16du:dateUtc="2025-11-06T04:49:00Z">
          <w:pPr>
            <w:pStyle w:val="NormalBPBHEB"/>
          </w:pPr>
        </w:pPrChange>
      </w:pPr>
      <w:ins w:id="26" w:author="Srishti" w:date="2025-11-06T10:18:00Z" w16du:dateUtc="2025-11-06T04:48:00Z">
        <w:r w:rsidRPr="00F361DE">
          <w:t>Understanding Asynchronous Actor-Critic agents</w:t>
        </w:r>
      </w:ins>
    </w:p>
    <w:p w14:paraId="0FBDC0D0" w14:textId="25008932" w:rsidR="00F361DE" w:rsidRDefault="00F361DE">
      <w:pPr>
        <w:pStyle w:val="NormalBPBHEB"/>
        <w:numPr>
          <w:ilvl w:val="0"/>
          <w:numId w:val="20"/>
        </w:numPr>
        <w:rPr>
          <w:ins w:id="27" w:author="Srishti" w:date="2025-11-06T10:18:00Z" w16du:dateUtc="2025-11-06T04:48:00Z"/>
        </w:rPr>
        <w:pPrChange w:id="28" w:author="Srishti" w:date="2025-11-06T10:19:00Z" w16du:dateUtc="2025-11-06T04:49:00Z">
          <w:pPr>
            <w:pStyle w:val="NormalBPBHEB"/>
          </w:pPr>
        </w:pPrChange>
      </w:pPr>
      <w:ins w:id="29" w:author="Srishti" w:date="2025-11-06T10:18:00Z" w16du:dateUtc="2025-11-06T04:48:00Z">
        <w:r w:rsidRPr="00F361DE">
          <w:t>Applying A3C to Atari games</w:t>
        </w:r>
      </w:ins>
    </w:p>
    <w:p w14:paraId="0F1F4AF6" w14:textId="4B26E165" w:rsidR="00F361DE" w:rsidRDefault="00F361DE">
      <w:pPr>
        <w:pStyle w:val="NormalBPBHEB"/>
        <w:numPr>
          <w:ilvl w:val="0"/>
          <w:numId w:val="20"/>
        </w:numPr>
        <w:rPr>
          <w:ins w:id="30" w:author="Srishti" w:date="2025-11-06T10:19:00Z" w16du:dateUtc="2025-11-06T04:49:00Z"/>
        </w:rPr>
        <w:pPrChange w:id="31" w:author="Srishti" w:date="2025-11-06T10:19:00Z" w16du:dateUtc="2025-11-06T04:49:00Z">
          <w:pPr>
            <w:pStyle w:val="NormalBPBHEB"/>
          </w:pPr>
        </w:pPrChange>
      </w:pPr>
      <w:ins w:id="32" w:author="Srishti" w:date="2025-11-06T10:19:00Z" w16du:dateUtc="2025-11-06T04:49:00Z">
        <w:r w:rsidRPr="00F361DE">
          <w:t>Techniques for stabilizing training in asynchronous settings</w:t>
        </w:r>
      </w:ins>
    </w:p>
    <w:p w14:paraId="2C42B772" w14:textId="405BB116" w:rsidR="00F361DE" w:rsidRDefault="00F361DE">
      <w:pPr>
        <w:pStyle w:val="NormalBPBHEB"/>
        <w:numPr>
          <w:ilvl w:val="0"/>
          <w:numId w:val="20"/>
        </w:numPr>
        <w:rPr>
          <w:ins w:id="33" w:author="Srishti" w:date="2025-11-06T09:33:00Z" w16du:dateUtc="2025-11-06T04:03:00Z"/>
        </w:rPr>
        <w:pPrChange w:id="34" w:author="Srishti" w:date="2025-11-06T10:19:00Z" w16du:dateUtc="2025-11-06T04:49:00Z">
          <w:pPr>
            <w:pStyle w:val="NormalBPBHEB"/>
          </w:pPr>
        </w:pPrChange>
      </w:pPr>
      <w:ins w:id="35" w:author="Srishti" w:date="2025-11-06T10:19:00Z" w16du:dateUtc="2025-11-06T04:49:00Z">
        <w:r w:rsidRPr="00F361DE">
          <w:t>Case studies and applications of A3C in different domains</w:t>
        </w:r>
      </w:ins>
    </w:p>
    <w:p w14:paraId="63E6209F" w14:textId="77777777" w:rsidR="008F5295" w:rsidRDefault="008F5295" w:rsidP="008F5295">
      <w:pPr>
        <w:pStyle w:val="NormalBPBHEB"/>
        <w:rPr>
          <w:ins w:id="36" w:author="Srishti" w:date="2025-11-06T09:33:00Z" w16du:dateUtc="2025-11-06T04:03:00Z"/>
        </w:rPr>
      </w:pPr>
    </w:p>
    <w:p w14:paraId="5676AEE1" w14:textId="221DA03C" w:rsidR="00DF5C7F" w:rsidRPr="00DF5C7F" w:rsidDel="008F5295" w:rsidRDefault="00DF5C7F">
      <w:pPr>
        <w:pStyle w:val="Heading1BPBHEB"/>
        <w:rPr>
          <w:del w:id="37" w:author="Srishti" w:date="2025-11-06T09:32:00Z" w16du:dateUtc="2025-11-06T04:02:00Z"/>
        </w:rPr>
        <w:pPrChange w:id="38" w:author="Srishti" w:date="2025-11-06T09:33:00Z" w16du:dateUtc="2025-11-06T04:03:00Z">
          <w:pPr>
            <w:pStyle w:val="L-Bullets"/>
          </w:pPr>
        </w:pPrChange>
      </w:pPr>
      <w:commentRangeStart w:id="39"/>
      <w:del w:id="40" w:author="Srishti" w:date="2025-11-06T09:32:00Z" w16du:dateUtc="2025-11-06T04:02:00Z">
        <w:r w:rsidRPr="00DF5C7F" w:rsidDel="008F5295">
          <w:lastRenderedPageBreak/>
          <w:delText xml:space="preserve">Asynchronous Actor-Critic Agents </w:delText>
        </w:r>
      </w:del>
    </w:p>
    <w:p w14:paraId="221FC302" w14:textId="376CA4E1" w:rsidR="00DF5C7F" w:rsidRPr="00DF5C7F" w:rsidDel="008F5295" w:rsidRDefault="00DF5C7F">
      <w:pPr>
        <w:pStyle w:val="Heading1BPBHEB"/>
        <w:rPr>
          <w:del w:id="41" w:author="Srishti" w:date="2025-11-06T09:32:00Z" w16du:dateUtc="2025-11-06T04:02:00Z"/>
        </w:rPr>
        <w:pPrChange w:id="42" w:author="Srishti" w:date="2025-11-06T09:33:00Z" w16du:dateUtc="2025-11-06T04:03:00Z">
          <w:pPr>
            <w:pStyle w:val="L-Bullets"/>
          </w:pPr>
        </w:pPrChange>
      </w:pPr>
      <w:del w:id="43" w:author="Srishti" w:date="2025-11-06T09:32:00Z" w16du:dateUtc="2025-11-06T04:02:00Z">
        <w:r w:rsidRPr="00DF5C7F" w:rsidDel="008F5295">
          <w:delText xml:space="preserve">Atari with A3C </w:delText>
        </w:r>
      </w:del>
    </w:p>
    <w:p w14:paraId="3788F254" w14:textId="7AA3C88C" w:rsidR="00DF5C7F" w:rsidRPr="00DF5C7F" w:rsidDel="008F5295" w:rsidRDefault="333278B3">
      <w:pPr>
        <w:pStyle w:val="Heading1BPBHEB"/>
        <w:rPr>
          <w:del w:id="44" w:author="Srishti" w:date="2025-11-06T09:32:00Z" w16du:dateUtc="2025-11-06T04:02:00Z"/>
        </w:rPr>
        <w:pPrChange w:id="45" w:author="Srishti" w:date="2025-11-06T09:33:00Z" w16du:dateUtc="2025-11-06T04:03:00Z">
          <w:pPr>
            <w:pStyle w:val="L-Bullets"/>
          </w:pPr>
        </w:pPrChange>
      </w:pPr>
      <w:del w:id="46" w:author="Srishti" w:date="2025-11-06T09:32:00Z" w16du:dateUtc="2025-11-06T04:02:00Z">
        <w:r w:rsidRPr="333278B3" w:rsidDel="008F5295">
          <w:delText xml:space="preserve">Libretro and Gym-Retro </w:delText>
        </w:r>
      </w:del>
    </w:p>
    <w:p w14:paraId="1BC548C0" w14:textId="6BAAB402" w:rsidR="00DF5C7F" w:rsidRPr="00DF5C7F" w:rsidDel="008F5295" w:rsidRDefault="00DF5C7F">
      <w:pPr>
        <w:pStyle w:val="Heading1BPBHEB"/>
        <w:rPr>
          <w:del w:id="47" w:author="Srishti" w:date="2025-11-06T09:32:00Z" w16du:dateUtc="2025-11-06T04:02:00Z"/>
        </w:rPr>
        <w:pPrChange w:id="48" w:author="Srishti" w:date="2025-11-06T09:33:00Z" w16du:dateUtc="2025-11-06T04:03:00Z">
          <w:pPr>
            <w:pStyle w:val="L-Bullets"/>
          </w:pPr>
        </w:pPrChange>
      </w:pPr>
      <w:del w:id="49" w:author="Srishti" w:date="2025-11-06T09:32:00Z" w16du:dateUtc="2025-11-06T04:02:00Z">
        <w:r w:rsidRPr="00DF5C7F" w:rsidDel="008F5295">
          <w:delText xml:space="preserve">A3C for Gym-Retro </w:delText>
        </w:r>
      </w:del>
    </w:p>
    <w:p w14:paraId="3E60C2C3" w14:textId="4D440196" w:rsidR="008F5295" w:rsidRDefault="004E160B" w:rsidP="008F5295">
      <w:pPr>
        <w:pStyle w:val="Heading1BPBHEB"/>
        <w:rPr>
          <w:ins w:id="50" w:author="Srishti" w:date="2025-11-06T09:34:00Z" w16du:dateUtc="2025-11-06T04:04:00Z"/>
        </w:rPr>
      </w:pPr>
      <w:del w:id="51" w:author="Srishti" w:date="2025-11-06T09:33:00Z" w16du:dateUtc="2025-11-06T04:03:00Z">
        <w:r w:rsidRPr="004E160B" w:rsidDel="008F5295">
          <w:delText xml:space="preserve">Learning </w:delText>
        </w:r>
      </w:del>
      <w:r w:rsidRPr="004E160B">
        <w:t>Objectives</w:t>
      </w:r>
      <w:del w:id="52" w:author="Srishti" w:date="2025-11-06T09:34:00Z" w16du:dateUtc="2025-11-06T04:04:00Z">
        <w:r w:rsidRPr="004E160B" w:rsidDel="008F5295">
          <w:delText xml:space="preserve"> </w:delText>
        </w:r>
      </w:del>
      <w:commentRangeEnd w:id="39"/>
      <w:r w:rsidR="008F5295">
        <w:rPr>
          <w:rStyle w:val="CommentReference"/>
          <w:rFonts w:ascii="Arial" w:eastAsia="Arial" w:hAnsi="Arial" w:cs="Arial"/>
          <w:b w:val="0"/>
        </w:rPr>
        <w:commentReference w:id="39"/>
      </w:r>
    </w:p>
    <w:p w14:paraId="158044DA" w14:textId="71D21E3E" w:rsidR="008F5295" w:rsidRDefault="008F5295" w:rsidP="008F5295">
      <w:pPr>
        <w:pStyle w:val="NormalBPBHEB"/>
        <w:rPr>
          <w:ins w:id="53" w:author="Srishti" w:date="2025-11-06T09:36:00Z" w16du:dateUtc="2025-11-06T04:06:00Z"/>
        </w:rPr>
      </w:pPr>
      <w:ins w:id="54" w:author="Srishti" w:date="2025-11-06T09:35:00Z" w16du:dateUtc="2025-11-06T04:05:00Z">
        <w:r w:rsidRPr="008F5295">
          <w:t>By the end of this chapter, readers will be able to understand the fundamentals of</w:t>
        </w:r>
        <w:r>
          <w:t xml:space="preserve"> </w:t>
        </w:r>
        <w:r w:rsidRPr="008F5295">
          <w:t xml:space="preserve">A3C algorithms and gain a comprehensive understanding of the A3C framework, including its architecture, mechanics, and advantages over traditional reinforcement learning methods. They will be able to implement A3C in retro gaming environments, applying A3C algorithms to retro games using platforms such as Gym-Retro, and learning how to set up environments and train agents for complex tasks. Readers will also be able to leverage </w:t>
        </w:r>
        <w:proofErr w:type="spellStart"/>
        <w:r w:rsidRPr="008F5295">
          <w:t>Libretro</w:t>
        </w:r>
        <w:proofErr w:type="spellEnd"/>
        <w:r w:rsidRPr="008F5295">
          <w:t xml:space="preserve"> and Gym-Retro for reinforcement learning by utilizing these tools to create and explore advanced simulation environments tailored for reinforcement learning research and development. Additionally, they will be able to optimize A3C models for real-world applications by exploring techniques for stabilizing and improving the performance of A3C models, including strategies for gradient clipping, entropy regularization, and efficient resource utilization. Finally, readers will be able to analyze case studies and practical applications of A3C by examining real-world use cases and experiments demonstrating the versatility of A3C, such as autonomous navigation, financial trading, and video game testing. These objectives ensure readers are equipped with both theoretical knowledge and practical skills to apply A3C algorithms effectively in diverse scenarios.</w:t>
        </w:r>
      </w:ins>
    </w:p>
    <w:p w14:paraId="196ADC7D" w14:textId="77777777" w:rsidR="008F5295" w:rsidRPr="004E160B" w:rsidRDefault="008F5295">
      <w:pPr>
        <w:pStyle w:val="NormalBPBHEB"/>
        <w:pPrChange w:id="55" w:author="Srishti" w:date="2025-11-06T09:36:00Z" w16du:dateUtc="2025-11-06T04:06:00Z">
          <w:pPr>
            <w:pStyle w:val="H2-Heading"/>
          </w:pPr>
        </w:pPrChange>
      </w:pPr>
    </w:p>
    <w:p w14:paraId="46B0E65E" w14:textId="569C5886" w:rsidR="004E160B" w:rsidRPr="004E160B" w:rsidDel="008F5295" w:rsidRDefault="004E160B">
      <w:pPr>
        <w:pStyle w:val="Heading1BPBHEB"/>
        <w:rPr>
          <w:del w:id="56" w:author="Srishti" w:date="2025-11-06T09:33:00Z" w16du:dateUtc="2025-11-06T04:03:00Z"/>
        </w:rPr>
        <w:pPrChange w:id="57" w:author="Srishti" w:date="2025-11-06T09:36:00Z" w16du:dateUtc="2025-11-06T04:06:00Z">
          <w:pPr/>
        </w:pPrChange>
      </w:pPr>
      <w:del w:id="58" w:author="Srishti" w:date="2025-11-06T09:33:00Z" w16du:dateUtc="2025-11-06T04:03:00Z">
        <w:r w:rsidRPr="004E160B" w:rsidDel="008F5295">
          <w:delText>By the end of this chapter, readers will be able to:</w:delText>
        </w:r>
      </w:del>
    </w:p>
    <w:p w14:paraId="45ED9BD8" w14:textId="7082FE35" w:rsidR="0021101D" w:rsidRPr="00F13C38" w:rsidDel="008F5295" w:rsidRDefault="004E160B">
      <w:pPr>
        <w:pStyle w:val="Heading1BPBHEB"/>
        <w:rPr>
          <w:del w:id="59" w:author="Srishti" w:date="2025-11-06T09:33:00Z" w16du:dateUtc="2025-11-06T04:03:00Z"/>
        </w:rPr>
        <w:pPrChange w:id="60" w:author="Srishti" w:date="2025-11-06T09:36:00Z" w16du:dateUtc="2025-11-06T04:06:00Z">
          <w:pPr>
            <w:numPr>
              <w:numId w:val="5"/>
            </w:numPr>
            <w:tabs>
              <w:tab w:val="num" w:pos="720"/>
            </w:tabs>
            <w:ind w:left="720" w:hanging="360"/>
            <w:jc w:val="both"/>
          </w:pPr>
        </w:pPrChange>
      </w:pPr>
      <w:del w:id="61" w:author="Srishti" w:date="2025-11-06T09:33:00Z" w16du:dateUtc="2025-11-06T04:03:00Z">
        <w:r w:rsidRPr="004E160B" w:rsidDel="008F5295">
          <w:rPr>
            <w:bCs/>
          </w:rPr>
          <w:delText>Understand the Fundamentals of Asynchronous Actor-Critic (A3C) Algorithms</w:delText>
        </w:r>
      </w:del>
    </w:p>
    <w:p w14:paraId="0B829093" w14:textId="1B32DD03" w:rsidR="004E160B" w:rsidRPr="004E160B" w:rsidDel="008F5295" w:rsidRDefault="004E160B">
      <w:pPr>
        <w:pStyle w:val="Heading1BPBHEB"/>
        <w:rPr>
          <w:del w:id="62" w:author="Srishti" w:date="2025-11-06T09:33:00Z" w16du:dateUtc="2025-11-06T04:03:00Z"/>
        </w:rPr>
        <w:pPrChange w:id="63" w:author="Srishti" w:date="2025-11-06T09:36:00Z" w16du:dateUtc="2025-11-06T04:06:00Z">
          <w:pPr>
            <w:ind w:left="720"/>
            <w:jc w:val="both"/>
          </w:pPr>
        </w:pPrChange>
      </w:pPr>
      <w:del w:id="64" w:author="Srishti" w:date="2025-11-06T09:33:00Z" w16du:dateUtc="2025-11-06T04:03:00Z">
        <w:r w:rsidRPr="004E160B" w:rsidDel="008F5295">
          <w:delText>Gain a comprehensive understanding of the A3C framework, including its architecture, mechanics, and advantages over traditional reinforcement learning methods.</w:delText>
        </w:r>
      </w:del>
    </w:p>
    <w:p w14:paraId="513412A6" w14:textId="6E60E82B" w:rsidR="0021101D" w:rsidRPr="00F13C38" w:rsidDel="008F5295" w:rsidRDefault="004E160B">
      <w:pPr>
        <w:pStyle w:val="Heading1BPBHEB"/>
        <w:rPr>
          <w:del w:id="65" w:author="Srishti" w:date="2025-11-06T09:33:00Z" w16du:dateUtc="2025-11-06T04:03:00Z"/>
        </w:rPr>
        <w:pPrChange w:id="66" w:author="Srishti" w:date="2025-11-06T09:36:00Z" w16du:dateUtc="2025-11-06T04:06:00Z">
          <w:pPr>
            <w:numPr>
              <w:numId w:val="5"/>
            </w:numPr>
            <w:tabs>
              <w:tab w:val="num" w:pos="720"/>
            </w:tabs>
            <w:ind w:left="720" w:hanging="360"/>
            <w:jc w:val="both"/>
          </w:pPr>
        </w:pPrChange>
      </w:pPr>
      <w:del w:id="67" w:author="Srishti" w:date="2025-11-06T09:33:00Z" w16du:dateUtc="2025-11-06T04:03:00Z">
        <w:r w:rsidRPr="004E160B" w:rsidDel="008F5295">
          <w:rPr>
            <w:bCs/>
          </w:rPr>
          <w:delText>Implement A3C in Retro Gaming Environments</w:delText>
        </w:r>
        <w:r w:rsidR="0021101D" w:rsidDel="008F5295">
          <w:rPr>
            <w:bCs/>
          </w:rPr>
          <w:delText xml:space="preserve">               </w:delText>
        </w:r>
      </w:del>
    </w:p>
    <w:p w14:paraId="2AF10483" w14:textId="202193AE" w:rsidR="004E160B" w:rsidRPr="004E160B" w:rsidDel="008F5295" w:rsidRDefault="004E160B">
      <w:pPr>
        <w:pStyle w:val="Heading1BPBHEB"/>
        <w:rPr>
          <w:del w:id="68" w:author="Srishti" w:date="2025-11-06T09:33:00Z" w16du:dateUtc="2025-11-06T04:03:00Z"/>
        </w:rPr>
        <w:pPrChange w:id="69" w:author="Srishti" w:date="2025-11-06T09:36:00Z" w16du:dateUtc="2025-11-06T04:06:00Z">
          <w:pPr>
            <w:ind w:left="720"/>
            <w:jc w:val="both"/>
          </w:pPr>
        </w:pPrChange>
      </w:pPr>
      <w:del w:id="70" w:author="Srishti" w:date="2025-11-06T09:33:00Z" w16du:dateUtc="2025-11-06T04:03:00Z">
        <w:r w:rsidRPr="004E160B" w:rsidDel="008F5295">
          <w:delText>Apply A3C algorithms to retro games using platforms such as Gym-Retro, learning how to set up environments and train agents for complex tasks.</w:delText>
        </w:r>
      </w:del>
    </w:p>
    <w:p w14:paraId="6066745C" w14:textId="6FC2EE36" w:rsidR="0021101D" w:rsidRPr="00F13C38" w:rsidDel="008F5295" w:rsidRDefault="004E160B">
      <w:pPr>
        <w:pStyle w:val="Heading1BPBHEB"/>
        <w:rPr>
          <w:del w:id="71" w:author="Srishti" w:date="2025-11-06T09:33:00Z" w16du:dateUtc="2025-11-06T04:03:00Z"/>
        </w:rPr>
        <w:pPrChange w:id="72" w:author="Srishti" w:date="2025-11-06T09:36:00Z" w16du:dateUtc="2025-11-06T04:06:00Z">
          <w:pPr>
            <w:numPr>
              <w:numId w:val="5"/>
            </w:numPr>
            <w:tabs>
              <w:tab w:val="num" w:pos="720"/>
            </w:tabs>
            <w:ind w:left="720" w:hanging="360"/>
            <w:jc w:val="both"/>
          </w:pPr>
        </w:pPrChange>
      </w:pPr>
      <w:del w:id="73" w:author="Srishti" w:date="2025-11-06T09:33:00Z" w16du:dateUtc="2025-11-06T04:03:00Z">
        <w:r w:rsidRPr="004E160B" w:rsidDel="008F5295">
          <w:rPr>
            <w:bCs/>
          </w:rPr>
          <w:delText>Leverage Libretro and Gym-Retro for Reinforcement Learning</w:delText>
        </w:r>
      </w:del>
    </w:p>
    <w:p w14:paraId="7B46D666" w14:textId="120E8E41" w:rsidR="004E160B" w:rsidRPr="004E160B" w:rsidDel="008F5295" w:rsidRDefault="004E160B">
      <w:pPr>
        <w:pStyle w:val="Heading1BPBHEB"/>
        <w:rPr>
          <w:del w:id="74" w:author="Srishti" w:date="2025-11-06T09:33:00Z" w16du:dateUtc="2025-11-06T04:03:00Z"/>
        </w:rPr>
        <w:pPrChange w:id="75" w:author="Srishti" w:date="2025-11-06T09:36:00Z" w16du:dateUtc="2025-11-06T04:06:00Z">
          <w:pPr>
            <w:ind w:left="720"/>
            <w:jc w:val="both"/>
          </w:pPr>
        </w:pPrChange>
      </w:pPr>
      <w:del w:id="76" w:author="Srishti" w:date="2025-11-06T09:33:00Z" w16du:dateUtc="2025-11-06T04:03:00Z">
        <w:r w:rsidRPr="004E160B" w:rsidDel="008F5295">
          <w:delText xml:space="preserve">Utilize Libretro and Gym-Retro as tools for creating and exploring advanced simulation environments tailored for </w:delText>
        </w:r>
        <w:r w:rsidR="0021101D" w:rsidRPr="004E160B" w:rsidDel="008F5295">
          <w:delText>reinforcement of</w:delText>
        </w:r>
        <w:r w:rsidRPr="004E160B" w:rsidDel="008F5295">
          <w:delText xml:space="preserve"> learning research and development.</w:delText>
        </w:r>
      </w:del>
    </w:p>
    <w:p w14:paraId="360E2650" w14:textId="252F8FCE" w:rsidR="0021101D" w:rsidRPr="00F13C38" w:rsidDel="008F5295" w:rsidRDefault="004E160B">
      <w:pPr>
        <w:pStyle w:val="Heading1BPBHEB"/>
        <w:rPr>
          <w:del w:id="77" w:author="Srishti" w:date="2025-11-06T09:33:00Z" w16du:dateUtc="2025-11-06T04:03:00Z"/>
        </w:rPr>
        <w:pPrChange w:id="78" w:author="Srishti" w:date="2025-11-06T09:36:00Z" w16du:dateUtc="2025-11-06T04:06:00Z">
          <w:pPr>
            <w:numPr>
              <w:numId w:val="5"/>
            </w:numPr>
            <w:tabs>
              <w:tab w:val="num" w:pos="720"/>
            </w:tabs>
            <w:ind w:left="720" w:hanging="360"/>
            <w:jc w:val="both"/>
          </w:pPr>
        </w:pPrChange>
      </w:pPr>
      <w:del w:id="79" w:author="Srishti" w:date="2025-11-06T09:33:00Z" w16du:dateUtc="2025-11-06T04:03:00Z">
        <w:r w:rsidRPr="004E160B" w:rsidDel="008F5295">
          <w:rPr>
            <w:bCs/>
          </w:rPr>
          <w:delText>Optimize A3C Models for Real-World Applications</w:delText>
        </w:r>
      </w:del>
    </w:p>
    <w:p w14:paraId="679C0BD3" w14:textId="752675D4" w:rsidR="004E160B" w:rsidRPr="004E160B" w:rsidDel="008F5295" w:rsidRDefault="004E160B">
      <w:pPr>
        <w:pStyle w:val="Heading1BPBHEB"/>
        <w:rPr>
          <w:del w:id="80" w:author="Srishti" w:date="2025-11-06T09:33:00Z" w16du:dateUtc="2025-11-06T04:03:00Z"/>
        </w:rPr>
        <w:pPrChange w:id="81" w:author="Srishti" w:date="2025-11-06T09:36:00Z" w16du:dateUtc="2025-11-06T04:06:00Z">
          <w:pPr>
            <w:ind w:left="720"/>
            <w:jc w:val="both"/>
          </w:pPr>
        </w:pPrChange>
      </w:pPr>
      <w:del w:id="82" w:author="Srishti" w:date="2025-11-06T09:33:00Z" w16du:dateUtc="2025-11-06T04:03:00Z">
        <w:r w:rsidRPr="004E160B" w:rsidDel="008F5295">
          <w:delText>Explore techniques for stabilizing and improving the performance of A3C models, including strategies for gradient clipping, entropy regularization, and efficient resource utilization.</w:delText>
        </w:r>
      </w:del>
    </w:p>
    <w:p w14:paraId="71A9D659" w14:textId="4B37D7EF" w:rsidR="0021101D" w:rsidRPr="00F13C38" w:rsidDel="008F5295" w:rsidRDefault="004E160B">
      <w:pPr>
        <w:pStyle w:val="Heading1BPBHEB"/>
        <w:rPr>
          <w:del w:id="83" w:author="Srishti" w:date="2025-11-06T09:33:00Z" w16du:dateUtc="2025-11-06T04:03:00Z"/>
        </w:rPr>
        <w:pPrChange w:id="84" w:author="Srishti" w:date="2025-11-06T09:36:00Z" w16du:dateUtc="2025-11-06T04:06:00Z">
          <w:pPr>
            <w:numPr>
              <w:numId w:val="5"/>
            </w:numPr>
            <w:tabs>
              <w:tab w:val="num" w:pos="720"/>
            </w:tabs>
            <w:ind w:left="720" w:hanging="360"/>
            <w:jc w:val="both"/>
          </w:pPr>
        </w:pPrChange>
      </w:pPr>
      <w:del w:id="85" w:author="Srishti" w:date="2025-11-06T09:33:00Z" w16du:dateUtc="2025-11-06T04:03:00Z">
        <w:r w:rsidRPr="004E160B" w:rsidDel="008F5295">
          <w:rPr>
            <w:bCs/>
          </w:rPr>
          <w:delText>Analyze Case Studies and Practical Applications of A3C</w:delText>
        </w:r>
      </w:del>
    </w:p>
    <w:p w14:paraId="687E98C2" w14:textId="670D37A4" w:rsidR="004E160B" w:rsidRPr="004E160B" w:rsidDel="008F5295" w:rsidRDefault="004E160B">
      <w:pPr>
        <w:pStyle w:val="Heading1BPBHEB"/>
        <w:rPr>
          <w:del w:id="86" w:author="Srishti" w:date="2025-11-06T09:33:00Z" w16du:dateUtc="2025-11-06T04:03:00Z"/>
        </w:rPr>
        <w:pPrChange w:id="87" w:author="Srishti" w:date="2025-11-06T09:36:00Z" w16du:dateUtc="2025-11-06T04:06:00Z">
          <w:pPr>
            <w:ind w:left="720"/>
            <w:jc w:val="both"/>
          </w:pPr>
        </w:pPrChange>
      </w:pPr>
      <w:del w:id="88" w:author="Srishti" w:date="2025-11-06T09:33:00Z" w16du:dateUtc="2025-11-06T04:03:00Z">
        <w:r w:rsidRPr="004E160B" w:rsidDel="008F5295">
          <w:delText>Examine real-world use cases and experiments demonstrating the versatility of A3C, such as autonomous navigation, financial trading, and video game testing.</w:delText>
        </w:r>
      </w:del>
    </w:p>
    <w:p w14:paraId="5BB73506" w14:textId="3FB27F6C" w:rsidR="004E160B" w:rsidRPr="004E160B" w:rsidDel="008F5295" w:rsidRDefault="333278B3">
      <w:pPr>
        <w:pStyle w:val="Heading1BPBHEB"/>
        <w:rPr>
          <w:del w:id="89" w:author="Srishti" w:date="2025-11-06T09:33:00Z" w16du:dateUtc="2025-11-06T04:03:00Z"/>
        </w:rPr>
        <w:pPrChange w:id="90" w:author="Srishti" w:date="2025-11-06T09:36:00Z" w16du:dateUtc="2025-11-06T04:06:00Z">
          <w:pPr>
            <w:jc w:val="both"/>
          </w:pPr>
        </w:pPrChange>
      </w:pPr>
      <w:del w:id="91" w:author="Srishti" w:date="2025-11-06T09:33:00Z" w16du:dateUtc="2025-11-06T04:03:00Z">
        <w:r w:rsidRPr="333278B3" w:rsidDel="008F5295">
          <w:delText>These objectives ensure readers are equipped with both theoretical knowledge and practical skills to apply A3C algorithms effectively in diverse scenarios.</w:delText>
        </w:r>
      </w:del>
    </w:p>
    <w:p w14:paraId="7DAD0A85" w14:textId="73562CFD" w:rsidR="00DA1DC3" w:rsidRPr="00DA1DC3" w:rsidRDefault="00DA1DC3">
      <w:pPr>
        <w:pStyle w:val="Heading1BPBHEB"/>
        <w:pPrChange w:id="92" w:author="Srishti" w:date="2025-11-06T09:36:00Z" w16du:dateUtc="2025-11-06T04:06:00Z">
          <w:pPr>
            <w:pStyle w:val="H1-Section"/>
          </w:pPr>
        </w:pPrChange>
      </w:pPr>
      <w:r w:rsidRPr="00DA1DC3">
        <w:t xml:space="preserve">Understanding Asynchronous Actor-Critic </w:t>
      </w:r>
      <w:del w:id="93" w:author="Srishti" w:date="2025-11-06T09:36:00Z" w16du:dateUtc="2025-11-06T04:06:00Z">
        <w:r w:rsidRPr="00DA1DC3" w:rsidDel="008F5295">
          <w:delText xml:space="preserve">(A3C) </w:delText>
        </w:r>
      </w:del>
      <w:ins w:id="94" w:author="Srishti" w:date="2025-11-06T09:36:00Z" w16du:dateUtc="2025-11-06T04:06:00Z">
        <w:r w:rsidR="008F5295">
          <w:t>a</w:t>
        </w:r>
      </w:ins>
      <w:del w:id="95" w:author="Srishti" w:date="2025-11-06T09:36:00Z" w16du:dateUtc="2025-11-06T04:06:00Z">
        <w:r w:rsidRPr="00DA1DC3" w:rsidDel="008F5295">
          <w:delText>A</w:delText>
        </w:r>
      </w:del>
      <w:r w:rsidRPr="00DA1DC3">
        <w:t>gents</w:t>
      </w:r>
    </w:p>
    <w:p w14:paraId="3B3A209E" w14:textId="659652BE" w:rsidR="00DA1DC3" w:rsidRDefault="008D2058" w:rsidP="008F5295">
      <w:pPr>
        <w:pStyle w:val="NormalBPBHEB"/>
        <w:rPr>
          <w:ins w:id="96" w:author="Srishti" w:date="2025-11-06T09:36:00Z" w16du:dateUtc="2025-11-06T04:06:00Z"/>
        </w:rPr>
      </w:pPr>
      <w:r w:rsidRPr="008D2058">
        <w:t xml:space="preserve">A3C agents employ parallelism to improve learning efficiency by asynchronously interacting with multiple instances of the environment. This method diversifies the experiences gathered during training, reducing overfitting and improving robustness </w:t>
      </w:r>
      <w:ins w:id="97" w:author="Srishti" w:date="2025-11-06T09:36:00Z" w16du:dateUtc="2025-11-06T04:06:00Z">
        <w:r w:rsidR="008F5295">
          <w:t>[1]</w:t>
        </w:r>
      </w:ins>
      <w:customXmlDelRangeStart w:id="98" w:author="Srishti" w:date="2025-11-06T09:36:00Z"/>
      <w:sdt>
        <w:sdtPr>
          <w:id w:val="-1126847277"/>
          <w:citation/>
        </w:sdtPr>
        <w:sdtContent>
          <w:customXmlDelRangeEnd w:id="98"/>
          <w:del w:id="99" w:author="Srishti" w:date="2025-11-06T09:36:00Z" w16du:dateUtc="2025-11-06T04:06:00Z">
            <w:r w:rsidR="0047134F" w:rsidDel="008F5295">
              <w:fldChar w:fldCharType="begin"/>
            </w:r>
            <w:r w:rsidR="0047134F" w:rsidDel="008F5295">
              <w:delInstrText xml:space="preserve"> CITATION Mnih2016 \l 1033 </w:delInstrText>
            </w:r>
            <w:r w:rsidR="0047134F" w:rsidDel="008F5295">
              <w:fldChar w:fldCharType="separate"/>
            </w:r>
            <w:r w:rsidR="00E84876" w:rsidRPr="00E84876" w:rsidDel="008F5295">
              <w:rPr>
                <w:noProof/>
              </w:rPr>
              <w:delText>[1]</w:delText>
            </w:r>
            <w:r w:rsidR="0047134F" w:rsidDel="008F5295">
              <w:fldChar w:fldCharType="end"/>
            </w:r>
          </w:del>
          <w:customXmlDelRangeStart w:id="100" w:author="Srishti" w:date="2025-11-06T09:36:00Z"/>
        </w:sdtContent>
      </w:sdt>
      <w:customXmlDelRangeEnd w:id="100"/>
      <w:r w:rsidRPr="008D2058">
        <w:t>. By utilizing multiple threads, A3C allows agents to explore various strategies simultaneously, leading to more efficient learning and faster convergence compared to synchronous methods.</w:t>
      </w:r>
    </w:p>
    <w:p w14:paraId="2788DD55" w14:textId="77777777" w:rsidR="008F5295" w:rsidRPr="00DA1DC3" w:rsidRDefault="008F5295">
      <w:pPr>
        <w:pStyle w:val="NormalBPBHEB"/>
        <w:pPrChange w:id="101" w:author="Srishti" w:date="2025-11-06T09:36:00Z" w16du:dateUtc="2025-11-06T04:06:00Z">
          <w:pPr>
            <w:pStyle w:val="P-Regular"/>
            <w:jc w:val="both"/>
          </w:pPr>
        </w:pPrChange>
      </w:pPr>
    </w:p>
    <w:p w14:paraId="4002243E" w14:textId="76828AEC" w:rsidR="00DA1DC3" w:rsidRDefault="00DA1DC3">
      <w:pPr>
        <w:pStyle w:val="Heading2BPBHEB"/>
        <w:pPrChange w:id="102" w:author="Srishti" w:date="2025-11-06T09:36:00Z" w16du:dateUtc="2025-11-06T04:06:00Z">
          <w:pPr>
            <w:pStyle w:val="H2-Heading"/>
          </w:pPr>
        </w:pPrChange>
      </w:pPr>
      <w:r w:rsidRPr="008C47C9">
        <w:t xml:space="preserve">Key </w:t>
      </w:r>
      <w:ins w:id="103" w:author="Srishti" w:date="2025-11-06T09:36:00Z" w16du:dateUtc="2025-11-06T04:06:00Z">
        <w:r w:rsidR="008F5295">
          <w:t>f</w:t>
        </w:r>
      </w:ins>
      <w:del w:id="104" w:author="Srishti" w:date="2025-11-06T09:36:00Z" w16du:dateUtc="2025-11-06T04:06:00Z">
        <w:r w:rsidRPr="008C47C9" w:rsidDel="008F5295">
          <w:delText>F</w:delText>
        </w:r>
      </w:del>
      <w:r w:rsidRPr="008C47C9">
        <w:t>eatures</w:t>
      </w:r>
    </w:p>
    <w:p w14:paraId="6CB050F2" w14:textId="3EDD111B" w:rsidR="00F909C7" w:rsidRPr="00F909C7" w:rsidRDefault="00C76E72">
      <w:pPr>
        <w:pStyle w:val="NormalBPBHEB"/>
        <w:pPrChange w:id="105" w:author="Srishti" w:date="2025-11-06T09:36:00Z" w16du:dateUtc="2025-11-06T04:06:00Z">
          <w:pPr>
            <w:jc w:val="both"/>
          </w:pPr>
        </w:pPrChange>
      </w:pPr>
      <w:r w:rsidRPr="00C76E72">
        <w:t xml:space="preserve">A3C introduces several unique characteristics that set it apart from traditional reinforcement learning algorithms. These features not only enhance the learning process but also make A3C an adaptable and efficient approach for tackling complex environments. </w:t>
      </w:r>
      <w:del w:id="106" w:author="Srishti" w:date="2025-11-06T09:37:00Z" w16du:dateUtc="2025-11-06T04:07:00Z">
        <w:r w:rsidRPr="00C76E72" w:rsidDel="008F5295">
          <w:delText>Let</w:delText>
        </w:r>
      </w:del>
      <w:ins w:id="107" w:author="Srishti" w:date="2025-11-06T09:37:00Z" w16du:dateUtc="2025-11-06T04:07:00Z">
        <w:r w:rsidR="008F5295">
          <w:t>Refer to the following list, which</w:t>
        </w:r>
      </w:ins>
      <w:del w:id="108" w:author="Srishti" w:date="2025-11-06T09:36:00Z" w16du:dateUtc="2025-11-06T04:06:00Z">
        <w:r w:rsidRPr="00C76E72" w:rsidDel="008F5295">
          <w:delText>'</w:delText>
        </w:r>
      </w:del>
      <w:del w:id="109" w:author="Srishti" w:date="2025-11-06T09:37:00Z" w16du:dateUtc="2025-11-06T04:07:00Z">
        <w:r w:rsidRPr="00C76E72" w:rsidDel="008F5295">
          <w:delText>s</w:delText>
        </w:r>
      </w:del>
      <w:r w:rsidRPr="00C76E72">
        <w:t xml:space="preserve"> explore</w:t>
      </w:r>
      <w:ins w:id="110" w:author="Srishti" w:date="2025-11-06T09:37:00Z" w16du:dateUtc="2025-11-06T04:07:00Z">
        <w:r w:rsidR="008F5295">
          <w:t>s</w:t>
        </w:r>
      </w:ins>
      <w:r w:rsidRPr="00C76E72">
        <w:t xml:space="preserve"> how parallelism, stability, and resource efficiency contribute to the algorithm's robustness and versatility</w:t>
      </w:r>
      <w:ins w:id="111" w:author="Srishti" w:date="2025-11-06T09:37:00Z" w16du:dateUtc="2025-11-06T04:07:00Z">
        <w:r w:rsidR="008F5295">
          <w:t xml:space="preserve">: </w:t>
        </w:r>
      </w:ins>
      <w:del w:id="112" w:author="Srishti" w:date="2025-11-06T09:37:00Z" w16du:dateUtc="2025-11-06T04:07:00Z">
        <w:r w:rsidRPr="00C76E72" w:rsidDel="008F5295">
          <w:delText>.</w:delText>
        </w:r>
      </w:del>
    </w:p>
    <w:p w14:paraId="2D352602" w14:textId="198B6531" w:rsidR="00DA1DC3" w:rsidDel="008F5295" w:rsidRDefault="00DA1DC3">
      <w:pPr>
        <w:pStyle w:val="NormalBPBHEB"/>
        <w:numPr>
          <w:ilvl w:val="0"/>
          <w:numId w:val="9"/>
        </w:numPr>
        <w:rPr>
          <w:del w:id="113" w:author="Srishti" w:date="2025-11-06T09:37:00Z" w16du:dateUtc="2025-11-06T04:07:00Z"/>
        </w:rPr>
        <w:pPrChange w:id="114" w:author="Srishti" w:date="2025-11-06T09:38:00Z" w16du:dateUtc="2025-11-06T04:08:00Z">
          <w:pPr>
            <w:pStyle w:val="H4-Subheading"/>
          </w:pPr>
        </w:pPrChange>
      </w:pPr>
      <w:r w:rsidRPr="008F5295">
        <w:rPr>
          <w:b/>
          <w:bCs/>
          <w:rPrChange w:id="115" w:author="Srishti" w:date="2025-11-06T09:38:00Z" w16du:dateUtc="2025-11-06T04:08:00Z">
            <w:rPr>
              <w:b w:val="0"/>
              <w:i w:val="0"/>
              <w:iCs w:val="0"/>
            </w:rPr>
          </w:rPrChange>
        </w:rPr>
        <w:t xml:space="preserve">Parallel </w:t>
      </w:r>
      <w:ins w:id="116" w:author="Srishti" w:date="2025-11-06T09:38:00Z" w16du:dateUtc="2025-11-06T04:08:00Z">
        <w:r w:rsidR="008F5295" w:rsidRPr="008F5295">
          <w:rPr>
            <w:b/>
            <w:bCs/>
            <w:rPrChange w:id="117" w:author="Srishti" w:date="2025-11-06T09:38:00Z" w16du:dateUtc="2025-11-06T04:08:00Z">
              <w:rPr>
                <w:b w:val="0"/>
                <w:i w:val="0"/>
                <w:iCs w:val="0"/>
              </w:rPr>
            </w:rPrChange>
          </w:rPr>
          <w:t>t</w:t>
        </w:r>
      </w:ins>
      <w:del w:id="118" w:author="Srishti" w:date="2025-11-06T09:38:00Z" w16du:dateUtc="2025-11-06T04:08:00Z">
        <w:r w:rsidRPr="008F5295" w:rsidDel="008F5295">
          <w:rPr>
            <w:b/>
            <w:bCs/>
            <w:rPrChange w:id="119" w:author="Srishti" w:date="2025-11-06T09:38:00Z" w16du:dateUtc="2025-11-06T04:08:00Z">
              <w:rPr>
                <w:b w:val="0"/>
                <w:i w:val="0"/>
                <w:iCs w:val="0"/>
              </w:rPr>
            </w:rPrChange>
          </w:rPr>
          <w:delText>T</w:delText>
        </w:r>
      </w:del>
      <w:r w:rsidRPr="008F5295">
        <w:rPr>
          <w:b/>
          <w:bCs/>
          <w:rPrChange w:id="120" w:author="Srishti" w:date="2025-11-06T09:38:00Z" w16du:dateUtc="2025-11-06T04:08:00Z">
            <w:rPr>
              <w:b w:val="0"/>
              <w:i w:val="0"/>
              <w:iCs w:val="0"/>
            </w:rPr>
          </w:rPrChange>
        </w:rPr>
        <w:t>raining</w:t>
      </w:r>
      <w:r w:rsidRPr="00DA1DC3">
        <w:t>:</w:t>
      </w:r>
      <w:ins w:id="121" w:author="Srishti" w:date="2025-11-06T09:37:00Z" w16du:dateUtc="2025-11-06T04:07:00Z">
        <w:r w:rsidR="008F5295">
          <w:t xml:space="preserve"> </w:t>
        </w:r>
      </w:ins>
    </w:p>
    <w:p w14:paraId="63840EE9" w14:textId="371BAE25" w:rsidR="00EF43BD" w:rsidRPr="00EF43BD" w:rsidRDefault="00EF43BD">
      <w:pPr>
        <w:pStyle w:val="NormalBPBHEB"/>
        <w:numPr>
          <w:ilvl w:val="0"/>
          <w:numId w:val="9"/>
        </w:numPr>
        <w:pPrChange w:id="122" w:author="Srishti" w:date="2025-11-06T09:38:00Z" w16du:dateUtc="2025-11-06T04:08:00Z">
          <w:pPr>
            <w:jc w:val="both"/>
          </w:pPr>
        </w:pPrChange>
      </w:pPr>
      <w:r w:rsidRPr="00EF43BD">
        <w:t xml:space="preserve">The A3C framework capitalizes on the simultaneous operation of multiple agents. Each agent collects gradients independently while exploring different </w:t>
      </w:r>
      <w:r w:rsidRPr="00EF43BD">
        <w:lastRenderedPageBreak/>
        <w:t>parts of the state-action space, asynchronously contributing updates to a shared global model. This parallel approach accelerates the learning process by eliminating the need for synchronous updates.</w:t>
      </w:r>
    </w:p>
    <w:p w14:paraId="743A1FAE" w14:textId="40E66612" w:rsidR="00DA1DC3" w:rsidDel="008F5295" w:rsidRDefault="00DA1DC3">
      <w:pPr>
        <w:pStyle w:val="NormalBPBHEB"/>
        <w:rPr>
          <w:del w:id="123" w:author="Srishti" w:date="2025-11-06T09:37:00Z" w16du:dateUtc="2025-11-06T04:07:00Z"/>
        </w:rPr>
        <w:pPrChange w:id="124" w:author="Srishti" w:date="2025-11-06T09:37:00Z" w16du:dateUtc="2025-11-06T04:07:00Z">
          <w:pPr>
            <w:pStyle w:val="H4-Subheading"/>
          </w:pPr>
        </w:pPrChange>
      </w:pPr>
      <w:r w:rsidRPr="008F5295">
        <w:rPr>
          <w:b/>
          <w:bCs/>
          <w:rPrChange w:id="125" w:author="Srishti" w:date="2025-11-06T09:38:00Z" w16du:dateUtc="2025-11-06T04:08:00Z">
            <w:rPr>
              <w:b w:val="0"/>
              <w:i w:val="0"/>
              <w:iCs w:val="0"/>
            </w:rPr>
          </w:rPrChange>
        </w:rPr>
        <w:t xml:space="preserve">Improved </w:t>
      </w:r>
      <w:ins w:id="126" w:author="Srishti" w:date="2025-11-06T09:38:00Z" w16du:dateUtc="2025-11-06T04:08:00Z">
        <w:r w:rsidR="008F5295" w:rsidRPr="008F5295">
          <w:rPr>
            <w:b/>
            <w:bCs/>
            <w:rPrChange w:id="127" w:author="Srishti" w:date="2025-11-06T09:38:00Z" w16du:dateUtc="2025-11-06T04:08:00Z">
              <w:rPr>
                <w:b w:val="0"/>
                <w:i w:val="0"/>
                <w:iCs w:val="0"/>
              </w:rPr>
            </w:rPrChange>
          </w:rPr>
          <w:t>s</w:t>
        </w:r>
      </w:ins>
      <w:del w:id="128" w:author="Srishti" w:date="2025-11-06T09:38:00Z" w16du:dateUtc="2025-11-06T04:08:00Z">
        <w:r w:rsidRPr="008F5295" w:rsidDel="008F5295">
          <w:rPr>
            <w:b/>
            <w:bCs/>
            <w:rPrChange w:id="129" w:author="Srishti" w:date="2025-11-06T09:38:00Z" w16du:dateUtc="2025-11-06T04:08:00Z">
              <w:rPr>
                <w:b w:val="0"/>
                <w:i w:val="0"/>
                <w:iCs w:val="0"/>
              </w:rPr>
            </w:rPrChange>
          </w:rPr>
          <w:delText>S</w:delText>
        </w:r>
      </w:del>
      <w:r w:rsidRPr="008F5295">
        <w:rPr>
          <w:b/>
          <w:bCs/>
          <w:rPrChange w:id="130" w:author="Srishti" w:date="2025-11-06T09:38:00Z" w16du:dateUtc="2025-11-06T04:08:00Z">
            <w:rPr>
              <w:b w:val="0"/>
              <w:i w:val="0"/>
              <w:iCs w:val="0"/>
            </w:rPr>
          </w:rPrChange>
        </w:rPr>
        <w:t>tability</w:t>
      </w:r>
      <w:r w:rsidRPr="00DA1DC3">
        <w:t>:</w:t>
      </w:r>
      <w:ins w:id="131" w:author="Srishti" w:date="2025-11-06T09:37:00Z" w16du:dateUtc="2025-11-06T04:07:00Z">
        <w:r w:rsidR="008F5295">
          <w:t xml:space="preserve"> </w:t>
        </w:r>
      </w:ins>
    </w:p>
    <w:p w14:paraId="255AB455" w14:textId="6125CD66" w:rsidR="00D50FAA" w:rsidRPr="00DA1DC3" w:rsidRDefault="00D50FAA">
      <w:pPr>
        <w:pStyle w:val="NormalBPBHEB"/>
        <w:numPr>
          <w:ilvl w:val="0"/>
          <w:numId w:val="9"/>
        </w:numPr>
        <w:pPrChange w:id="132" w:author="Srishti" w:date="2025-11-06T09:38:00Z" w16du:dateUtc="2025-11-06T04:08:00Z">
          <w:pPr>
            <w:jc w:val="both"/>
          </w:pPr>
        </w:pPrChange>
      </w:pPr>
      <w:r w:rsidRPr="00D50FAA">
        <w:t>Diverse interactions across independent agents reduce the problem of correlated data, which can destabilize training in reinforcement learning. This increased variability leads to smoother convergence and more robust policy learning.</w:t>
      </w:r>
    </w:p>
    <w:p w14:paraId="0CA6A04C" w14:textId="3A91C935" w:rsidR="00DA1DC3" w:rsidDel="008F5295" w:rsidRDefault="00DA1DC3">
      <w:pPr>
        <w:pStyle w:val="NormalBPBHEB"/>
        <w:rPr>
          <w:del w:id="133" w:author="Srishti" w:date="2025-11-06T09:37:00Z" w16du:dateUtc="2025-11-06T04:07:00Z"/>
        </w:rPr>
        <w:pPrChange w:id="134" w:author="Srishti" w:date="2025-11-06T09:37:00Z" w16du:dateUtc="2025-11-06T04:07:00Z">
          <w:pPr>
            <w:pStyle w:val="H4-Subheading"/>
          </w:pPr>
        </w:pPrChange>
      </w:pPr>
      <w:r w:rsidRPr="008F5295">
        <w:rPr>
          <w:b/>
          <w:bCs/>
          <w:rPrChange w:id="135" w:author="Srishti" w:date="2025-11-06T09:38:00Z" w16du:dateUtc="2025-11-06T04:08:00Z">
            <w:rPr>
              <w:b w:val="0"/>
              <w:i w:val="0"/>
              <w:iCs w:val="0"/>
            </w:rPr>
          </w:rPrChange>
        </w:rPr>
        <w:t xml:space="preserve">Efficient </w:t>
      </w:r>
      <w:ins w:id="136" w:author="Srishti" w:date="2025-11-06T09:38:00Z" w16du:dateUtc="2025-11-06T04:08:00Z">
        <w:r w:rsidR="008F5295" w:rsidRPr="008F5295">
          <w:rPr>
            <w:b/>
            <w:bCs/>
            <w:rPrChange w:id="137" w:author="Srishti" w:date="2025-11-06T09:38:00Z" w16du:dateUtc="2025-11-06T04:08:00Z">
              <w:rPr>
                <w:b w:val="0"/>
                <w:i w:val="0"/>
                <w:iCs w:val="0"/>
              </w:rPr>
            </w:rPrChange>
          </w:rPr>
          <w:t>r</w:t>
        </w:r>
      </w:ins>
      <w:del w:id="138" w:author="Srishti" w:date="2025-11-06T09:38:00Z" w16du:dateUtc="2025-11-06T04:08:00Z">
        <w:r w:rsidRPr="008F5295" w:rsidDel="008F5295">
          <w:rPr>
            <w:b/>
            <w:bCs/>
            <w:rPrChange w:id="139" w:author="Srishti" w:date="2025-11-06T09:38:00Z" w16du:dateUtc="2025-11-06T04:08:00Z">
              <w:rPr>
                <w:b w:val="0"/>
                <w:i w:val="0"/>
                <w:iCs w:val="0"/>
              </w:rPr>
            </w:rPrChange>
          </w:rPr>
          <w:delText>R</w:delText>
        </w:r>
      </w:del>
      <w:r w:rsidRPr="008F5295">
        <w:rPr>
          <w:b/>
          <w:bCs/>
          <w:rPrChange w:id="140" w:author="Srishti" w:date="2025-11-06T09:38:00Z" w16du:dateUtc="2025-11-06T04:08:00Z">
            <w:rPr>
              <w:b w:val="0"/>
              <w:i w:val="0"/>
              <w:iCs w:val="0"/>
            </w:rPr>
          </w:rPrChange>
        </w:rPr>
        <w:t xml:space="preserve">esource </w:t>
      </w:r>
      <w:ins w:id="141" w:author="Srishti" w:date="2025-11-06T09:38:00Z" w16du:dateUtc="2025-11-06T04:08:00Z">
        <w:r w:rsidR="008F5295" w:rsidRPr="008F5295">
          <w:rPr>
            <w:b/>
            <w:bCs/>
            <w:rPrChange w:id="142" w:author="Srishti" w:date="2025-11-06T09:38:00Z" w16du:dateUtc="2025-11-06T04:08:00Z">
              <w:rPr>
                <w:b w:val="0"/>
                <w:i w:val="0"/>
                <w:iCs w:val="0"/>
              </w:rPr>
            </w:rPrChange>
          </w:rPr>
          <w:t>u</w:t>
        </w:r>
      </w:ins>
      <w:del w:id="143" w:author="Srishti" w:date="2025-11-06T09:38:00Z" w16du:dateUtc="2025-11-06T04:08:00Z">
        <w:r w:rsidRPr="008F5295" w:rsidDel="008F5295">
          <w:rPr>
            <w:b/>
            <w:bCs/>
            <w:rPrChange w:id="144" w:author="Srishti" w:date="2025-11-06T09:38:00Z" w16du:dateUtc="2025-11-06T04:08:00Z">
              <w:rPr>
                <w:b w:val="0"/>
                <w:i w:val="0"/>
                <w:iCs w:val="0"/>
              </w:rPr>
            </w:rPrChange>
          </w:rPr>
          <w:delText>U</w:delText>
        </w:r>
      </w:del>
      <w:r w:rsidRPr="008F5295">
        <w:rPr>
          <w:b/>
          <w:bCs/>
          <w:rPrChange w:id="145" w:author="Srishti" w:date="2025-11-06T09:38:00Z" w16du:dateUtc="2025-11-06T04:08:00Z">
            <w:rPr>
              <w:b w:val="0"/>
              <w:i w:val="0"/>
              <w:iCs w:val="0"/>
            </w:rPr>
          </w:rPrChange>
        </w:rPr>
        <w:t>tilization</w:t>
      </w:r>
      <w:r w:rsidRPr="00DA1DC3">
        <w:t>:</w:t>
      </w:r>
      <w:ins w:id="146" w:author="Srishti" w:date="2025-11-06T09:37:00Z" w16du:dateUtc="2025-11-06T04:07:00Z">
        <w:r w:rsidR="008F5295">
          <w:t xml:space="preserve"> </w:t>
        </w:r>
      </w:ins>
    </w:p>
    <w:p w14:paraId="1F7040A4" w14:textId="72C24726" w:rsidR="00D50FAA" w:rsidRDefault="00D50FAA" w:rsidP="008F5295">
      <w:pPr>
        <w:pStyle w:val="NormalBPBHEB"/>
        <w:numPr>
          <w:ilvl w:val="0"/>
          <w:numId w:val="9"/>
        </w:numPr>
        <w:rPr>
          <w:ins w:id="147" w:author="Srishti" w:date="2025-11-06T09:38:00Z" w16du:dateUtc="2025-11-06T04:08:00Z"/>
        </w:rPr>
      </w:pPr>
      <w:r w:rsidRPr="00D50FAA">
        <w:t>A3C is designed to exploit multi-threaded architectures, enabling effective use of computational resources without requiring additional hardware. By leveraging these resources, it achieves faster training while maintaining efficiency.</w:t>
      </w:r>
    </w:p>
    <w:p w14:paraId="663370EA" w14:textId="77777777" w:rsidR="008F5295" w:rsidRPr="00DA1DC3" w:rsidRDefault="008F5295">
      <w:pPr>
        <w:pStyle w:val="NormalBPBHEB"/>
        <w:pPrChange w:id="148" w:author="Srishti" w:date="2025-11-06T10:21:00Z" w16du:dateUtc="2025-11-06T04:51:00Z">
          <w:pPr>
            <w:jc w:val="both"/>
          </w:pPr>
        </w:pPrChange>
      </w:pPr>
    </w:p>
    <w:p w14:paraId="5B8F7D3F" w14:textId="77777777" w:rsidR="00DA1DC3" w:rsidRDefault="00DA1DC3">
      <w:pPr>
        <w:pStyle w:val="Heading2BPBHEB"/>
        <w:pPrChange w:id="149" w:author="Srishti" w:date="2025-11-06T09:38:00Z" w16du:dateUtc="2025-11-06T04:08:00Z">
          <w:pPr>
            <w:pStyle w:val="H2-Heading"/>
          </w:pPr>
        </w:pPrChange>
      </w:pPr>
      <w:r w:rsidRPr="008C47C9">
        <w:t>Applications</w:t>
      </w:r>
    </w:p>
    <w:p w14:paraId="1E35BDB2" w14:textId="49A85D58" w:rsidR="003B0D8D" w:rsidRPr="003B0D8D" w:rsidRDefault="003B0D8D">
      <w:pPr>
        <w:pStyle w:val="NormalBPBHEB"/>
        <w:pPrChange w:id="150" w:author="Srishti" w:date="2025-11-06T09:38:00Z" w16du:dateUtc="2025-11-06T04:08:00Z">
          <w:pPr>
            <w:tabs>
              <w:tab w:val="num" w:pos="720"/>
            </w:tabs>
          </w:pPr>
        </w:pPrChange>
      </w:pPr>
      <w:r w:rsidRPr="003B0D8D">
        <w:t>A3C's versatility makes it suitable for a wide range of applications, including:</w:t>
      </w:r>
    </w:p>
    <w:p w14:paraId="2AC4BC1F" w14:textId="027D6C2D" w:rsidR="00DA1DC3" w:rsidRPr="00DA1DC3" w:rsidRDefault="00DA1DC3">
      <w:pPr>
        <w:pStyle w:val="NormalBPBHEB"/>
        <w:numPr>
          <w:ilvl w:val="0"/>
          <w:numId w:val="10"/>
        </w:numPr>
        <w:pPrChange w:id="151" w:author="Srishti" w:date="2025-11-06T09:38:00Z" w16du:dateUtc="2025-11-06T04:08:00Z">
          <w:pPr>
            <w:pStyle w:val="P-Regular"/>
            <w:numPr>
              <w:numId w:val="3"/>
            </w:numPr>
            <w:tabs>
              <w:tab w:val="num" w:pos="720"/>
            </w:tabs>
            <w:ind w:left="720" w:hanging="360"/>
            <w:jc w:val="both"/>
          </w:pPr>
        </w:pPrChange>
      </w:pPr>
      <w:r w:rsidRPr="00DA1DC3">
        <w:rPr>
          <w:b/>
          <w:bCs/>
        </w:rPr>
        <w:t xml:space="preserve">Video </w:t>
      </w:r>
      <w:ins w:id="152" w:author="Srishti" w:date="2025-11-06T09:38:00Z" w16du:dateUtc="2025-11-06T04:08:00Z">
        <w:r w:rsidR="008F5295">
          <w:rPr>
            <w:b/>
            <w:bCs/>
          </w:rPr>
          <w:t>g</w:t>
        </w:r>
      </w:ins>
      <w:del w:id="153" w:author="Srishti" w:date="2025-11-06T09:38:00Z" w16du:dateUtc="2025-11-06T04:08:00Z">
        <w:r w:rsidRPr="00DA1DC3" w:rsidDel="008F5295">
          <w:rPr>
            <w:b/>
            <w:bCs/>
          </w:rPr>
          <w:delText>G</w:delText>
        </w:r>
      </w:del>
      <w:r w:rsidRPr="00DA1DC3">
        <w:rPr>
          <w:b/>
          <w:bCs/>
        </w:rPr>
        <w:t xml:space="preserve">ame </w:t>
      </w:r>
      <w:ins w:id="154" w:author="Srishti" w:date="2025-11-06T09:38:00Z" w16du:dateUtc="2025-11-06T04:08:00Z">
        <w:r w:rsidR="008F5295">
          <w:rPr>
            <w:b/>
            <w:bCs/>
          </w:rPr>
          <w:t>t</w:t>
        </w:r>
      </w:ins>
      <w:del w:id="155" w:author="Srishti" w:date="2025-11-06T09:38:00Z" w16du:dateUtc="2025-11-06T04:08:00Z">
        <w:r w:rsidRPr="00DA1DC3" w:rsidDel="008F5295">
          <w:rPr>
            <w:b/>
            <w:bCs/>
          </w:rPr>
          <w:delText>T</w:delText>
        </w:r>
      </w:del>
      <w:r w:rsidRPr="00DA1DC3">
        <w:rPr>
          <w:b/>
          <w:bCs/>
        </w:rPr>
        <w:t>esting</w:t>
      </w:r>
      <w:r w:rsidRPr="00DA1DC3">
        <w:t xml:space="preserve">: </w:t>
      </w:r>
      <w:r w:rsidR="00C840F0" w:rsidRPr="00C840F0">
        <w:t xml:space="preserve">Automating gameplay allows developers to identify bugs, balance issues, and other design flaws efficiently </w:t>
      </w:r>
      <w:ins w:id="156" w:author="Srishti" w:date="2025-11-06T09:38:00Z" w16du:dateUtc="2025-11-06T04:08:00Z">
        <w:r w:rsidR="008F5295">
          <w:t>[2]</w:t>
        </w:r>
      </w:ins>
      <w:customXmlDelRangeStart w:id="157" w:author="Srishti" w:date="2025-11-06T09:38:00Z"/>
      <w:sdt>
        <w:sdtPr>
          <w:id w:val="72472948"/>
          <w:citation/>
        </w:sdtPr>
        <w:sdtContent>
          <w:customXmlDelRangeEnd w:id="157"/>
          <w:del w:id="158" w:author="Srishti" w:date="2025-11-06T09:38:00Z" w16du:dateUtc="2025-11-06T04:08:00Z">
            <w:r w:rsidR="00CD2F21" w:rsidDel="008F5295">
              <w:fldChar w:fldCharType="begin"/>
            </w:r>
            <w:r w:rsidR="00CD2F21" w:rsidDel="008F5295">
              <w:delInstrText xml:space="preserve"> CITATION Bellemare2013 \l 1033 </w:delInstrText>
            </w:r>
            <w:r w:rsidR="00CD2F21" w:rsidDel="008F5295">
              <w:fldChar w:fldCharType="separate"/>
            </w:r>
            <w:r w:rsidR="00E84876" w:rsidRPr="00E84876" w:rsidDel="008F5295">
              <w:rPr>
                <w:noProof/>
              </w:rPr>
              <w:delText>[2]</w:delText>
            </w:r>
            <w:r w:rsidR="00CD2F21" w:rsidDel="008F5295">
              <w:fldChar w:fldCharType="end"/>
            </w:r>
          </w:del>
          <w:customXmlDelRangeStart w:id="159" w:author="Srishti" w:date="2025-11-06T09:38:00Z"/>
        </w:sdtContent>
      </w:sdt>
      <w:customXmlDelRangeEnd w:id="159"/>
      <w:r w:rsidR="00C840F0" w:rsidRPr="00C840F0">
        <w:t>.</w:t>
      </w:r>
    </w:p>
    <w:p w14:paraId="5871A9C2" w14:textId="1A687E0B" w:rsidR="00DA1DC3" w:rsidRDefault="00DA1DC3" w:rsidP="008F5295">
      <w:pPr>
        <w:pStyle w:val="NormalBPBHEB"/>
        <w:numPr>
          <w:ilvl w:val="0"/>
          <w:numId w:val="10"/>
        </w:numPr>
        <w:rPr>
          <w:ins w:id="160" w:author="Srishti" w:date="2025-11-06T09:39:00Z" w16du:dateUtc="2025-11-06T04:09:00Z"/>
        </w:rPr>
      </w:pPr>
      <w:r w:rsidRPr="00DA1DC3">
        <w:rPr>
          <w:b/>
          <w:bCs/>
        </w:rPr>
        <w:t>Navigation</w:t>
      </w:r>
      <w:r w:rsidRPr="00DA1DC3">
        <w:t xml:space="preserve">: </w:t>
      </w:r>
      <w:r w:rsidR="00284BDA" w:rsidRPr="00284BDA">
        <w:t xml:space="preserve">Training autonomous vehicles or robots in dynamic environments equips them with adaptive strategies to handle real-world challenges </w:t>
      </w:r>
      <w:ins w:id="161" w:author="Srishti" w:date="2025-11-06T09:38:00Z" w16du:dateUtc="2025-11-06T04:08:00Z">
        <w:r w:rsidR="008F5295">
          <w:t>[3]</w:t>
        </w:r>
      </w:ins>
      <w:customXmlDelRangeStart w:id="162" w:author="Srishti" w:date="2025-11-06T09:38:00Z"/>
      <w:sdt>
        <w:sdtPr>
          <w:id w:val="1055672722"/>
          <w:citation/>
        </w:sdtPr>
        <w:sdtContent>
          <w:customXmlDelRangeEnd w:id="162"/>
          <w:del w:id="163" w:author="Srishti" w:date="2025-11-06T09:38:00Z" w16du:dateUtc="2025-11-06T04:08:00Z">
            <w:r w:rsidR="00CD2F21" w:rsidDel="008F5295">
              <w:fldChar w:fldCharType="begin"/>
            </w:r>
            <w:r w:rsidR="00CD2F21" w:rsidDel="008F5295">
              <w:delInstrText xml:space="preserve"> CITATION Kober2013 \l 1033 </w:delInstrText>
            </w:r>
            <w:r w:rsidR="00CD2F21" w:rsidDel="008F5295">
              <w:fldChar w:fldCharType="separate"/>
            </w:r>
            <w:r w:rsidR="00E84876" w:rsidRPr="00E84876" w:rsidDel="008F5295">
              <w:rPr>
                <w:noProof/>
              </w:rPr>
              <w:delText>[3]</w:delText>
            </w:r>
            <w:r w:rsidR="00CD2F21" w:rsidDel="008F5295">
              <w:fldChar w:fldCharType="end"/>
            </w:r>
          </w:del>
          <w:customXmlDelRangeStart w:id="164" w:author="Srishti" w:date="2025-11-06T09:38:00Z"/>
        </w:sdtContent>
      </w:sdt>
      <w:customXmlDelRangeEnd w:id="164"/>
      <w:r w:rsidR="00284BDA" w:rsidRPr="00284BDA">
        <w:t>.</w:t>
      </w:r>
    </w:p>
    <w:p w14:paraId="3C36BFD3" w14:textId="77777777" w:rsidR="008F5295" w:rsidRPr="00DA1DC3" w:rsidRDefault="008F5295">
      <w:pPr>
        <w:pStyle w:val="NormalBPBHEB"/>
        <w:pPrChange w:id="165" w:author="Srishti" w:date="2025-11-06T09:39:00Z" w16du:dateUtc="2025-11-06T04:09:00Z">
          <w:pPr>
            <w:pStyle w:val="P-Regular"/>
            <w:numPr>
              <w:numId w:val="3"/>
            </w:numPr>
            <w:tabs>
              <w:tab w:val="num" w:pos="720"/>
            </w:tabs>
            <w:ind w:left="720" w:hanging="360"/>
            <w:jc w:val="both"/>
          </w:pPr>
        </w:pPrChange>
      </w:pPr>
    </w:p>
    <w:p w14:paraId="1B8A4FAB" w14:textId="2FC278FD" w:rsidR="00DA1DC3" w:rsidRPr="00DA1DC3" w:rsidRDefault="00DA1DC3">
      <w:pPr>
        <w:pStyle w:val="Heading3BPBHEB"/>
        <w:pPrChange w:id="166" w:author="Srishti" w:date="2025-11-06T09:39:00Z" w16du:dateUtc="2025-11-06T04:09:00Z">
          <w:pPr>
            <w:pStyle w:val="H2-Heading"/>
          </w:pPr>
        </w:pPrChange>
      </w:pPr>
      <w:r w:rsidRPr="00DA1DC3">
        <w:t xml:space="preserve">Code </w:t>
      </w:r>
      <w:ins w:id="167" w:author="Srishti" w:date="2025-11-06T09:39:00Z" w16du:dateUtc="2025-11-06T04:09:00Z">
        <w:r w:rsidR="008F5295">
          <w:t>e</w:t>
        </w:r>
      </w:ins>
      <w:del w:id="168" w:author="Srishti" w:date="2025-11-06T09:39:00Z" w16du:dateUtc="2025-11-06T04:09:00Z">
        <w:r w:rsidRPr="00DA1DC3" w:rsidDel="008F5295">
          <w:delText>E</w:delText>
        </w:r>
      </w:del>
      <w:r w:rsidRPr="00DA1DC3">
        <w:t xml:space="preserve">xample: A </w:t>
      </w:r>
      <w:ins w:id="169" w:author="Srishti" w:date="2025-11-06T09:39:00Z" w16du:dateUtc="2025-11-06T04:09:00Z">
        <w:r w:rsidR="008F5295">
          <w:t>s</w:t>
        </w:r>
      </w:ins>
      <w:del w:id="170" w:author="Srishti" w:date="2025-11-06T09:39:00Z" w16du:dateUtc="2025-11-06T04:09:00Z">
        <w:r w:rsidRPr="00DA1DC3" w:rsidDel="008F5295">
          <w:delText>S</w:delText>
        </w:r>
      </w:del>
      <w:r w:rsidRPr="00DA1DC3">
        <w:t xml:space="preserve">imple A3C </w:t>
      </w:r>
      <w:ins w:id="171" w:author="Srishti" w:date="2025-11-06T09:39:00Z" w16du:dateUtc="2025-11-06T04:09:00Z">
        <w:r w:rsidR="008F5295">
          <w:t>f</w:t>
        </w:r>
      </w:ins>
      <w:del w:id="172" w:author="Srishti" w:date="2025-11-06T09:39:00Z" w16du:dateUtc="2025-11-06T04:09:00Z">
        <w:r w:rsidRPr="00DA1DC3" w:rsidDel="008F5295">
          <w:delText>F</w:delText>
        </w:r>
      </w:del>
      <w:r w:rsidRPr="00DA1DC3">
        <w:t>ramework</w:t>
      </w:r>
    </w:p>
    <w:p w14:paraId="4F1EA384" w14:textId="2E0400B7" w:rsidR="00CD6C41" w:rsidRDefault="00D8189D">
      <w:pPr>
        <w:pStyle w:val="NormalBPBHEB"/>
        <w:pPrChange w:id="173" w:author="Srishti" w:date="2025-11-06T09:39:00Z" w16du:dateUtc="2025-11-06T04:09:00Z">
          <w:pPr>
            <w:pStyle w:val="P-Regular"/>
            <w:jc w:val="both"/>
          </w:pPr>
        </w:pPrChange>
      </w:pPr>
      <w:r w:rsidRPr="00D8189D">
        <w:t>The following example demonstrates a basic implementation of an A3C framework in Python. This code builds a minimal environment and an A3C model to showcase how agents interact with their surroundings and update their policies</w:t>
      </w:r>
      <w:ins w:id="174" w:author="Srishti" w:date="2025-11-06T09:39:00Z" w16du:dateUtc="2025-11-06T04:09:00Z">
        <w:r w:rsidR="008F5295">
          <w:t xml:space="preserve">: </w:t>
        </w:r>
      </w:ins>
      <w:del w:id="175" w:author="Srishti" w:date="2025-11-06T09:39:00Z" w16du:dateUtc="2025-11-06T04:09:00Z">
        <w:r w:rsidRPr="00D8189D" w:rsidDel="008F5295">
          <w:delText>.</w:delText>
        </w:r>
      </w:del>
    </w:p>
    <w:p w14:paraId="241F24F2" w14:textId="6573E0BC" w:rsidR="00DA1DC3" w:rsidRPr="008F5295" w:rsidRDefault="00CD6C41" w:rsidP="004D27A6">
      <w:pPr>
        <w:pStyle w:val="SC-Source"/>
        <w:rPr>
          <w:rFonts w:ascii="Consolas" w:hAnsi="Consolas"/>
          <w:sz w:val="20"/>
          <w:szCs w:val="20"/>
          <w:rPrChange w:id="176" w:author="Srishti" w:date="2025-11-06T09:39:00Z" w16du:dateUtc="2025-11-06T04:09:00Z">
            <w:rPr/>
          </w:rPrChange>
        </w:rPr>
      </w:pPr>
      <w:r w:rsidRPr="008F5295">
        <w:rPr>
          <w:rFonts w:ascii="Consolas" w:hAnsi="Consolas"/>
          <w:sz w:val="20"/>
          <w:szCs w:val="20"/>
          <w:rPrChange w:id="177" w:author="Srishti" w:date="2025-11-06T09:39:00Z" w16du:dateUtc="2025-11-06T04:09:00Z">
            <w:rPr/>
          </w:rPrChange>
        </w:rPr>
        <w:t>`</w:t>
      </w:r>
      <w:r w:rsidR="00DA1DC3" w:rsidRPr="008F5295">
        <w:rPr>
          <w:rFonts w:ascii="Consolas" w:hAnsi="Consolas"/>
          <w:sz w:val="20"/>
          <w:szCs w:val="20"/>
          <w:rPrChange w:id="178" w:author="Srishti" w:date="2025-11-06T09:39:00Z" w16du:dateUtc="2025-11-06T04:09:00Z">
            <w:rPr/>
          </w:rPrChange>
        </w:rPr>
        <w:t>python</w:t>
      </w:r>
    </w:p>
    <w:p w14:paraId="64747BAB" w14:textId="77777777" w:rsidR="00CD6C41" w:rsidRPr="008F5295" w:rsidRDefault="00CD6C41" w:rsidP="004D27A6">
      <w:pPr>
        <w:pStyle w:val="SC-Source"/>
        <w:rPr>
          <w:rFonts w:ascii="Consolas" w:hAnsi="Consolas"/>
          <w:sz w:val="20"/>
          <w:szCs w:val="20"/>
          <w:rPrChange w:id="179" w:author="Srishti" w:date="2025-11-06T09:39:00Z" w16du:dateUtc="2025-11-06T04:09:00Z">
            <w:rPr/>
          </w:rPrChange>
        </w:rPr>
      </w:pPr>
    </w:p>
    <w:p w14:paraId="789C35B8" w14:textId="77777777" w:rsidR="00DA1DC3" w:rsidRPr="008F5295" w:rsidRDefault="333278B3" w:rsidP="333278B3">
      <w:pPr>
        <w:pStyle w:val="SC-Source"/>
        <w:rPr>
          <w:rFonts w:ascii="Consolas" w:hAnsi="Consolas"/>
          <w:sz w:val="20"/>
          <w:szCs w:val="20"/>
          <w:lang w:val="en-US"/>
          <w:rPrChange w:id="180" w:author="Srishti" w:date="2025-11-06T09:39:00Z" w16du:dateUtc="2025-11-06T04:09:00Z">
            <w:rPr>
              <w:lang w:val="en-US"/>
            </w:rPr>
          </w:rPrChange>
        </w:rPr>
      </w:pPr>
      <w:r w:rsidRPr="008F5295">
        <w:rPr>
          <w:rFonts w:ascii="Consolas" w:hAnsi="Consolas"/>
          <w:sz w:val="20"/>
          <w:szCs w:val="20"/>
          <w:lang w:val="en-US"/>
          <w:rPrChange w:id="181" w:author="Srishti" w:date="2025-11-06T09:39:00Z" w16du:dateUtc="2025-11-06T04:09:00Z">
            <w:rPr>
              <w:lang w:val="en-US"/>
            </w:rPr>
          </w:rPrChange>
        </w:rPr>
        <w:t>import tensorflow as tf</w:t>
      </w:r>
    </w:p>
    <w:p w14:paraId="1BC5C6B6" w14:textId="77777777" w:rsidR="00DA1DC3" w:rsidRPr="008F5295" w:rsidRDefault="333278B3" w:rsidP="004D27A6">
      <w:pPr>
        <w:pStyle w:val="SC-Source"/>
        <w:rPr>
          <w:rFonts w:ascii="Consolas" w:hAnsi="Consolas"/>
          <w:sz w:val="20"/>
          <w:szCs w:val="20"/>
          <w:rPrChange w:id="182" w:author="Srishti" w:date="2025-11-06T09:39:00Z" w16du:dateUtc="2025-11-06T04:09:00Z">
            <w:rPr/>
          </w:rPrChange>
        </w:rPr>
      </w:pPr>
      <w:r w:rsidRPr="008F5295">
        <w:rPr>
          <w:rFonts w:ascii="Consolas" w:hAnsi="Consolas"/>
          <w:sz w:val="20"/>
          <w:szCs w:val="20"/>
          <w:lang w:val="en-US"/>
          <w:rPrChange w:id="183" w:author="Srishti" w:date="2025-11-06T09:39:00Z" w16du:dateUtc="2025-11-06T04:09:00Z">
            <w:rPr>
              <w:lang w:val="en-US"/>
            </w:rPr>
          </w:rPrChange>
        </w:rPr>
        <w:t>from tensorflow.keras.models import Model</w:t>
      </w:r>
    </w:p>
    <w:p w14:paraId="0D64F921" w14:textId="77777777" w:rsidR="00DA1DC3" w:rsidRPr="008F5295" w:rsidRDefault="333278B3" w:rsidP="004D27A6">
      <w:pPr>
        <w:pStyle w:val="SC-Source"/>
        <w:rPr>
          <w:rFonts w:ascii="Consolas" w:hAnsi="Consolas"/>
          <w:sz w:val="20"/>
          <w:szCs w:val="20"/>
          <w:rPrChange w:id="184" w:author="Srishti" w:date="2025-11-06T09:39:00Z" w16du:dateUtc="2025-11-06T04:09:00Z">
            <w:rPr/>
          </w:rPrChange>
        </w:rPr>
      </w:pPr>
      <w:r w:rsidRPr="008F5295">
        <w:rPr>
          <w:rFonts w:ascii="Consolas" w:hAnsi="Consolas"/>
          <w:sz w:val="20"/>
          <w:szCs w:val="20"/>
          <w:lang w:val="en-US"/>
          <w:rPrChange w:id="185" w:author="Srishti" w:date="2025-11-06T09:39:00Z" w16du:dateUtc="2025-11-06T04:09:00Z">
            <w:rPr>
              <w:lang w:val="en-US"/>
            </w:rPr>
          </w:rPrChange>
        </w:rPr>
        <w:t>from tensorflow.keras.</w:t>
      </w:r>
      <w:proofErr w:type="gramStart"/>
      <w:r w:rsidRPr="008F5295">
        <w:rPr>
          <w:rFonts w:ascii="Consolas" w:hAnsi="Consolas"/>
          <w:sz w:val="20"/>
          <w:szCs w:val="20"/>
          <w:lang w:val="en-US"/>
          <w:rPrChange w:id="186" w:author="Srishti" w:date="2025-11-06T09:39:00Z" w16du:dateUtc="2025-11-06T04:09:00Z">
            <w:rPr>
              <w:lang w:val="en-US"/>
            </w:rPr>
          </w:rPrChange>
        </w:rPr>
        <w:t>layers import</w:t>
      </w:r>
      <w:proofErr w:type="gramEnd"/>
      <w:r w:rsidRPr="008F5295">
        <w:rPr>
          <w:rFonts w:ascii="Consolas" w:hAnsi="Consolas"/>
          <w:sz w:val="20"/>
          <w:szCs w:val="20"/>
          <w:lang w:val="en-US"/>
          <w:rPrChange w:id="187" w:author="Srishti" w:date="2025-11-06T09:39:00Z" w16du:dateUtc="2025-11-06T04:09:00Z">
            <w:rPr>
              <w:lang w:val="en-US"/>
            </w:rPr>
          </w:rPrChange>
        </w:rPr>
        <w:t xml:space="preserve"> Input, Dense</w:t>
      </w:r>
    </w:p>
    <w:p w14:paraId="75B625A0" w14:textId="77777777" w:rsidR="00DA1DC3" w:rsidRPr="008F5295" w:rsidRDefault="00DA1DC3" w:rsidP="004D27A6">
      <w:pPr>
        <w:pStyle w:val="SC-Source"/>
        <w:rPr>
          <w:rFonts w:ascii="Consolas" w:hAnsi="Consolas"/>
          <w:sz w:val="20"/>
          <w:szCs w:val="20"/>
          <w:rPrChange w:id="188" w:author="Srishti" w:date="2025-11-06T09:39:00Z" w16du:dateUtc="2025-11-06T04:09:00Z">
            <w:rPr/>
          </w:rPrChange>
        </w:rPr>
      </w:pPr>
    </w:p>
    <w:p w14:paraId="67CE65A1" w14:textId="77777777" w:rsidR="00DA1DC3" w:rsidRPr="008F5295" w:rsidRDefault="00DA1DC3" w:rsidP="004D27A6">
      <w:pPr>
        <w:pStyle w:val="SC-Source"/>
        <w:rPr>
          <w:rFonts w:ascii="Consolas" w:hAnsi="Consolas"/>
          <w:sz w:val="20"/>
          <w:szCs w:val="20"/>
          <w:rPrChange w:id="189" w:author="Srishti" w:date="2025-11-06T09:39:00Z" w16du:dateUtc="2025-11-06T04:09:00Z">
            <w:rPr/>
          </w:rPrChange>
        </w:rPr>
      </w:pPr>
      <w:r w:rsidRPr="008F5295">
        <w:rPr>
          <w:rFonts w:ascii="Consolas" w:hAnsi="Consolas"/>
          <w:sz w:val="20"/>
          <w:szCs w:val="20"/>
          <w:rPrChange w:id="190" w:author="Srishti" w:date="2025-11-06T09:39:00Z" w16du:dateUtc="2025-11-06T04:09:00Z">
            <w:rPr/>
          </w:rPrChange>
        </w:rPr>
        <w:t># Define a simple environment</w:t>
      </w:r>
    </w:p>
    <w:p w14:paraId="741DD117" w14:textId="77777777" w:rsidR="00DA1DC3" w:rsidRPr="008F5295" w:rsidRDefault="333278B3" w:rsidP="004D27A6">
      <w:pPr>
        <w:pStyle w:val="SC-Source"/>
        <w:rPr>
          <w:rFonts w:ascii="Consolas" w:hAnsi="Consolas"/>
          <w:sz w:val="20"/>
          <w:szCs w:val="20"/>
          <w:rPrChange w:id="191" w:author="Srishti" w:date="2025-11-06T09:39:00Z" w16du:dateUtc="2025-11-06T04:09:00Z">
            <w:rPr/>
          </w:rPrChange>
        </w:rPr>
      </w:pPr>
      <w:r w:rsidRPr="008F5295">
        <w:rPr>
          <w:rFonts w:ascii="Consolas" w:hAnsi="Consolas"/>
          <w:sz w:val="20"/>
          <w:szCs w:val="20"/>
          <w:lang w:val="en-US"/>
          <w:rPrChange w:id="192" w:author="Srishti" w:date="2025-11-06T09:39:00Z" w16du:dateUtc="2025-11-06T04:09:00Z">
            <w:rPr>
              <w:lang w:val="en-US"/>
            </w:rPr>
          </w:rPrChange>
        </w:rPr>
        <w:t>class SimpleEnv:</w:t>
      </w:r>
    </w:p>
    <w:p w14:paraId="36EB4602" w14:textId="77777777" w:rsidR="00DA1DC3" w:rsidRPr="008F5295" w:rsidRDefault="333278B3" w:rsidP="004D27A6">
      <w:pPr>
        <w:pStyle w:val="SC-Source"/>
        <w:rPr>
          <w:rFonts w:ascii="Consolas" w:hAnsi="Consolas"/>
          <w:sz w:val="20"/>
          <w:szCs w:val="20"/>
          <w:rPrChange w:id="193" w:author="Srishti" w:date="2025-11-06T09:39:00Z" w16du:dateUtc="2025-11-06T04:09:00Z">
            <w:rPr/>
          </w:rPrChange>
        </w:rPr>
      </w:pPr>
      <w:r w:rsidRPr="008F5295">
        <w:rPr>
          <w:rFonts w:ascii="Consolas" w:hAnsi="Consolas"/>
          <w:sz w:val="20"/>
          <w:szCs w:val="20"/>
          <w:lang w:val="en-US"/>
          <w:rPrChange w:id="194" w:author="Srishti" w:date="2025-11-06T09:39:00Z" w16du:dateUtc="2025-11-06T04:09:00Z">
            <w:rPr>
              <w:lang w:val="en-US"/>
            </w:rPr>
          </w:rPrChange>
        </w:rPr>
        <w:t xml:space="preserve">    def __init__(self):</w:t>
      </w:r>
    </w:p>
    <w:p w14:paraId="7AE98EDE" w14:textId="77777777" w:rsidR="00DA1DC3" w:rsidRPr="008F5295" w:rsidRDefault="333278B3" w:rsidP="004D27A6">
      <w:pPr>
        <w:pStyle w:val="SC-Source"/>
        <w:rPr>
          <w:rFonts w:ascii="Consolas" w:hAnsi="Consolas"/>
          <w:sz w:val="20"/>
          <w:szCs w:val="20"/>
          <w:rPrChange w:id="195" w:author="Srishti" w:date="2025-11-06T09:39:00Z" w16du:dateUtc="2025-11-06T04:09:00Z">
            <w:rPr/>
          </w:rPrChange>
        </w:rPr>
      </w:pPr>
      <w:r w:rsidRPr="008F5295">
        <w:rPr>
          <w:rFonts w:ascii="Consolas" w:hAnsi="Consolas"/>
          <w:sz w:val="20"/>
          <w:szCs w:val="20"/>
          <w:lang w:val="en-US"/>
          <w:rPrChange w:id="196" w:author="Srishti" w:date="2025-11-06T09:39:00Z" w16du:dateUtc="2025-11-06T04:09:00Z">
            <w:rPr>
              <w:lang w:val="en-US"/>
            </w:rPr>
          </w:rPrChange>
        </w:rPr>
        <w:t xml:space="preserve">        self.state = 0</w:t>
      </w:r>
    </w:p>
    <w:p w14:paraId="6D1ADA2D" w14:textId="77777777" w:rsidR="00DA1DC3" w:rsidRPr="008F5295" w:rsidRDefault="00DA1DC3" w:rsidP="004D27A6">
      <w:pPr>
        <w:pStyle w:val="SC-Source"/>
        <w:rPr>
          <w:rFonts w:ascii="Consolas" w:hAnsi="Consolas"/>
          <w:sz w:val="20"/>
          <w:szCs w:val="20"/>
          <w:rPrChange w:id="197" w:author="Srishti" w:date="2025-11-06T09:39:00Z" w16du:dateUtc="2025-11-06T04:09:00Z">
            <w:rPr/>
          </w:rPrChange>
        </w:rPr>
      </w:pPr>
    </w:p>
    <w:p w14:paraId="3A30D02E" w14:textId="77777777" w:rsidR="00DA1DC3" w:rsidRPr="008F5295" w:rsidRDefault="333278B3" w:rsidP="004D27A6">
      <w:pPr>
        <w:pStyle w:val="SC-Source"/>
        <w:rPr>
          <w:rFonts w:ascii="Consolas" w:hAnsi="Consolas"/>
          <w:sz w:val="20"/>
          <w:szCs w:val="20"/>
          <w:rPrChange w:id="198" w:author="Srishti" w:date="2025-11-06T09:39:00Z" w16du:dateUtc="2025-11-06T04:09:00Z">
            <w:rPr/>
          </w:rPrChange>
        </w:rPr>
      </w:pPr>
      <w:r w:rsidRPr="008F5295">
        <w:rPr>
          <w:rFonts w:ascii="Consolas" w:hAnsi="Consolas"/>
          <w:sz w:val="20"/>
          <w:szCs w:val="20"/>
          <w:lang w:val="en-US"/>
          <w:rPrChange w:id="199" w:author="Srishti" w:date="2025-11-06T09:39:00Z" w16du:dateUtc="2025-11-06T04:09:00Z">
            <w:rPr>
              <w:lang w:val="en-US"/>
            </w:rPr>
          </w:rPrChange>
        </w:rPr>
        <w:lastRenderedPageBreak/>
        <w:t xml:space="preserve">    def step(self, action):</w:t>
      </w:r>
    </w:p>
    <w:p w14:paraId="7DAF5AD6" w14:textId="77777777" w:rsidR="00DA1DC3" w:rsidRPr="008F5295" w:rsidRDefault="00DA1DC3" w:rsidP="004D27A6">
      <w:pPr>
        <w:pStyle w:val="SC-Source"/>
        <w:rPr>
          <w:rFonts w:ascii="Consolas" w:hAnsi="Consolas"/>
          <w:sz w:val="20"/>
          <w:szCs w:val="20"/>
          <w:rPrChange w:id="200" w:author="Srishti" w:date="2025-11-06T09:39:00Z" w16du:dateUtc="2025-11-06T04:09:00Z">
            <w:rPr/>
          </w:rPrChange>
        </w:rPr>
      </w:pPr>
      <w:r w:rsidRPr="008F5295">
        <w:rPr>
          <w:rFonts w:ascii="Consolas" w:hAnsi="Consolas"/>
          <w:sz w:val="20"/>
          <w:szCs w:val="20"/>
          <w:rPrChange w:id="201" w:author="Srishti" w:date="2025-11-06T09:39:00Z" w16du:dateUtc="2025-11-06T04:09:00Z">
            <w:rPr/>
          </w:rPrChange>
        </w:rPr>
        <w:t xml:space="preserve">        reward = action * 0.1</w:t>
      </w:r>
    </w:p>
    <w:p w14:paraId="4B3CB3AF" w14:textId="77777777" w:rsidR="00DA1DC3" w:rsidRPr="008F5295" w:rsidRDefault="333278B3" w:rsidP="004D27A6">
      <w:pPr>
        <w:pStyle w:val="SC-Source"/>
        <w:rPr>
          <w:rFonts w:ascii="Consolas" w:hAnsi="Consolas"/>
          <w:sz w:val="20"/>
          <w:szCs w:val="20"/>
          <w:rPrChange w:id="202" w:author="Srishti" w:date="2025-11-06T09:39:00Z" w16du:dateUtc="2025-11-06T04:09:00Z">
            <w:rPr/>
          </w:rPrChange>
        </w:rPr>
      </w:pPr>
      <w:r w:rsidRPr="008F5295">
        <w:rPr>
          <w:rFonts w:ascii="Consolas" w:hAnsi="Consolas"/>
          <w:sz w:val="20"/>
          <w:szCs w:val="20"/>
          <w:lang w:val="en-US"/>
          <w:rPrChange w:id="203" w:author="Srishti" w:date="2025-11-06T09:39:00Z" w16du:dateUtc="2025-11-06T04:09:00Z">
            <w:rPr>
              <w:lang w:val="en-US"/>
            </w:rPr>
          </w:rPrChange>
        </w:rPr>
        <w:t xml:space="preserve">        self.state += action</w:t>
      </w:r>
    </w:p>
    <w:p w14:paraId="72C628CC" w14:textId="77777777" w:rsidR="00DA1DC3" w:rsidRPr="008F5295" w:rsidRDefault="333278B3" w:rsidP="004D27A6">
      <w:pPr>
        <w:pStyle w:val="SC-Source"/>
        <w:rPr>
          <w:rFonts w:ascii="Consolas" w:hAnsi="Consolas"/>
          <w:sz w:val="20"/>
          <w:szCs w:val="20"/>
          <w:rPrChange w:id="204" w:author="Srishti" w:date="2025-11-06T09:39:00Z" w16du:dateUtc="2025-11-06T04:09:00Z">
            <w:rPr/>
          </w:rPrChange>
        </w:rPr>
      </w:pPr>
      <w:r w:rsidRPr="008F5295">
        <w:rPr>
          <w:rFonts w:ascii="Consolas" w:hAnsi="Consolas"/>
          <w:sz w:val="20"/>
          <w:szCs w:val="20"/>
          <w:lang w:val="en-US"/>
          <w:rPrChange w:id="205" w:author="Srishti" w:date="2025-11-06T09:39:00Z" w16du:dateUtc="2025-11-06T04:09:00Z">
            <w:rPr>
              <w:lang w:val="en-US"/>
            </w:rPr>
          </w:rPrChange>
        </w:rPr>
        <w:t xml:space="preserve">        done = self.state &gt;= 10</w:t>
      </w:r>
    </w:p>
    <w:p w14:paraId="37180D5A" w14:textId="77777777" w:rsidR="00DA1DC3" w:rsidRPr="008F5295" w:rsidRDefault="333278B3" w:rsidP="004D27A6">
      <w:pPr>
        <w:pStyle w:val="SC-Source"/>
        <w:rPr>
          <w:rFonts w:ascii="Consolas" w:hAnsi="Consolas"/>
          <w:sz w:val="20"/>
          <w:szCs w:val="20"/>
          <w:rPrChange w:id="206" w:author="Srishti" w:date="2025-11-06T09:39:00Z" w16du:dateUtc="2025-11-06T04:09:00Z">
            <w:rPr/>
          </w:rPrChange>
        </w:rPr>
      </w:pPr>
      <w:r w:rsidRPr="008F5295">
        <w:rPr>
          <w:rFonts w:ascii="Consolas" w:hAnsi="Consolas"/>
          <w:sz w:val="20"/>
          <w:szCs w:val="20"/>
          <w:lang w:val="en-US"/>
          <w:rPrChange w:id="207" w:author="Srishti" w:date="2025-11-06T09:39:00Z" w16du:dateUtc="2025-11-06T04:09:00Z">
            <w:rPr>
              <w:lang w:val="en-US"/>
            </w:rPr>
          </w:rPrChange>
        </w:rPr>
        <w:t xml:space="preserve">        return self.state, reward, done</w:t>
      </w:r>
    </w:p>
    <w:p w14:paraId="30C4F742" w14:textId="77777777" w:rsidR="00DA1DC3" w:rsidRPr="008F5295" w:rsidRDefault="00DA1DC3" w:rsidP="004D27A6">
      <w:pPr>
        <w:pStyle w:val="SC-Source"/>
        <w:rPr>
          <w:rFonts w:ascii="Consolas" w:hAnsi="Consolas"/>
          <w:sz w:val="20"/>
          <w:szCs w:val="20"/>
          <w:rPrChange w:id="208" w:author="Srishti" w:date="2025-11-06T09:39:00Z" w16du:dateUtc="2025-11-06T04:09:00Z">
            <w:rPr/>
          </w:rPrChange>
        </w:rPr>
      </w:pPr>
    </w:p>
    <w:p w14:paraId="0F4E7659" w14:textId="77777777" w:rsidR="00DA1DC3" w:rsidRPr="008F5295" w:rsidRDefault="00DA1DC3" w:rsidP="004D27A6">
      <w:pPr>
        <w:pStyle w:val="SC-Source"/>
        <w:rPr>
          <w:rFonts w:ascii="Consolas" w:hAnsi="Consolas"/>
          <w:sz w:val="20"/>
          <w:szCs w:val="20"/>
          <w:rPrChange w:id="209" w:author="Srishti" w:date="2025-11-06T09:39:00Z" w16du:dateUtc="2025-11-06T04:09:00Z">
            <w:rPr/>
          </w:rPrChange>
        </w:rPr>
      </w:pPr>
      <w:r w:rsidRPr="008F5295">
        <w:rPr>
          <w:rFonts w:ascii="Consolas" w:hAnsi="Consolas"/>
          <w:sz w:val="20"/>
          <w:szCs w:val="20"/>
          <w:rPrChange w:id="210" w:author="Srishti" w:date="2025-11-06T09:39:00Z" w16du:dateUtc="2025-11-06T04:09:00Z">
            <w:rPr/>
          </w:rPrChange>
        </w:rPr>
        <w:t xml:space="preserve">    def reset(self):</w:t>
      </w:r>
    </w:p>
    <w:p w14:paraId="501EDFDD" w14:textId="77777777" w:rsidR="00DA1DC3" w:rsidRPr="008F5295" w:rsidRDefault="333278B3" w:rsidP="004D27A6">
      <w:pPr>
        <w:pStyle w:val="SC-Source"/>
        <w:rPr>
          <w:rFonts w:ascii="Consolas" w:hAnsi="Consolas"/>
          <w:sz w:val="20"/>
          <w:szCs w:val="20"/>
          <w:rPrChange w:id="211" w:author="Srishti" w:date="2025-11-06T09:39:00Z" w16du:dateUtc="2025-11-06T04:09:00Z">
            <w:rPr/>
          </w:rPrChange>
        </w:rPr>
      </w:pPr>
      <w:r w:rsidRPr="008F5295">
        <w:rPr>
          <w:rFonts w:ascii="Consolas" w:hAnsi="Consolas"/>
          <w:sz w:val="20"/>
          <w:szCs w:val="20"/>
          <w:lang w:val="en-US"/>
          <w:rPrChange w:id="212" w:author="Srishti" w:date="2025-11-06T09:39:00Z" w16du:dateUtc="2025-11-06T04:09:00Z">
            <w:rPr>
              <w:lang w:val="en-US"/>
            </w:rPr>
          </w:rPrChange>
        </w:rPr>
        <w:t xml:space="preserve">        self.state = 0</w:t>
      </w:r>
    </w:p>
    <w:p w14:paraId="4B7F0F94" w14:textId="77777777" w:rsidR="00DA1DC3" w:rsidRPr="008F5295" w:rsidRDefault="333278B3" w:rsidP="333278B3">
      <w:pPr>
        <w:pStyle w:val="SC-Source"/>
        <w:rPr>
          <w:rFonts w:ascii="Consolas" w:hAnsi="Consolas"/>
          <w:sz w:val="20"/>
          <w:szCs w:val="20"/>
          <w:lang w:val="en-US"/>
          <w:rPrChange w:id="213" w:author="Srishti" w:date="2025-11-06T09:39:00Z" w16du:dateUtc="2025-11-06T04:09:00Z">
            <w:rPr>
              <w:lang w:val="en-US"/>
            </w:rPr>
          </w:rPrChange>
        </w:rPr>
      </w:pPr>
      <w:r w:rsidRPr="008F5295">
        <w:rPr>
          <w:rFonts w:ascii="Consolas" w:hAnsi="Consolas"/>
          <w:sz w:val="20"/>
          <w:szCs w:val="20"/>
          <w:lang w:val="en-US"/>
          <w:rPrChange w:id="214" w:author="Srishti" w:date="2025-11-06T09:39:00Z" w16du:dateUtc="2025-11-06T04:09:00Z">
            <w:rPr>
              <w:lang w:val="en-US"/>
            </w:rPr>
          </w:rPrChange>
        </w:rPr>
        <w:t xml:space="preserve">        return self.state</w:t>
      </w:r>
    </w:p>
    <w:p w14:paraId="648588FD" w14:textId="77777777" w:rsidR="00DA1DC3" w:rsidRPr="008F5295" w:rsidRDefault="00DA1DC3" w:rsidP="004D27A6">
      <w:pPr>
        <w:pStyle w:val="SC-Source"/>
        <w:rPr>
          <w:rFonts w:ascii="Consolas" w:hAnsi="Consolas"/>
          <w:sz w:val="20"/>
          <w:szCs w:val="20"/>
          <w:rPrChange w:id="215" w:author="Srishti" w:date="2025-11-06T09:39:00Z" w16du:dateUtc="2025-11-06T04:09:00Z">
            <w:rPr/>
          </w:rPrChange>
        </w:rPr>
      </w:pPr>
    </w:p>
    <w:p w14:paraId="71E54526" w14:textId="77777777" w:rsidR="00DA1DC3" w:rsidRPr="008F5295" w:rsidRDefault="00DA1DC3" w:rsidP="004D27A6">
      <w:pPr>
        <w:pStyle w:val="SC-Source"/>
        <w:rPr>
          <w:rFonts w:ascii="Consolas" w:hAnsi="Consolas"/>
          <w:sz w:val="20"/>
          <w:szCs w:val="20"/>
          <w:rPrChange w:id="216" w:author="Srishti" w:date="2025-11-06T09:39:00Z" w16du:dateUtc="2025-11-06T04:09:00Z">
            <w:rPr/>
          </w:rPrChange>
        </w:rPr>
      </w:pPr>
      <w:r w:rsidRPr="008F5295">
        <w:rPr>
          <w:rFonts w:ascii="Consolas" w:hAnsi="Consolas"/>
          <w:sz w:val="20"/>
          <w:szCs w:val="20"/>
          <w:rPrChange w:id="217" w:author="Srishti" w:date="2025-11-06T09:39:00Z" w16du:dateUtc="2025-11-06T04:09:00Z">
            <w:rPr/>
          </w:rPrChange>
        </w:rPr>
        <w:t># A3C Model</w:t>
      </w:r>
    </w:p>
    <w:p w14:paraId="039AAA96" w14:textId="77777777" w:rsidR="00DA1DC3" w:rsidRPr="008F5295" w:rsidRDefault="333278B3" w:rsidP="004D27A6">
      <w:pPr>
        <w:pStyle w:val="SC-Source"/>
        <w:rPr>
          <w:rFonts w:ascii="Consolas" w:hAnsi="Consolas"/>
          <w:sz w:val="20"/>
          <w:szCs w:val="20"/>
          <w:rPrChange w:id="218" w:author="Srishti" w:date="2025-11-06T09:39:00Z" w16du:dateUtc="2025-11-06T04:09:00Z">
            <w:rPr/>
          </w:rPrChange>
        </w:rPr>
      </w:pPr>
      <w:r w:rsidRPr="008F5295">
        <w:rPr>
          <w:rFonts w:ascii="Consolas" w:hAnsi="Consolas"/>
          <w:sz w:val="20"/>
          <w:szCs w:val="20"/>
          <w:lang w:val="en-US"/>
          <w:rPrChange w:id="219" w:author="Srishti" w:date="2025-11-06T09:39:00Z" w16du:dateUtc="2025-11-06T04:09:00Z">
            <w:rPr>
              <w:lang w:val="en-US"/>
            </w:rPr>
          </w:rPrChange>
        </w:rPr>
        <w:t>def build_a3c_model():</w:t>
      </w:r>
    </w:p>
    <w:p w14:paraId="5F8EDFA2" w14:textId="77777777" w:rsidR="00DA1DC3" w:rsidRPr="008F5295" w:rsidRDefault="333278B3" w:rsidP="004D27A6">
      <w:pPr>
        <w:pStyle w:val="SC-Source"/>
        <w:rPr>
          <w:rFonts w:ascii="Consolas" w:hAnsi="Consolas"/>
          <w:sz w:val="20"/>
          <w:szCs w:val="20"/>
          <w:rPrChange w:id="220" w:author="Srishti" w:date="2025-11-06T09:39:00Z" w16du:dateUtc="2025-11-06T04:09:00Z">
            <w:rPr/>
          </w:rPrChange>
        </w:rPr>
      </w:pPr>
      <w:r w:rsidRPr="008F5295">
        <w:rPr>
          <w:rFonts w:ascii="Consolas" w:hAnsi="Consolas"/>
          <w:sz w:val="20"/>
          <w:szCs w:val="20"/>
          <w:lang w:val="en-US"/>
          <w:rPrChange w:id="221" w:author="Srishti" w:date="2025-11-06T09:39:00Z" w16du:dateUtc="2025-11-06T04:09:00Z">
            <w:rPr>
              <w:lang w:val="en-US"/>
            </w:rPr>
          </w:rPrChange>
        </w:rPr>
        <w:t xml:space="preserve">    input_layer = Input(shape=(1,))</w:t>
      </w:r>
    </w:p>
    <w:p w14:paraId="07262AF6" w14:textId="77777777" w:rsidR="00DA1DC3" w:rsidRPr="008F5295" w:rsidRDefault="333278B3" w:rsidP="004D27A6">
      <w:pPr>
        <w:pStyle w:val="SC-Source"/>
        <w:rPr>
          <w:rFonts w:ascii="Consolas" w:hAnsi="Consolas"/>
          <w:sz w:val="20"/>
          <w:szCs w:val="20"/>
          <w:rPrChange w:id="222" w:author="Srishti" w:date="2025-11-06T09:39:00Z" w16du:dateUtc="2025-11-06T04:09:00Z">
            <w:rPr/>
          </w:rPrChange>
        </w:rPr>
      </w:pPr>
      <w:r w:rsidRPr="008F5295">
        <w:rPr>
          <w:rFonts w:ascii="Consolas" w:hAnsi="Consolas"/>
          <w:sz w:val="20"/>
          <w:szCs w:val="20"/>
          <w:lang w:val="en-US"/>
          <w:rPrChange w:id="223" w:author="Srishti" w:date="2025-11-06T09:39:00Z" w16du:dateUtc="2025-11-06T04:09:00Z">
            <w:rPr>
              <w:lang w:val="en-US"/>
            </w:rPr>
          </w:rPrChange>
        </w:rPr>
        <w:t xml:space="preserve">    dense = Dense(32, activation='relu')(input_layer)</w:t>
      </w:r>
    </w:p>
    <w:p w14:paraId="5E4AE26D" w14:textId="77777777" w:rsidR="00DA1DC3" w:rsidRPr="008F5295" w:rsidRDefault="333278B3" w:rsidP="004D27A6">
      <w:pPr>
        <w:pStyle w:val="SC-Source"/>
        <w:rPr>
          <w:rFonts w:ascii="Consolas" w:hAnsi="Consolas"/>
          <w:sz w:val="20"/>
          <w:szCs w:val="20"/>
          <w:rPrChange w:id="224" w:author="Srishti" w:date="2025-11-06T09:39:00Z" w16du:dateUtc="2025-11-06T04:09:00Z">
            <w:rPr/>
          </w:rPrChange>
        </w:rPr>
      </w:pPr>
      <w:r w:rsidRPr="008F5295">
        <w:rPr>
          <w:rFonts w:ascii="Consolas" w:hAnsi="Consolas"/>
          <w:sz w:val="20"/>
          <w:szCs w:val="20"/>
          <w:lang w:val="en-US"/>
          <w:rPrChange w:id="225" w:author="Srishti" w:date="2025-11-06T09:39:00Z" w16du:dateUtc="2025-11-06T04:09:00Z">
            <w:rPr>
              <w:lang w:val="en-US"/>
            </w:rPr>
          </w:rPrChange>
        </w:rPr>
        <w:t xml:space="preserve">    policy = Dense(2, activation='softmax')(dense)</w:t>
      </w:r>
    </w:p>
    <w:p w14:paraId="79DD5F3D" w14:textId="77777777" w:rsidR="00DA1DC3" w:rsidRPr="008F5295" w:rsidRDefault="333278B3" w:rsidP="004D27A6">
      <w:pPr>
        <w:pStyle w:val="SC-Source"/>
        <w:rPr>
          <w:rFonts w:ascii="Consolas" w:hAnsi="Consolas"/>
          <w:sz w:val="20"/>
          <w:szCs w:val="20"/>
          <w:rPrChange w:id="226" w:author="Srishti" w:date="2025-11-06T09:39:00Z" w16du:dateUtc="2025-11-06T04:09:00Z">
            <w:rPr/>
          </w:rPrChange>
        </w:rPr>
      </w:pPr>
      <w:r w:rsidRPr="008F5295">
        <w:rPr>
          <w:rFonts w:ascii="Consolas" w:hAnsi="Consolas"/>
          <w:sz w:val="20"/>
          <w:szCs w:val="20"/>
          <w:lang w:val="en-US"/>
          <w:rPrChange w:id="227" w:author="Srishti" w:date="2025-11-06T09:39:00Z" w16du:dateUtc="2025-11-06T04:09:00Z">
            <w:rPr>
              <w:lang w:val="en-US"/>
            </w:rPr>
          </w:rPrChange>
        </w:rPr>
        <w:t xml:space="preserve">    value = Dense(1)(dense)</w:t>
      </w:r>
    </w:p>
    <w:p w14:paraId="3C9B99BA" w14:textId="77777777" w:rsidR="00DA1DC3" w:rsidRPr="008F5295" w:rsidRDefault="333278B3" w:rsidP="004D27A6">
      <w:pPr>
        <w:pStyle w:val="SC-Source"/>
        <w:rPr>
          <w:rFonts w:ascii="Consolas" w:hAnsi="Consolas"/>
          <w:sz w:val="20"/>
          <w:szCs w:val="20"/>
          <w:rPrChange w:id="228" w:author="Srishti" w:date="2025-11-06T09:39:00Z" w16du:dateUtc="2025-11-06T04:09:00Z">
            <w:rPr/>
          </w:rPrChange>
        </w:rPr>
      </w:pPr>
      <w:r w:rsidRPr="008F5295">
        <w:rPr>
          <w:rFonts w:ascii="Consolas" w:hAnsi="Consolas"/>
          <w:sz w:val="20"/>
          <w:szCs w:val="20"/>
          <w:lang w:val="en-US"/>
          <w:rPrChange w:id="229" w:author="Srishti" w:date="2025-11-06T09:39:00Z" w16du:dateUtc="2025-11-06T04:09:00Z">
            <w:rPr>
              <w:lang w:val="en-US"/>
            </w:rPr>
          </w:rPrChange>
        </w:rPr>
        <w:t xml:space="preserve">    return Model(inputs=input_layer, outputs=[policy, value])</w:t>
      </w:r>
    </w:p>
    <w:p w14:paraId="38654412" w14:textId="77777777" w:rsidR="00DA1DC3" w:rsidRPr="008F5295" w:rsidRDefault="00DA1DC3" w:rsidP="004D27A6">
      <w:pPr>
        <w:pStyle w:val="SC-Source"/>
        <w:rPr>
          <w:rFonts w:ascii="Consolas" w:hAnsi="Consolas"/>
          <w:sz w:val="20"/>
          <w:szCs w:val="20"/>
          <w:rPrChange w:id="230" w:author="Srishti" w:date="2025-11-06T09:39:00Z" w16du:dateUtc="2025-11-06T04:09:00Z">
            <w:rPr/>
          </w:rPrChange>
        </w:rPr>
      </w:pPr>
    </w:p>
    <w:p w14:paraId="1FF135AA" w14:textId="77777777" w:rsidR="00DA1DC3" w:rsidRPr="008F5295" w:rsidRDefault="00DA1DC3" w:rsidP="004D27A6">
      <w:pPr>
        <w:pStyle w:val="SC-Source"/>
        <w:rPr>
          <w:rFonts w:ascii="Consolas" w:hAnsi="Consolas"/>
          <w:sz w:val="20"/>
          <w:szCs w:val="20"/>
          <w:rPrChange w:id="231" w:author="Srishti" w:date="2025-11-06T09:39:00Z" w16du:dateUtc="2025-11-06T04:09:00Z">
            <w:rPr/>
          </w:rPrChange>
        </w:rPr>
      </w:pPr>
      <w:r w:rsidRPr="008F5295">
        <w:rPr>
          <w:rFonts w:ascii="Consolas" w:hAnsi="Consolas"/>
          <w:sz w:val="20"/>
          <w:szCs w:val="20"/>
          <w:rPrChange w:id="232" w:author="Srishti" w:date="2025-11-06T09:39:00Z" w16du:dateUtc="2025-11-06T04:09:00Z">
            <w:rPr/>
          </w:rPrChange>
        </w:rPr>
        <w:t># Example usage</w:t>
      </w:r>
    </w:p>
    <w:p w14:paraId="03A48D68" w14:textId="77777777" w:rsidR="00DA1DC3" w:rsidRPr="008F5295" w:rsidRDefault="333278B3" w:rsidP="004D27A6">
      <w:pPr>
        <w:pStyle w:val="SC-Source"/>
        <w:rPr>
          <w:rFonts w:ascii="Consolas" w:hAnsi="Consolas"/>
          <w:sz w:val="20"/>
          <w:szCs w:val="20"/>
          <w:rPrChange w:id="233" w:author="Srishti" w:date="2025-11-06T09:39:00Z" w16du:dateUtc="2025-11-06T04:09:00Z">
            <w:rPr/>
          </w:rPrChange>
        </w:rPr>
      </w:pPr>
      <w:r w:rsidRPr="008F5295">
        <w:rPr>
          <w:rFonts w:ascii="Consolas" w:hAnsi="Consolas"/>
          <w:sz w:val="20"/>
          <w:szCs w:val="20"/>
          <w:lang w:val="en-US"/>
          <w:rPrChange w:id="234" w:author="Srishti" w:date="2025-11-06T09:39:00Z" w16du:dateUtc="2025-11-06T04:09:00Z">
            <w:rPr>
              <w:lang w:val="en-US"/>
            </w:rPr>
          </w:rPrChange>
        </w:rPr>
        <w:t>env = SimpleEnv()</w:t>
      </w:r>
    </w:p>
    <w:p w14:paraId="5AD18FAB" w14:textId="77777777" w:rsidR="00DA1DC3" w:rsidRPr="008F5295" w:rsidRDefault="333278B3" w:rsidP="004D27A6">
      <w:pPr>
        <w:pStyle w:val="SC-Source"/>
        <w:rPr>
          <w:rFonts w:ascii="Consolas" w:hAnsi="Consolas"/>
          <w:sz w:val="20"/>
          <w:szCs w:val="20"/>
          <w:rPrChange w:id="235" w:author="Srishti" w:date="2025-11-06T09:39:00Z" w16du:dateUtc="2025-11-06T04:09:00Z">
            <w:rPr/>
          </w:rPrChange>
        </w:rPr>
      </w:pPr>
      <w:r w:rsidRPr="008F5295">
        <w:rPr>
          <w:rFonts w:ascii="Consolas" w:hAnsi="Consolas"/>
          <w:sz w:val="20"/>
          <w:szCs w:val="20"/>
          <w:lang w:val="en-US"/>
          <w:rPrChange w:id="236" w:author="Srishti" w:date="2025-11-06T09:39:00Z" w16du:dateUtc="2025-11-06T04:09:00Z">
            <w:rPr>
              <w:lang w:val="en-US"/>
            </w:rPr>
          </w:rPrChange>
        </w:rPr>
        <w:t>model = build_a3c_model()</w:t>
      </w:r>
    </w:p>
    <w:p w14:paraId="34817880" w14:textId="77777777" w:rsidR="00DA1DC3" w:rsidRPr="008F5295" w:rsidRDefault="333278B3" w:rsidP="004D27A6">
      <w:pPr>
        <w:pStyle w:val="SC-Source"/>
        <w:rPr>
          <w:rFonts w:ascii="Consolas" w:hAnsi="Consolas"/>
          <w:sz w:val="20"/>
          <w:szCs w:val="20"/>
          <w:rPrChange w:id="237" w:author="Srishti" w:date="2025-11-06T09:39:00Z" w16du:dateUtc="2025-11-06T04:09:00Z">
            <w:rPr/>
          </w:rPrChange>
        </w:rPr>
      </w:pPr>
      <w:r w:rsidRPr="008F5295">
        <w:rPr>
          <w:rFonts w:ascii="Consolas" w:hAnsi="Consolas"/>
          <w:sz w:val="20"/>
          <w:szCs w:val="20"/>
          <w:lang w:val="en-US"/>
          <w:rPrChange w:id="238" w:author="Srishti" w:date="2025-11-06T09:39:00Z" w16du:dateUtc="2025-11-06T04:09:00Z">
            <w:rPr>
              <w:lang w:val="en-US"/>
            </w:rPr>
          </w:rPrChange>
        </w:rPr>
        <w:t>state = env.reset()</w:t>
      </w:r>
    </w:p>
    <w:p w14:paraId="65F8971F" w14:textId="77777777" w:rsidR="00DA1DC3" w:rsidRPr="008F5295" w:rsidRDefault="333278B3" w:rsidP="004D27A6">
      <w:pPr>
        <w:pStyle w:val="SC-Source"/>
        <w:rPr>
          <w:rFonts w:ascii="Consolas" w:hAnsi="Consolas"/>
          <w:sz w:val="20"/>
          <w:szCs w:val="20"/>
          <w:rPrChange w:id="239" w:author="Srishti" w:date="2025-11-06T09:39:00Z" w16du:dateUtc="2025-11-06T04:09:00Z">
            <w:rPr/>
          </w:rPrChange>
        </w:rPr>
      </w:pPr>
      <w:r w:rsidRPr="008F5295">
        <w:rPr>
          <w:rFonts w:ascii="Consolas" w:hAnsi="Consolas"/>
          <w:sz w:val="20"/>
          <w:szCs w:val="20"/>
          <w:lang w:val="en-US"/>
          <w:rPrChange w:id="240" w:author="Srishti" w:date="2025-11-06T09:39:00Z" w16du:dateUtc="2025-11-06T04:09:00Z">
            <w:rPr>
              <w:lang w:val="en-US"/>
            </w:rPr>
          </w:rPrChange>
        </w:rPr>
        <w:t>policy, value = model(tf.convert_to_</w:t>
      </w:r>
      <w:proofErr w:type="gramStart"/>
      <w:r w:rsidRPr="008F5295">
        <w:rPr>
          <w:rFonts w:ascii="Consolas" w:hAnsi="Consolas"/>
          <w:sz w:val="20"/>
          <w:szCs w:val="20"/>
          <w:lang w:val="en-US"/>
          <w:rPrChange w:id="241" w:author="Srishti" w:date="2025-11-06T09:39:00Z" w16du:dateUtc="2025-11-06T04:09:00Z">
            <w:rPr>
              <w:lang w:val="en-US"/>
            </w:rPr>
          </w:rPrChange>
        </w:rPr>
        <w:t>tensor([</w:t>
      </w:r>
      <w:proofErr w:type="gramEnd"/>
      <w:r w:rsidRPr="008F5295">
        <w:rPr>
          <w:rFonts w:ascii="Consolas" w:hAnsi="Consolas"/>
          <w:sz w:val="20"/>
          <w:szCs w:val="20"/>
          <w:lang w:val="en-US"/>
          <w:rPrChange w:id="242" w:author="Srishti" w:date="2025-11-06T09:39:00Z" w16du:dateUtc="2025-11-06T04:09:00Z">
            <w:rPr>
              <w:lang w:val="en-US"/>
            </w:rPr>
          </w:rPrChange>
        </w:rPr>
        <w:t>[state]], dtype=tf.float32))</w:t>
      </w:r>
    </w:p>
    <w:p w14:paraId="0CCA6B30" w14:textId="77777777" w:rsidR="00DA1DC3" w:rsidRPr="008F5295" w:rsidRDefault="333278B3" w:rsidP="004D27A6">
      <w:pPr>
        <w:pStyle w:val="SC-Source"/>
        <w:rPr>
          <w:rFonts w:ascii="Consolas" w:hAnsi="Consolas"/>
          <w:sz w:val="20"/>
          <w:szCs w:val="20"/>
          <w:rPrChange w:id="243" w:author="Srishti" w:date="2025-11-06T09:39:00Z" w16du:dateUtc="2025-11-06T04:09:00Z">
            <w:rPr/>
          </w:rPrChange>
        </w:rPr>
      </w:pPr>
      <w:r w:rsidRPr="008F5295">
        <w:rPr>
          <w:rFonts w:ascii="Consolas" w:hAnsi="Consolas"/>
          <w:sz w:val="20"/>
          <w:szCs w:val="20"/>
          <w:lang w:val="en-US"/>
          <w:rPrChange w:id="244" w:author="Srishti" w:date="2025-11-06T09:39:00Z" w16du:dateUtc="2025-11-06T04:09:00Z">
            <w:rPr>
              <w:lang w:val="en-US"/>
            </w:rPr>
          </w:rPrChange>
        </w:rPr>
        <w:t>print</w:t>
      </w:r>
      <w:proofErr w:type="gramStart"/>
      <w:r w:rsidRPr="008F5295">
        <w:rPr>
          <w:rFonts w:ascii="Consolas" w:hAnsi="Consolas"/>
          <w:sz w:val="20"/>
          <w:szCs w:val="20"/>
          <w:lang w:val="en-US"/>
          <w:rPrChange w:id="245" w:author="Srishti" w:date="2025-11-06T09:39:00Z" w16du:dateUtc="2025-11-06T04:09:00Z">
            <w:rPr>
              <w:lang w:val="en-US"/>
            </w:rPr>
          </w:rPrChange>
        </w:rPr>
        <w:t>(f</w:t>
      </w:r>
      <w:proofErr w:type="gramEnd"/>
      <w:r w:rsidRPr="008F5295">
        <w:rPr>
          <w:rFonts w:ascii="Consolas" w:hAnsi="Consolas"/>
          <w:sz w:val="20"/>
          <w:szCs w:val="20"/>
          <w:lang w:val="en-US"/>
          <w:rPrChange w:id="246" w:author="Srishti" w:date="2025-11-06T09:39:00Z" w16du:dateUtc="2025-11-06T04:09:00Z">
            <w:rPr>
              <w:lang w:val="en-US"/>
            </w:rPr>
          </w:rPrChange>
        </w:rPr>
        <w:t>"</w:t>
      </w:r>
      <w:proofErr w:type="gramStart"/>
      <w:r w:rsidRPr="008F5295">
        <w:rPr>
          <w:rFonts w:ascii="Consolas" w:hAnsi="Consolas"/>
          <w:sz w:val="20"/>
          <w:szCs w:val="20"/>
          <w:lang w:val="en-US"/>
          <w:rPrChange w:id="247" w:author="Srishti" w:date="2025-11-06T09:39:00Z" w16du:dateUtc="2025-11-06T04:09:00Z">
            <w:rPr>
              <w:lang w:val="en-US"/>
            </w:rPr>
          </w:rPrChange>
        </w:rPr>
        <w:t>Policy: {</w:t>
      </w:r>
      <w:proofErr w:type="gramEnd"/>
      <w:r w:rsidRPr="008F5295">
        <w:rPr>
          <w:rFonts w:ascii="Consolas" w:hAnsi="Consolas"/>
          <w:sz w:val="20"/>
          <w:szCs w:val="20"/>
          <w:lang w:val="en-US"/>
          <w:rPrChange w:id="248" w:author="Srishti" w:date="2025-11-06T09:39:00Z" w16du:dateUtc="2025-11-06T04:09:00Z">
            <w:rPr>
              <w:lang w:val="en-US"/>
            </w:rPr>
          </w:rPrChange>
        </w:rPr>
        <w:t>policy.numpy</w:t>
      </w:r>
      <w:proofErr w:type="gramStart"/>
      <w:r w:rsidRPr="008F5295">
        <w:rPr>
          <w:rFonts w:ascii="Consolas" w:hAnsi="Consolas"/>
          <w:sz w:val="20"/>
          <w:szCs w:val="20"/>
          <w:lang w:val="en-US"/>
          <w:rPrChange w:id="249" w:author="Srishti" w:date="2025-11-06T09:39:00Z" w16du:dateUtc="2025-11-06T04:09:00Z">
            <w:rPr>
              <w:lang w:val="en-US"/>
            </w:rPr>
          </w:rPrChange>
        </w:rPr>
        <w:t>()}</w:t>
      </w:r>
      <w:proofErr w:type="gramEnd"/>
      <w:r w:rsidRPr="008F5295">
        <w:rPr>
          <w:rFonts w:ascii="Consolas" w:hAnsi="Consolas"/>
          <w:sz w:val="20"/>
          <w:szCs w:val="20"/>
          <w:lang w:val="en-US"/>
          <w:rPrChange w:id="250" w:author="Srishti" w:date="2025-11-06T09:39:00Z" w16du:dateUtc="2025-11-06T04:09:00Z">
            <w:rPr>
              <w:lang w:val="en-US"/>
            </w:rPr>
          </w:rPrChange>
        </w:rPr>
        <w:t xml:space="preserve">, </w:t>
      </w:r>
      <w:proofErr w:type="gramStart"/>
      <w:r w:rsidRPr="008F5295">
        <w:rPr>
          <w:rFonts w:ascii="Consolas" w:hAnsi="Consolas"/>
          <w:sz w:val="20"/>
          <w:szCs w:val="20"/>
          <w:lang w:val="en-US"/>
          <w:rPrChange w:id="251" w:author="Srishti" w:date="2025-11-06T09:39:00Z" w16du:dateUtc="2025-11-06T04:09:00Z">
            <w:rPr>
              <w:lang w:val="en-US"/>
            </w:rPr>
          </w:rPrChange>
        </w:rPr>
        <w:t>Value: {</w:t>
      </w:r>
      <w:proofErr w:type="gramEnd"/>
      <w:r w:rsidRPr="008F5295">
        <w:rPr>
          <w:rFonts w:ascii="Consolas" w:hAnsi="Consolas"/>
          <w:sz w:val="20"/>
          <w:szCs w:val="20"/>
          <w:lang w:val="en-US"/>
          <w:rPrChange w:id="252" w:author="Srishti" w:date="2025-11-06T09:39:00Z" w16du:dateUtc="2025-11-06T04:09:00Z">
            <w:rPr>
              <w:lang w:val="en-US"/>
            </w:rPr>
          </w:rPrChange>
        </w:rPr>
        <w:t>value.numpy</w:t>
      </w:r>
      <w:proofErr w:type="gramStart"/>
      <w:r w:rsidRPr="008F5295">
        <w:rPr>
          <w:rFonts w:ascii="Consolas" w:hAnsi="Consolas"/>
          <w:sz w:val="20"/>
          <w:szCs w:val="20"/>
          <w:lang w:val="en-US"/>
          <w:rPrChange w:id="253" w:author="Srishti" w:date="2025-11-06T09:39:00Z" w16du:dateUtc="2025-11-06T04:09:00Z">
            <w:rPr>
              <w:lang w:val="en-US"/>
            </w:rPr>
          </w:rPrChange>
        </w:rPr>
        <w:t>()}</w:t>
      </w:r>
      <w:proofErr w:type="gramEnd"/>
      <w:r w:rsidRPr="008F5295">
        <w:rPr>
          <w:rFonts w:ascii="Consolas" w:hAnsi="Consolas"/>
          <w:sz w:val="20"/>
          <w:szCs w:val="20"/>
          <w:lang w:val="en-US"/>
          <w:rPrChange w:id="254" w:author="Srishti" w:date="2025-11-06T09:39:00Z" w16du:dateUtc="2025-11-06T04:09:00Z">
            <w:rPr>
              <w:lang w:val="en-US"/>
            </w:rPr>
          </w:rPrChange>
        </w:rPr>
        <w:t>")</w:t>
      </w:r>
    </w:p>
    <w:p w14:paraId="67F2A93D" w14:textId="63537F9F" w:rsidR="004D27A6" w:rsidRPr="008F5295" w:rsidRDefault="004D27A6" w:rsidP="004D27A6">
      <w:pPr>
        <w:pStyle w:val="SC-Source"/>
        <w:rPr>
          <w:rFonts w:ascii="Consolas" w:hAnsi="Consolas"/>
          <w:sz w:val="20"/>
          <w:szCs w:val="20"/>
          <w:rPrChange w:id="255" w:author="Srishti" w:date="2025-11-06T09:39:00Z" w16du:dateUtc="2025-11-06T04:09:00Z">
            <w:rPr/>
          </w:rPrChange>
        </w:rPr>
      </w:pPr>
      <w:r w:rsidRPr="008F5295">
        <w:rPr>
          <w:rFonts w:ascii="Consolas" w:hAnsi="Consolas"/>
          <w:sz w:val="20"/>
          <w:szCs w:val="20"/>
          <w:rPrChange w:id="256" w:author="Srishti" w:date="2025-11-06T09:39:00Z" w16du:dateUtc="2025-11-06T04:09:00Z">
            <w:rPr/>
          </w:rPrChange>
        </w:rPr>
        <w:t>`</w:t>
      </w:r>
    </w:p>
    <w:p w14:paraId="5D5C117F" w14:textId="08FA062C" w:rsidR="007D2788" w:rsidRDefault="333278B3" w:rsidP="008F5295">
      <w:pPr>
        <w:pStyle w:val="NormalBPBHEB"/>
        <w:rPr>
          <w:ins w:id="257" w:author="Srishti" w:date="2025-11-06T09:41:00Z" w16du:dateUtc="2025-11-06T04:11:00Z"/>
        </w:rPr>
      </w:pPr>
      <w:r w:rsidRPr="333278B3">
        <w:t>This code illustrates the implementation of an A3C framework by integrating a simple custom environment (</w:t>
      </w:r>
      <w:proofErr w:type="spellStart"/>
      <w:r w:rsidRPr="008F5295">
        <w:rPr>
          <w:rStyle w:val="CodeinTextBPBHEBChar"/>
          <w:rPrChange w:id="258" w:author="Srishti" w:date="2025-11-06T09:39:00Z" w16du:dateUtc="2025-11-06T04:09:00Z">
            <w:rPr>
              <w:rStyle w:val="P-Code"/>
            </w:rPr>
          </w:rPrChange>
        </w:rPr>
        <w:t>SimpleEnv</w:t>
      </w:r>
      <w:proofErr w:type="spellEnd"/>
      <w:r w:rsidRPr="333278B3">
        <w:t xml:space="preserve">) with a neural network model. The environment simulates a basic state-action-reward system, </w:t>
      </w:r>
      <w:r w:rsidR="0021101D">
        <w:t>enabling agents to interact with it and accumulate rewards, thereby improving</w:t>
      </w:r>
      <w:r w:rsidRPr="333278B3">
        <w:t xml:space="preserve"> their policies.</w:t>
      </w:r>
    </w:p>
    <w:p w14:paraId="6E62356F" w14:textId="77777777" w:rsidR="00420B4E" w:rsidRPr="007D2788" w:rsidRDefault="00420B4E">
      <w:pPr>
        <w:pStyle w:val="NormalBPBHEB"/>
        <w:pPrChange w:id="259" w:author="Srishti" w:date="2025-11-06T09:41:00Z" w16du:dateUtc="2025-11-06T04:11:00Z">
          <w:pPr>
            <w:pStyle w:val="P-Regular"/>
          </w:pPr>
        </w:pPrChange>
      </w:pPr>
    </w:p>
    <w:p w14:paraId="4CC1311F" w14:textId="6E4711F3" w:rsidR="00E86E79" w:rsidRDefault="007D2788">
      <w:pPr>
        <w:pStyle w:val="Heading3BPBHEB"/>
        <w:pPrChange w:id="260" w:author="Srishti" w:date="2025-11-06T09:41:00Z" w16du:dateUtc="2025-11-06T04:11:00Z">
          <w:pPr>
            <w:pStyle w:val="H3-Subheading"/>
          </w:pPr>
        </w:pPrChange>
      </w:pPr>
      <w:r w:rsidRPr="007D2788">
        <w:t xml:space="preserve">Defining the </w:t>
      </w:r>
      <w:ins w:id="261" w:author="Srishti" w:date="2025-11-06T09:41:00Z" w16du:dateUtc="2025-11-06T04:11:00Z">
        <w:r w:rsidR="00420B4E">
          <w:t>e</w:t>
        </w:r>
      </w:ins>
      <w:del w:id="262" w:author="Srishti" w:date="2025-11-06T09:41:00Z" w16du:dateUtc="2025-11-06T04:11:00Z">
        <w:r w:rsidRPr="007D2788" w:rsidDel="00420B4E">
          <w:delText>E</w:delText>
        </w:r>
      </w:del>
      <w:r w:rsidRPr="007D2788">
        <w:t>nvironment</w:t>
      </w:r>
    </w:p>
    <w:p w14:paraId="30181472" w14:textId="3752DCFF" w:rsidR="007D2788" w:rsidRDefault="333278B3" w:rsidP="00420B4E">
      <w:pPr>
        <w:pStyle w:val="NormalBPBHEB"/>
        <w:rPr>
          <w:ins w:id="263" w:author="Srishti" w:date="2025-11-06T09:41:00Z" w16du:dateUtc="2025-11-06T04:11:00Z"/>
        </w:rPr>
      </w:pPr>
      <w:r w:rsidRPr="333278B3">
        <w:t xml:space="preserve">The </w:t>
      </w:r>
      <w:proofErr w:type="spellStart"/>
      <w:r w:rsidRPr="00420B4E">
        <w:rPr>
          <w:rStyle w:val="CodeinTextBPBHEBChar"/>
          <w:rPrChange w:id="264" w:author="Srishti" w:date="2025-11-06T09:41:00Z" w16du:dateUtc="2025-11-06T04:11:00Z">
            <w:rPr>
              <w:rStyle w:val="P-Code"/>
            </w:rPr>
          </w:rPrChange>
        </w:rPr>
        <w:t>SimpleEnv</w:t>
      </w:r>
      <w:proofErr w:type="spellEnd"/>
      <w:r w:rsidRPr="333278B3">
        <w:t xml:space="preserve"> class models a straightforward environment where the state is updated based on the agent’s actions. The agent receives a reward proportional to the action taken, and the episode ends once the state reaches a predefined threshold.</w:t>
      </w:r>
    </w:p>
    <w:p w14:paraId="7874B689" w14:textId="77777777" w:rsidR="00420B4E" w:rsidRPr="007D2788" w:rsidRDefault="00420B4E">
      <w:pPr>
        <w:pStyle w:val="NormalBPBHEB"/>
        <w:pPrChange w:id="265" w:author="Srishti" w:date="2025-11-06T09:41:00Z" w16du:dateUtc="2025-11-06T04:11:00Z">
          <w:pPr>
            <w:pStyle w:val="P-Regular"/>
            <w:jc w:val="both"/>
          </w:pPr>
        </w:pPrChange>
      </w:pPr>
    </w:p>
    <w:p w14:paraId="50787226" w14:textId="230648DD" w:rsidR="00E86E79" w:rsidRDefault="007D2788">
      <w:pPr>
        <w:pStyle w:val="Heading3BPBHEB"/>
        <w:pPrChange w:id="266" w:author="Srishti" w:date="2025-11-06T09:41:00Z" w16du:dateUtc="2025-11-06T04:11:00Z">
          <w:pPr>
            <w:pStyle w:val="H3-Subheading"/>
          </w:pPr>
        </w:pPrChange>
      </w:pPr>
      <w:r w:rsidRPr="007D2788">
        <w:t xml:space="preserve">Building the A3C </w:t>
      </w:r>
      <w:ins w:id="267" w:author="Srishti" w:date="2025-11-06T09:41:00Z" w16du:dateUtc="2025-11-06T04:11:00Z">
        <w:r w:rsidR="00420B4E">
          <w:t>m</w:t>
        </w:r>
      </w:ins>
      <w:del w:id="268" w:author="Srishti" w:date="2025-11-06T09:41:00Z" w16du:dateUtc="2025-11-06T04:11:00Z">
        <w:r w:rsidRPr="007D2788" w:rsidDel="00420B4E">
          <w:delText>M</w:delText>
        </w:r>
      </w:del>
      <w:r w:rsidRPr="007D2788">
        <w:t>odel</w:t>
      </w:r>
    </w:p>
    <w:p w14:paraId="26D5350E" w14:textId="3754EF39" w:rsidR="007D2788" w:rsidRPr="007D2788" w:rsidRDefault="007D2788">
      <w:pPr>
        <w:pStyle w:val="NormalBPBHEB"/>
        <w:pPrChange w:id="269" w:author="Srishti" w:date="2025-11-06T09:41:00Z" w16du:dateUtc="2025-11-06T04:11:00Z">
          <w:pPr>
            <w:pStyle w:val="P-Regular"/>
            <w:jc w:val="both"/>
          </w:pPr>
        </w:pPrChange>
      </w:pPr>
      <w:r w:rsidRPr="007D2788">
        <w:t xml:space="preserve">The </w:t>
      </w:r>
      <w:r w:rsidRPr="00420B4E">
        <w:rPr>
          <w:rStyle w:val="CodeinTextBPBHEBChar"/>
          <w:rPrChange w:id="270" w:author="Srishti" w:date="2025-11-06T09:41:00Z" w16du:dateUtc="2025-11-06T04:11:00Z">
            <w:rPr>
              <w:rStyle w:val="P-Code"/>
            </w:rPr>
          </w:rPrChange>
        </w:rPr>
        <w:t>build_a3c_model</w:t>
      </w:r>
      <w:r w:rsidRPr="007D2788">
        <w:t xml:space="preserve"> function creates the neural network architecture for the A3C agent. It includes:</w:t>
      </w:r>
    </w:p>
    <w:p w14:paraId="5C61132E" w14:textId="3ED9F58D" w:rsidR="007D2788" w:rsidRPr="007D2788" w:rsidRDefault="007D2788">
      <w:pPr>
        <w:pStyle w:val="NormalBPBHEB"/>
        <w:numPr>
          <w:ilvl w:val="0"/>
          <w:numId w:val="11"/>
        </w:numPr>
        <w:pPrChange w:id="271" w:author="Srishti" w:date="2025-11-06T09:41:00Z" w16du:dateUtc="2025-11-06T04:11:00Z">
          <w:pPr>
            <w:pStyle w:val="L-Bullets"/>
            <w:jc w:val="both"/>
          </w:pPr>
        </w:pPrChange>
      </w:pPr>
      <w:r w:rsidRPr="007D2788">
        <w:rPr>
          <w:b/>
          <w:bCs/>
        </w:rPr>
        <w:t xml:space="preserve">Policy </w:t>
      </w:r>
      <w:ins w:id="272" w:author="Srishti" w:date="2025-11-06T09:41:00Z" w16du:dateUtc="2025-11-06T04:11:00Z">
        <w:r w:rsidR="00420B4E">
          <w:rPr>
            <w:b/>
            <w:bCs/>
          </w:rPr>
          <w:t>n</w:t>
        </w:r>
      </w:ins>
      <w:del w:id="273" w:author="Srishti" w:date="2025-11-06T09:41:00Z" w16du:dateUtc="2025-11-06T04:11:00Z">
        <w:r w:rsidRPr="007D2788" w:rsidDel="00420B4E">
          <w:rPr>
            <w:b/>
            <w:bCs/>
          </w:rPr>
          <w:delText>N</w:delText>
        </w:r>
      </w:del>
      <w:r w:rsidRPr="007D2788">
        <w:rPr>
          <w:b/>
          <w:bCs/>
        </w:rPr>
        <w:t>etwork</w:t>
      </w:r>
      <w:r w:rsidRPr="007D2788">
        <w:t xml:space="preserve">: </w:t>
      </w:r>
      <w:ins w:id="274" w:author="Srishti" w:date="2025-11-06T09:41:00Z" w16du:dateUtc="2025-11-06T04:11:00Z">
        <w:r w:rsidR="00420B4E">
          <w:t>It o</w:t>
        </w:r>
      </w:ins>
      <w:del w:id="275" w:author="Srishti" w:date="2025-11-06T09:41:00Z" w16du:dateUtc="2025-11-06T04:11:00Z">
        <w:r w:rsidRPr="007D2788" w:rsidDel="00420B4E">
          <w:delText>O</w:delText>
        </w:r>
      </w:del>
      <w:r w:rsidRPr="007D2788">
        <w:t>utputs probabilities for selecting actions, guiding the agent’s exploration.</w:t>
      </w:r>
    </w:p>
    <w:p w14:paraId="1329B54A" w14:textId="1E6816B3" w:rsidR="007D2788" w:rsidRDefault="007D2788" w:rsidP="00420B4E">
      <w:pPr>
        <w:pStyle w:val="NormalBPBHEB"/>
        <w:numPr>
          <w:ilvl w:val="0"/>
          <w:numId w:val="11"/>
        </w:numPr>
        <w:rPr>
          <w:ins w:id="276" w:author="Srishti" w:date="2025-11-06T09:41:00Z" w16du:dateUtc="2025-11-06T04:11:00Z"/>
        </w:rPr>
      </w:pPr>
      <w:r w:rsidRPr="007D2788">
        <w:rPr>
          <w:b/>
          <w:bCs/>
        </w:rPr>
        <w:t xml:space="preserve">Value </w:t>
      </w:r>
      <w:ins w:id="277" w:author="Srishti" w:date="2025-11-06T09:41:00Z" w16du:dateUtc="2025-11-06T04:11:00Z">
        <w:r w:rsidR="00420B4E">
          <w:rPr>
            <w:b/>
            <w:bCs/>
          </w:rPr>
          <w:t>n</w:t>
        </w:r>
      </w:ins>
      <w:del w:id="278" w:author="Srishti" w:date="2025-11-06T09:41:00Z" w16du:dateUtc="2025-11-06T04:11:00Z">
        <w:r w:rsidRPr="007D2788" w:rsidDel="00420B4E">
          <w:rPr>
            <w:b/>
            <w:bCs/>
          </w:rPr>
          <w:delText>N</w:delText>
        </w:r>
      </w:del>
      <w:r w:rsidRPr="007D2788">
        <w:rPr>
          <w:b/>
          <w:bCs/>
        </w:rPr>
        <w:t>etwork</w:t>
      </w:r>
      <w:r w:rsidRPr="007D2788">
        <w:t xml:space="preserve">: </w:t>
      </w:r>
      <w:ins w:id="279" w:author="Srishti" w:date="2025-11-06T09:41:00Z" w16du:dateUtc="2025-11-06T04:11:00Z">
        <w:r w:rsidR="00420B4E">
          <w:t>It e</w:t>
        </w:r>
      </w:ins>
      <w:del w:id="280" w:author="Srishti" w:date="2025-11-06T09:41:00Z" w16du:dateUtc="2025-11-06T04:11:00Z">
        <w:r w:rsidRPr="007D2788" w:rsidDel="00420B4E">
          <w:delText>E</w:delText>
        </w:r>
      </w:del>
      <w:r w:rsidRPr="007D2788">
        <w:t>stimates the expected cumulative reward for a given state, helping refine policy updates.</w:t>
      </w:r>
    </w:p>
    <w:p w14:paraId="6B41E831" w14:textId="77777777" w:rsidR="00420B4E" w:rsidRPr="007D2788" w:rsidRDefault="00420B4E">
      <w:pPr>
        <w:pStyle w:val="NormalBPBHEB"/>
        <w:pPrChange w:id="281" w:author="Srishti" w:date="2025-11-06T09:41:00Z" w16du:dateUtc="2025-11-06T04:11:00Z">
          <w:pPr>
            <w:pStyle w:val="L-Bullets"/>
            <w:jc w:val="both"/>
          </w:pPr>
        </w:pPrChange>
      </w:pPr>
    </w:p>
    <w:p w14:paraId="1706FA58" w14:textId="5D86905D" w:rsidR="00E86E79" w:rsidRPr="00C17EBB" w:rsidRDefault="007D2788">
      <w:pPr>
        <w:pStyle w:val="Heading3BPBHEB"/>
        <w:pPrChange w:id="282" w:author="Srishti" w:date="2025-11-06T09:41:00Z" w16du:dateUtc="2025-11-06T04:11:00Z">
          <w:pPr>
            <w:pStyle w:val="H3-Subheading"/>
          </w:pPr>
        </w:pPrChange>
      </w:pPr>
      <w:r w:rsidRPr="00C17EBB">
        <w:t xml:space="preserve">Training </w:t>
      </w:r>
      <w:proofErr w:type="gramStart"/>
      <w:r w:rsidRPr="00C17EBB">
        <w:t xml:space="preserve">the </w:t>
      </w:r>
      <w:ins w:id="283" w:author="Srishti" w:date="2025-11-06T09:41:00Z" w16du:dateUtc="2025-11-06T04:11:00Z">
        <w:r w:rsidR="00420B4E">
          <w:t>a</w:t>
        </w:r>
      </w:ins>
      <w:proofErr w:type="gramEnd"/>
      <w:del w:id="284" w:author="Srishti" w:date="2025-11-06T09:41:00Z" w16du:dateUtc="2025-11-06T04:11:00Z">
        <w:r w:rsidRPr="00C17EBB" w:rsidDel="00420B4E">
          <w:delText>A</w:delText>
        </w:r>
      </w:del>
      <w:r w:rsidRPr="00C17EBB">
        <w:t>gent</w:t>
      </w:r>
    </w:p>
    <w:p w14:paraId="421C88BC" w14:textId="3D115872" w:rsidR="007D2788" w:rsidRPr="007D2788" w:rsidRDefault="333278B3">
      <w:pPr>
        <w:pStyle w:val="NormalBPBHEB"/>
        <w:pPrChange w:id="285" w:author="Srishti" w:date="2025-11-06T09:41:00Z" w16du:dateUtc="2025-11-06T04:11:00Z">
          <w:pPr>
            <w:pStyle w:val="P-Regular"/>
            <w:jc w:val="both"/>
          </w:pPr>
        </w:pPrChange>
      </w:pPr>
      <w:r w:rsidRPr="333278B3">
        <w:t xml:space="preserve">The example demonstrates </w:t>
      </w:r>
      <w:r w:rsidR="0021101D">
        <w:t>the initialization of the environment and model, followed by the generation of</w:t>
      </w:r>
      <w:r w:rsidRPr="333278B3">
        <w:t xml:space="preserve"> predictions for the agent's policy and value based on the initial state. These outputs guide the agent’s decision-making and learning process.</w:t>
      </w:r>
    </w:p>
    <w:p w14:paraId="5BB67E9E" w14:textId="77777777" w:rsidR="007D2788" w:rsidRDefault="333278B3" w:rsidP="00420B4E">
      <w:pPr>
        <w:pStyle w:val="NormalBPBHEB"/>
        <w:rPr>
          <w:ins w:id="286" w:author="Srishti" w:date="2025-11-06T09:42:00Z" w16du:dateUtc="2025-11-06T04:12:00Z"/>
        </w:rPr>
      </w:pPr>
      <w:r w:rsidRPr="333278B3">
        <w:t>By combining an intuitive environment with a scalable A3C model, this code showcases the foundational principles of reinforcement learning. It can be expanded to more complex tasks, serving as a starting point for implementing robust A3C frameworks in practical applications.</w:t>
      </w:r>
    </w:p>
    <w:p w14:paraId="3207FAAF" w14:textId="77777777" w:rsidR="00420B4E" w:rsidRPr="007D2788" w:rsidRDefault="00420B4E">
      <w:pPr>
        <w:pStyle w:val="NormalBPBHEB"/>
        <w:pPrChange w:id="287" w:author="Srishti" w:date="2025-11-06T09:42:00Z" w16du:dateUtc="2025-11-06T04:12:00Z">
          <w:pPr>
            <w:jc w:val="both"/>
          </w:pPr>
        </w:pPrChange>
      </w:pPr>
    </w:p>
    <w:p w14:paraId="3756CC5C" w14:textId="11881D40" w:rsidR="00DA1DC3" w:rsidRDefault="00DA1DC3">
      <w:pPr>
        <w:pStyle w:val="Heading1BPBHEB"/>
        <w:pPrChange w:id="288" w:author="Srishti" w:date="2025-11-06T09:42:00Z" w16du:dateUtc="2025-11-06T04:12:00Z">
          <w:pPr>
            <w:pStyle w:val="H1-Section"/>
          </w:pPr>
        </w:pPrChange>
      </w:pPr>
      <w:r w:rsidRPr="00DA1DC3">
        <w:t xml:space="preserve">Applying A3C to Atari </w:t>
      </w:r>
      <w:ins w:id="289" w:author="Srishti" w:date="2025-11-06T09:42:00Z" w16du:dateUtc="2025-11-06T04:12:00Z">
        <w:r w:rsidR="00420B4E">
          <w:t>g</w:t>
        </w:r>
      </w:ins>
      <w:del w:id="290" w:author="Srishti" w:date="2025-11-06T09:42:00Z" w16du:dateUtc="2025-11-06T04:12:00Z">
        <w:r w:rsidRPr="00DA1DC3" w:rsidDel="00420B4E">
          <w:delText>G</w:delText>
        </w:r>
      </w:del>
      <w:r w:rsidRPr="00DA1DC3">
        <w:t>ames</w:t>
      </w:r>
    </w:p>
    <w:p w14:paraId="387E77F7" w14:textId="65B0BD35" w:rsidR="00542925" w:rsidRDefault="00542925" w:rsidP="00420B4E">
      <w:pPr>
        <w:pStyle w:val="NormalBPBHEB"/>
        <w:rPr>
          <w:ins w:id="291" w:author="Srishti" w:date="2025-11-06T09:44:00Z" w16du:dateUtc="2025-11-06T04:14:00Z"/>
        </w:rPr>
      </w:pPr>
      <w:del w:id="292" w:author="Srishti" w:date="2025-11-06T09:42:00Z" w16du:dateUtc="2025-11-06T04:12:00Z">
        <w:r w:rsidRPr="00542925" w:rsidDel="00420B4E">
          <w:delText>Asynchronous Actor-Critic (</w:delText>
        </w:r>
      </w:del>
      <w:r w:rsidRPr="00542925">
        <w:t>A3C</w:t>
      </w:r>
      <w:del w:id="293" w:author="Srishti" w:date="2025-11-06T09:42:00Z" w16du:dateUtc="2025-11-06T04:12:00Z">
        <w:r w:rsidRPr="00542925" w:rsidDel="00420B4E">
          <w:delText>)</w:delText>
        </w:r>
      </w:del>
      <w:r w:rsidRPr="00542925">
        <w:t xml:space="preserve"> has proven particularly effective in complex environments like Atari games, where agents must navigate visually rich, high-dimensional state spaces. This section </w:t>
      </w:r>
      <w:r w:rsidR="0021101D">
        <w:t>examines how A3C utilizes advanced architectures and training workflows to address these challenges, facilitating</w:t>
      </w:r>
      <w:r w:rsidRPr="00542925">
        <w:t xml:space="preserve"> robust policy learning and high performance</w:t>
      </w:r>
      <w:r w:rsidR="003B1371">
        <w:t xml:space="preserve"> </w:t>
      </w:r>
      <w:ins w:id="294" w:author="Srishti" w:date="2025-11-06T09:44:00Z" w16du:dateUtc="2025-11-06T04:14:00Z">
        <w:r w:rsidR="00420B4E">
          <w:t>[1].</w:t>
        </w:r>
      </w:ins>
      <w:customXmlDelRangeStart w:id="295" w:author="Srishti" w:date="2025-11-06T09:44:00Z"/>
      <w:sdt>
        <w:sdtPr>
          <w:id w:val="99310329"/>
          <w:citation/>
        </w:sdtPr>
        <w:sdtContent>
          <w:customXmlDelRangeEnd w:id="295"/>
          <w:del w:id="296" w:author="Srishti" w:date="2025-11-06T09:44:00Z" w16du:dateUtc="2025-11-06T04:14:00Z">
            <w:r w:rsidR="007F78F2" w:rsidDel="00420B4E">
              <w:fldChar w:fldCharType="begin"/>
            </w:r>
            <w:r w:rsidR="007F78F2" w:rsidDel="00420B4E">
              <w:delInstrText xml:space="preserve">CITATION Mnih2016 \l 1033 </w:delInstrText>
            </w:r>
            <w:r w:rsidR="007F78F2" w:rsidDel="00420B4E">
              <w:fldChar w:fldCharType="separate"/>
            </w:r>
            <w:r w:rsidR="00E84876" w:rsidRPr="00E84876" w:rsidDel="00420B4E">
              <w:rPr>
                <w:noProof/>
              </w:rPr>
              <w:delText>[1]</w:delText>
            </w:r>
            <w:r w:rsidR="007F78F2" w:rsidDel="00420B4E">
              <w:fldChar w:fldCharType="end"/>
            </w:r>
          </w:del>
          <w:customXmlDelRangeStart w:id="297" w:author="Srishti" w:date="2025-11-06T09:44:00Z"/>
        </w:sdtContent>
      </w:sdt>
      <w:customXmlDelRangeEnd w:id="297"/>
      <w:del w:id="298" w:author="Srishti" w:date="2025-11-06T09:44:00Z" w16du:dateUtc="2025-11-06T04:14:00Z">
        <w:r w:rsidRPr="00542925" w:rsidDel="00420B4E">
          <w:delText>.</w:delText>
        </w:r>
      </w:del>
    </w:p>
    <w:p w14:paraId="4CC6AD88" w14:textId="77777777" w:rsidR="00420B4E" w:rsidRPr="00542925" w:rsidRDefault="00420B4E">
      <w:pPr>
        <w:pStyle w:val="NormalBPBHEB"/>
        <w:pPrChange w:id="299" w:author="Srishti" w:date="2025-11-06T09:44:00Z" w16du:dateUtc="2025-11-06T04:14:00Z">
          <w:pPr>
            <w:jc w:val="both"/>
          </w:pPr>
        </w:pPrChange>
      </w:pPr>
    </w:p>
    <w:p w14:paraId="17EABC57" w14:textId="7E588381" w:rsidR="00DA1DC3" w:rsidRDefault="00DA1DC3">
      <w:pPr>
        <w:pStyle w:val="Heading2BPBHEB"/>
        <w:pPrChange w:id="300" w:author="Srishti" w:date="2025-11-06T09:44:00Z" w16du:dateUtc="2025-11-06T04:14:00Z">
          <w:pPr>
            <w:pStyle w:val="H2-Heading"/>
          </w:pPr>
        </w:pPrChange>
      </w:pPr>
      <w:r w:rsidRPr="00DA1DC3">
        <w:t xml:space="preserve">Implementation </w:t>
      </w:r>
      <w:ins w:id="301" w:author="Srishti" w:date="2025-11-06T09:44:00Z" w16du:dateUtc="2025-11-06T04:14:00Z">
        <w:r w:rsidR="00420B4E">
          <w:t>d</w:t>
        </w:r>
      </w:ins>
      <w:del w:id="302" w:author="Srishti" w:date="2025-11-06T09:44:00Z" w16du:dateUtc="2025-11-06T04:14:00Z">
        <w:r w:rsidRPr="00DA1DC3" w:rsidDel="00420B4E">
          <w:delText>D</w:delText>
        </w:r>
      </w:del>
      <w:r w:rsidRPr="00DA1DC3">
        <w:t>etails</w:t>
      </w:r>
    </w:p>
    <w:p w14:paraId="45BCC257" w14:textId="564AA7B1" w:rsidR="00420B4E" w:rsidRPr="004B0AE7" w:rsidRDefault="003D45EA">
      <w:pPr>
        <w:pStyle w:val="NormalBPBHEB"/>
        <w:pPrChange w:id="303" w:author="Srishti" w:date="2025-11-06T09:45:00Z" w16du:dateUtc="2025-11-06T04:15:00Z">
          <w:pPr>
            <w:jc w:val="both"/>
          </w:pPr>
        </w:pPrChange>
      </w:pPr>
      <w:r>
        <w:t>Atari games are considered a gold standard</w:t>
      </w:r>
      <w:r w:rsidR="00CC0D0D">
        <w:t xml:space="preserve">, </w:t>
      </w:r>
      <w:r w:rsidR="002D45DF" w:rsidRPr="004A2142">
        <w:t>a benchmark</w:t>
      </w:r>
      <w:r>
        <w:t xml:space="preserve"> for reinforcement learning experiments</w:t>
      </w:r>
      <w:r w:rsidR="0021101D">
        <w:t>,</w:t>
      </w:r>
      <w:r w:rsidR="00DE6FBC">
        <w:t xml:space="preserve"> </w:t>
      </w:r>
      <w:r w:rsidR="00DE6FBC" w:rsidRPr="004A2142">
        <w:t xml:space="preserve">due to their high-dimensional pixel-based state spaces and diverse challenges </w:t>
      </w:r>
      <w:ins w:id="304" w:author="Srishti" w:date="2025-11-06T09:45:00Z" w16du:dateUtc="2025-11-06T04:15:00Z">
        <w:r w:rsidR="00420B4E">
          <w:t>[4].</w:t>
        </w:r>
      </w:ins>
      <w:customXmlDelRangeStart w:id="305" w:author="Srishti" w:date="2025-11-06T09:45:00Z"/>
      <w:sdt>
        <w:sdtPr>
          <w:id w:val="463238059"/>
          <w:citation/>
        </w:sdtPr>
        <w:sdtContent>
          <w:customXmlDelRangeEnd w:id="305"/>
          <w:del w:id="306" w:author="Srishti" w:date="2025-11-06T09:45:00Z" w16du:dateUtc="2025-11-06T04:15:00Z">
            <w:r w:rsidR="00DE6FBC" w:rsidDel="00420B4E">
              <w:fldChar w:fldCharType="begin"/>
            </w:r>
            <w:r w:rsidR="00DE6FBC" w:rsidDel="00420B4E">
              <w:delInstrText xml:space="preserve"> CITATION Mnih2013 \l 1033 </w:delInstrText>
            </w:r>
            <w:r w:rsidR="00DE6FBC" w:rsidDel="00420B4E">
              <w:fldChar w:fldCharType="separate"/>
            </w:r>
            <w:r w:rsidR="00E84876" w:rsidRPr="00E84876" w:rsidDel="00420B4E">
              <w:rPr>
                <w:noProof/>
              </w:rPr>
              <w:delText>[4]</w:delText>
            </w:r>
            <w:r w:rsidR="00DE6FBC" w:rsidDel="00420B4E">
              <w:fldChar w:fldCharType="end"/>
            </w:r>
          </w:del>
          <w:customXmlDelRangeStart w:id="307" w:author="Srishti" w:date="2025-11-06T09:45:00Z"/>
        </w:sdtContent>
      </w:sdt>
      <w:customXmlDelRangeEnd w:id="307"/>
      <w:del w:id="308" w:author="Srishti" w:date="2025-11-06T09:45:00Z" w16du:dateUtc="2025-11-06T04:15:00Z">
        <w:r w:rsidR="00DE6FBC" w:rsidDel="00420B4E">
          <w:delText>.</w:delText>
        </w:r>
      </w:del>
      <w:r>
        <w:t xml:space="preserve"> </w:t>
      </w:r>
      <w:r w:rsidR="0036307D">
        <w:t>T</w:t>
      </w:r>
      <w:r>
        <w:t xml:space="preserve">hey offer a wide range of tasks that test an algorithm's ability to handle complex visual inputs and dynamic environments. A3C's design </w:t>
      </w:r>
      <w:r w:rsidR="0021101D">
        <w:t xml:space="preserve">utilizes convolutional layers to process raw pixel data, enabling it to extract hierarchical features crucial for informed </w:t>
      </w:r>
      <w:r>
        <w:t>decision-making. Unlike traditional methods that rely on hand-crafted features, A3C enables agents to learn directly from high-dimensional input, such as game frames, ensuring scalability across various game scenarios</w:t>
      </w:r>
      <w:r w:rsidR="00964E75">
        <w:t>.</w:t>
      </w:r>
      <w:ins w:id="309" w:author="Srishti" w:date="2025-11-06T09:45:00Z" w16du:dateUtc="2025-11-06T04:15:00Z">
        <w:r w:rsidR="00420B4E">
          <w:t xml:space="preserve"> The details are as follows:</w:t>
        </w:r>
      </w:ins>
    </w:p>
    <w:p w14:paraId="2348240F" w14:textId="076E8EDB" w:rsidR="00DA1DC3" w:rsidDel="00420B4E" w:rsidRDefault="00DA1DC3">
      <w:pPr>
        <w:pStyle w:val="NormalBPBHEB"/>
        <w:numPr>
          <w:ilvl w:val="0"/>
          <w:numId w:val="12"/>
        </w:numPr>
        <w:rPr>
          <w:del w:id="310" w:author="Srishti" w:date="2025-11-06T09:45:00Z" w16du:dateUtc="2025-11-06T04:15:00Z"/>
        </w:rPr>
        <w:pPrChange w:id="311" w:author="Srishti" w:date="2025-11-06T09:45:00Z" w16du:dateUtc="2025-11-06T04:15:00Z">
          <w:pPr>
            <w:pStyle w:val="P-Regular"/>
          </w:pPr>
        </w:pPrChange>
      </w:pPr>
      <w:r w:rsidRPr="00420B4E">
        <w:rPr>
          <w:b/>
          <w:bCs/>
          <w:rPrChange w:id="312" w:author="Srishti" w:date="2025-11-06T09:46:00Z" w16du:dateUtc="2025-11-06T04:16:00Z">
            <w:rPr/>
          </w:rPrChange>
        </w:rPr>
        <w:t xml:space="preserve">Input </w:t>
      </w:r>
      <w:ins w:id="313" w:author="Srishti" w:date="2025-11-06T09:46:00Z" w16du:dateUtc="2025-11-06T04:16:00Z">
        <w:r w:rsidR="00420B4E" w:rsidRPr="00420B4E">
          <w:rPr>
            <w:b/>
            <w:bCs/>
            <w:rPrChange w:id="314" w:author="Srishti" w:date="2025-11-06T09:46:00Z" w16du:dateUtc="2025-11-06T04:16:00Z">
              <w:rPr/>
            </w:rPrChange>
          </w:rPr>
          <w:t>p</w:t>
        </w:r>
      </w:ins>
      <w:del w:id="315" w:author="Srishti" w:date="2025-11-06T09:46:00Z" w16du:dateUtc="2025-11-06T04:16:00Z">
        <w:r w:rsidRPr="00DA1DC3" w:rsidDel="00420B4E">
          <w:delText>P</w:delText>
        </w:r>
      </w:del>
      <w:r w:rsidRPr="00420B4E">
        <w:rPr>
          <w:b/>
          <w:bCs/>
          <w:rPrChange w:id="316" w:author="Srishti" w:date="2025-11-06T09:46:00Z" w16du:dateUtc="2025-11-06T04:16:00Z">
            <w:rPr/>
          </w:rPrChange>
        </w:rPr>
        <w:t>rocessing</w:t>
      </w:r>
      <w:r w:rsidRPr="00DA1DC3">
        <w:t>:</w:t>
      </w:r>
      <w:ins w:id="317" w:author="Srishti" w:date="2025-11-06T09:45:00Z" w16du:dateUtc="2025-11-06T04:15:00Z">
        <w:r w:rsidR="00420B4E">
          <w:t xml:space="preserve"> </w:t>
        </w:r>
      </w:ins>
    </w:p>
    <w:p w14:paraId="69530F3B" w14:textId="1C8E11E8" w:rsidR="00D80112" w:rsidRPr="00DA1DC3" w:rsidRDefault="00D80112">
      <w:pPr>
        <w:pStyle w:val="NormalBPBHEB"/>
        <w:numPr>
          <w:ilvl w:val="0"/>
          <w:numId w:val="12"/>
        </w:numPr>
        <w:pPrChange w:id="318" w:author="Srishti" w:date="2025-11-06T09:45:00Z" w16du:dateUtc="2025-11-06T04:15:00Z">
          <w:pPr>
            <w:pStyle w:val="P-Regular"/>
            <w:jc w:val="both"/>
          </w:pPr>
        </w:pPrChange>
      </w:pPr>
      <w:r w:rsidRPr="00D80112">
        <w:t>The convolutional architecture in A3C processes visual data directly from the Atari game's screen</w:t>
      </w:r>
      <w:r w:rsidR="00D744F4">
        <w:t xml:space="preserve"> </w:t>
      </w:r>
      <w:ins w:id="319" w:author="Srishti" w:date="2025-11-06T09:46:00Z" w16du:dateUtc="2025-11-06T04:16:00Z">
        <w:r w:rsidR="00420B4E">
          <w:t>[5]</w:t>
        </w:r>
      </w:ins>
      <w:customXmlDelRangeStart w:id="320" w:author="Srishti" w:date="2025-11-06T09:46:00Z"/>
      <w:sdt>
        <w:sdtPr>
          <w:id w:val="1939101500"/>
          <w:citation/>
        </w:sdtPr>
        <w:sdtContent>
          <w:customXmlDelRangeEnd w:id="320"/>
          <w:del w:id="321" w:author="Srishti" w:date="2025-11-06T09:46:00Z" w16du:dateUtc="2025-11-06T04:16:00Z">
            <w:r w:rsidR="00D744F4" w:rsidDel="00420B4E">
              <w:fldChar w:fldCharType="begin"/>
            </w:r>
            <w:r w:rsidR="00D744F4" w:rsidDel="00420B4E">
              <w:delInstrText xml:space="preserve"> CITATION Silver \l 1033 </w:delInstrText>
            </w:r>
            <w:r w:rsidR="00D744F4" w:rsidDel="00420B4E">
              <w:fldChar w:fldCharType="separate"/>
            </w:r>
            <w:r w:rsidR="00E84876" w:rsidRPr="00E84876" w:rsidDel="00420B4E">
              <w:rPr>
                <w:noProof/>
              </w:rPr>
              <w:delText>[5]</w:delText>
            </w:r>
            <w:r w:rsidR="00D744F4" w:rsidDel="00420B4E">
              <w:fldChar w:fldCharType="end"/>
            </w:r>
          </w:del>
          <w:customXmlDelRangeStart w:id="322" w:author="Srishti" w:date="2025-11-06T09:46:00Z"/>
        </w:sdtContent>
      </w:sdt>
      <w:customXmlDelRangeEnd w:id="322"/>
      <w:r w:rsidRPr="00D80112">
        <w:t xml:space="preserve">. This pixel-based input undergoes multiple </w:t>
      </w:r>
      <w:r w:rsidRPr="00D80112">
        <w:lastRenderedPageBreak/>
        <w:t>convolutional layers to capture spatial features like object shapes and movements. The extracted features are then flattened and passed through dense layers to predict actions and evaluate potential rewards.</w:t>
      </w:r>
    </w:p>
    <w:p w14:paraId="219C0DBF" w14:textId="77777777" w:rsidR="00DA1DC3" w:rsidRPr="00DA1DC3" w:rsidRDefault="00DA1DC3">
      <w:pPr>
        <w:pStyle w:val="NormalBPBHEB"/>
        <w:numPr>
          <w:ilvl w:val="0"/>
          <w:numId w:val="13"/>
        </w:numPr>
        <w:ind w:left="1080"/>
        <w:pPrChange w:id="323" w:author="Srishti" w:date="2025-11-06T09:46:00Z" w16du:dateUtc="2025-11-06T04:16:00Z">
          <w:pPr>
            <w:pStyle w:val="L-Bullets"/>
          </w:pPr>
        </w:pPrChange>
      </w:pPr>
      <w:r w:rsidRPr="00DA1DC3">
        <w:t>Use convolutional layers to process raw pixel inputs.</w:t>
      </w:r>
    </w:p>
    <w:p w14:paraId="7AC817FF" w14:textId="39D03522" w:rsidR="00DA1DC3" w:rsidDel="00420B4E" w:rsidRDefault="00DA1DC3">
      <w:pPr>
        <w:pStyle w:val="NormalBPBHEB"/>
        <w:rPr>
          <w:del w:id="324" w:author="Srishti" w:date="2025-11-06T09:45:00Z" w16du:dateUtc="2025-11-06T04:15:00Z"/>
        </w:rPr>
        <w:pPrChange w:id="325" w:author="Srishti" w:date="2025-11-06T09:45:00Z" w16du:dateUtc="2025-11-06T04:15:00Z">
          <w:pPr>
            <w:pStyle w:val="P-Regular"/>
          </w:pPr>
        </w:pPrChange>
      </w:pPr>
      <w:r w:rsidRPr="00420B4E">
        <w:rPr>
          <w:b/>
          <w:bCs/>
          <w:rPrChange w:id="326" w:author="Srishti" w:date="2025-11-06T09:46:00Z" w16du:dateUtc="2025-11-06T04:16:00Z">
            <w:rPr/>
          </w:rPrChange>
        </w:rPr>
        <w:t xml:space="preserve">Parallel </w:t>
      </w:r>
      <w:ins w:id="327" w:author="Srishti" w:date="2025-11-06T09:46:00Z" w16du:dateUtc="2025-11-06T04:16:00Z">
        <w:r w:rsidR="00420B4E" w:rsidRPr="00420B4E">
          <w:rPr>
            <w:b/>
            <w:bCs/>
            <w:rPrChange w:id="328" w:author="Srishti" w:date="2025-11-06T09:46:00Z" w16du:dateUtc="2025-11-06T04:16:00Z">
              <w:rPr/>
            </w:rPrChange>
          </w:rPr>
          <w:t>a</w:t>
        </w:r>
      </w:ins>
      <w:del w:id="329" w:author="Srishti" w:date="2025-11-06T09:46:00Z" w16du:dateUtc="2025-11-06T04:16:00Z">
        <w:r w:rsidRPr="00420B4E" w:rsidDel="00420B4E">
          <w:rPr>
            <w:b/>
            <w:bCs/>
            <w:rPrChange w:id="330" w:author="Srishti" w:date="2025-11-06T09:46:00Z" w16du:dateUtc="2025-11-06T04:16:00Z">
              <w:rPr/>
            </w:rPrChange>
          </w:rPr>
          <w:delText>A</w:delText>
        </w:r>
      </w:del>
      <w:r w:rsidRPr="00420B4E">
        <w:rPr>
          <w:b/>
          <w:bCs/>
          <w:rPrChange w:id="331" w:author="Srishti" w:date="2025-11-06T09:46:00Z" w16du:dateUtc="2025-11-06T04:16:00Z">
            <w:rPr/>
          </w:rPrChange>
        </w:rPr>
        <w:t>gents</w:t>
      </w:r>
      <w:r w:rsidRPr="00DA1DC3">
        <w:t>:</w:t>
      </w:r>
      <w:ins w:id="332" w:author="Srishti" w:date="2025-11-06T09:45:00Z" w16du:dateUtc="2025-11-06T04:15:00Z">
        <w:r w:rsidR="00420B4E">
          <w:t xml:space="preserve"> </w:t>
        </w:r>
      </w:ins>
    </w:p>
    <w:p w14:paraId="78C81023" w14:textId="1DABB3BA" w:rsidR="00D80112" w:rsidRPr="00DA1DC3" w:rsidRDefault="00D80112">
      <w:pPr>
        <w:pStyle w:val="NormalBPBHEB"/>
        <w:numPr>
          <w:ilvl w:val="0"/>
          <w:numId w:val="12"/>
        </w:numPr>
        <w:pPrChange w:id="333" w:author="Srishti" w:date="2025-11-06T09:45:00Z" w16du:dateUtc="2025-11-06T04:15:00Z">
          <w:pPr>
            <w:pStyle w:val="P-Regular"/>
            <w:jc w:val="both"/>
          </w:pPr>
        </w:pPrChange>
      </w:pPr>
      <w:r w:rsidRPr="00D80112">
        <w:t xml:space="preserve">A3C takes advantage of parallelism by enabling multiple agents </w:t>
      </w:r>
      <w:del w:id="334" w:author="Srishti" w:date="2025-11-06T09:46:00Z" w16du:dateUtc="2025-11-06T04:16:00Z">
        <w:r w:rsidRPr="00D80112" w:rsidDel="00420B4E">
          <w:delText>to independently interact with different instances of the game</w:delText>
        </w:r>
      </w:del>
      <w:ins w:id="335" w:author="Srishti" w:date="2025-11-06T09:46:00Z" w16du:dateUtc="2025-11-06T04:16:00Z">
        <w:r w:rsidR="00420B4E">
          <w:t>to interact with different instances of the game independently</w:t>
        </w:r>
      </w:ins>
      <w:r w:rsidRPr="00D80112">
        <w:t>. This approach diversifies the experiences collected during training, ensuring that the model learns from a broader range of situations. These agents gather data asynchronously, avoiding the bottlenecks associated with synchronous methods.</w:t>
      </w:r>
    </w:p>
    <w:p w14:paraId="611A08AE" w14:textId="363FF5A5" w:rsidR="00DA1DC3" w:rsidDel="00420B4E" w:rsidRDefault="00DA1DC3">
      <w:pPr>
        <w:pStyle w:val="NormalBPBHEB"/>
        <w:rPr>
          <w:del w:id="336" w:author="Srishti" w:date="2025-11-06T09:45:00Z" w16du:dateUtc="2025-11-06T04:15:00Z"/>
        </w:rPr>
        <w:pPrChange w:id="337" w:author="Srishti" w:date="2025-11-06T09:45:00Z" w16du:dateUtc="2025-11-06T04:15:00Z">
          <w:pPr>
            <w:pStyle w:val="P-Regular"/>
          </w:pPr>
        </w:pPrChange>
      </w:pPr>
      <w:r w:rsidRPr="00420B4E">
        <w:rPr>
          <w:b/>
          <w:bCs/>
          <w:rPrChange w:id="338" w:author="Srishti" w:date="2025-11-06T09:46:00Z" w16du:dateUtc="2025-11-06T04:16:00Z">
            <w:rPr/>
          </w:rPrChange>
        </w:rPr>
        <w:t xml:space="preserve">Global </w:t>
      </w:r>
      <w:del w:id="339" w:author="Srishti" w:date="2025-11-06T09:46:00Z" w16du:dateUtc="2025-11-06T04:16:00Z">
        <w:r w:rsidRPr="00420B4E" w:rsidDel="00420B4E">
          <w:rPr>
            <w:b/>
            <w:bCs/>
            <w:rPrChange w:id="340" w:author="Srishti" w:date="2025-11-06T09:46:00Z" w16du:dateUtc="2025-11-06T04:16:00Z">
              <w:rPr/>
            </w:rPrChange>
          </w:rPr>
          <w:delText>M</w:delText>
        </w:r>
      </w:del>
      <w:ins w:id="341" w:author="Srishti" w:date="2025-11-06T09:46:00Z" w16du:dateUtc="2025-11-06T04:16:00Z">
        <w:r w:rsidR="00420B4E" w:rsidRPr="00420B4E">
          <w:rPr>
            <w:b/>
            <w:bCs/>
            <w:rPrChange w:id="342" w:author="Srishti" w:date="2025-11-06T09:46:00Z" w16du:dateUtc="2025-11-06T04:16:00Z">
              <w:rPr/>
            </w:rPrChange>
          </w:rPr>
          <w:t>m</w:t>
        </w:r>
      </w:ins>
      <w:r w:rsidRPr="00420B4E">
        <w:rPr>
          <w:b/>
          <w:bCs/>
          <w:rPrChange w:id="343" w:author="Srishti" w:date="2025-11-06T09:46:00Z" w16du:dateUtc="2025-11-06T04:16:00Z">
            <w:rPr/>
          </w:rPrChange>
        </w:rPr>
        <w:t xml:space="preserve">odel </w:t>
      </w:r>
      <w:ins w:id="344" w:author="Srishti" w:date="2025-11-06T09:46:00Z" w16du:dateUtc="2025-11-06T04:16:00Z">
        <w:r w:rsidR="00420B4E" w:rsidRPr="00420B4E">
          <w:rPr>
            <w:b/>
            <w:bCs/>
            <w:rPrChange w:id="345" w:author="Srishti" w:date="2025-11-06T09:46:00Z" w16du:dateUtc="2025-11-06T04:16:00Z">
              <w:rPr/>
            </w:rPrChange>
          </w:rPr>
          <w:t>u</w:t>
        </w:r>
      </w:ins>
      <w:del w:id="346" w:author="Srishti" w:date="2025-11-06T09:46:00Z" w16du:dateUtc="2025-11-06T04:16:00Z">
        <w:r w:rsidRPr="00420B4E" w:rsidDel="00420B4E">
          <w:rPr>
            <w:b/>
            <w:bCs/>
            <w:rPrChange w:id="347" w:author="Srishti" w:date="2025-11-06T09:46:00Z" w16du:dateUtc="2025-11-06T04:16:00Z">
              <w:rPr/>
            </w:rPrChange>
          </w:rPr>
          <w:delText>U</w:delText>
        </w:r>
      </w:del>
      <w:r w:rsidRPr="00420B4E">
        <w:rPr>
          <w:b/>
          <w:bCs/>
          <w:rPrChange w:id="348" w:author="Srishti" w:date="2025-11-06T09:46:00Z" w16du:dateUtc="2025-11-06T04:16:00Z">
            <w:rPr/>
          </w:rPrChange>
        </w:rPr>
        <w:t>pdates</w:t>
      </w:r>
      <w:r w:rsidRPr="00DA1DC3">
        <w:t>:</w:t>
      </w:r>
      <w:ins w:id="349" w:author="Srishti" w:date="2025-11-06T09:45:00Z" w16du:dateUtc="2025-11-06T04:15:00Z">
        <w:r w:rsidR="00420B4E">
          <w:t xml:space="preserve"> </w:t>
        </w:r>
      </w:ins>
    </w:p>
    <w:p w14:paraId="7F9107CC" w14:textId="37CA76CE" w:rsidR="00E860FA" w:rsidRDefault="00E860FA" w:rsidP="00420B4E">
      <w:pPr>
        <w:pStyle w:val="NormalBPBHEB"/>
        <w:numPr>
          <w:ilvl w:val="0"/>
          <w:numId w:val="12"/>
        </w:numPr>
        <w:rPr>
          <w:ins w:id="350" w:author="Srishti" w:date="2025-11-06T09:46:00Z" w16du:dateUtc="2025-11-06T04:16:00Z"/>
        </w:rPr>
      </w:pPr>
      <w:r w:rsidRPr="00E860FA">
        <w:t>Once an agent completes its interactions within the game, it calculates gradients for both the policy and value functions based on the observed rewards and state transitions. These gradients are then asynchronously pushed to a global model, where they are aggregated and used to update the shared weights. This decentralized update mechanism ensures that the global model benefits from the varied experiences of all agents, leading to faster and more stable learning.</w:t>
      </w:r>
    </w:p>
    <w:p w14:paraId="44808CFD" w14:textId="77777777" w:rsidR="00420B4E" w:rsidRPr="00DA1DC3" w:rsidRDefault="00420B4E">
      <w:pPr>
        <w:pStyle w:val="NormalBPBHEB"/>
        <w:pPrChange w:id="351" w:author="Srishti" w:date="2025-11-06T09:48:00Z" w16du:dateUtc="2025-11-06T04:18:00Z">
          <w:pPr>
            <w:pStyle w:val="P-Regular"/>
            <w:jc w:val="both"/>
          </w:pPr>
        </w:pPrChange>
      </w:pPr>
    </w:p>
    <w:p w14:paraId="2E5432E7" w14:textId="04EB22C5" w:rsidR="00DA1DC3" w:rsidRDefault="00DA1DC3">
      <w:pPr>
        <w:pStyle w:val="Heading2BPBHEB"/>
        <w:pPrChange w:id="352" w:author="Srishti" w:date="2025-11-06T09:46:00Z" w16du:dateUtc="2025-11-06T04:16:00Z">
          <w:pPr>
            <w:pStyle w:val="H2-Heading"/>
          </w:pPr>
        </w:pPrChange>
      </w:pPr>
      <w:r w:rsidRPr="00DA1DC3">
        <w:t xml:space="preserve">Training </w:t>
      </w:r>
      <w:ins w:id="353" w:author="Srishti" w:date="2025-11-06T09:47:00Z" w16du:dateUtc="2025-11-06T04:17:00Z">
        <w:r w:rsidR="00420B4E">
          <w:t>w</w:t>
        </w:r>
      </w:ins>
      <w:del w:id="354" w:author="Srishti" w:date="2025-11-06T09:47:00Z" w16du:dateUtc="2025-11-06T04:17:00Z">
        <w:r w:rsidRPr="00DA1DC3" w:rsidDel="00420B4E">
          <w:delText>W</w:delText>
        </w:r>
      </w:del>
      <w:r w:rsidRPr="00DA1DC3">
        <w:t>orkflow</w:t>
      </w:r>
    </w:p>
    <w:p w14:paraId="007E0A69" w14:textId="7A4170CD" w:rsidR="00E860FA" w:rsidRPr="00E860FA" w:rsidRDefault="00E860FA">
      <w:pPr>
        <w:pStyle w:val="NormalBPBHEB"/>
        <w:pPrChange w:id="355" w:author="Srishti" w:date="2025-11-06T09:48:00Z" w16du:dateUtc="2025-11-06T04:18:00Z">
          <w:pPr>
            <w:jc w:val="both"/>
          </w:pPr>
        </w:pPrChange>
      </w:pPr>
      <w:r w:rsidRPr="00E860FA">
        <w:t xml:space="preserve">The training process begins by initializing multiple agents and their respective environments. Each agent plays through game episodes, collecting observations, actions, and rewards. Based on these interactions, the policy and value gradients are computed and sent to the global model for </w:t>
      </w:r>
      <w:r w:rsidR="00480217">
        <w:t>updating its weights</w:t>
      </w:r>
      <w:r w:rsidRPr="00E860FA">
        <w:t>. Th</w:t>
      </w:r>
      <w:ins w:id="356" w:author="Srishti" w:date="2025-11-06T09:49:00Z" w16du:dateUtc="2025-11-06T04:19:00Z">
        <w:r w:rsidR="00420B4E">
          <w:t>e following</w:t>
        </w:r>
      </w:ins>
      <w:del w:id="357" w:author="Srishti" w:date="2025-11-06T09:49:00Z" w16du:dateUtc="2025-11-06T04:19:00Z">
        <w:r w:rsidRPr="00E860FA" w:rsidDel="00420B4E">
          <w:delText>is</w:delText>
        </w:r>
      </w:del>
      <w:r w:rsidRPr="00E860FA">
        <w:t xml:space="preserve"> iterative cycle continues, allowing the agents to improve their decision-making policies over time</w:t>
      </w:r>
      <w:ins w:id="358" w:author="Srishti" w:date="2025-11-06T09:49:00Z" w16du:dateUtc="2025-11-06T04:19:00Z">
        <w:r w:rsidR="00420B4E">
          <w:t xml:space="preserve">: </w:t>
        </w:r>
      </w:ins>
      <w:del w:id="359" w:author="Srishti" w:date="2025-11-06T09:49:00Z" w16du:dateUtc="2025-11-06T04:19:00Z">
        <w:r w:rsidRPr="00E860FA" w:rsidDel="00420B4E">
          <w:delText>.</w:delText>
        </w:r>
      </w:del>
    </w:p>
    <w:p w14:paraId="6F319371" w14:textId="77777777" w:rsidR="00DA1DC3" w:rsidRPr="00DA1DC3" w:rsidRDefault="00DA1DC3">
      <w:pPr>
        <w:pStyle w:val="NormalBPBHEB"/>
        <w:numPr>
          <w:ilvl w:val="0"/>
          <w:numId w:val="14"/>
        </w:numPr>
        <w:pPrChange w:id="360" w:author="Srishti" w:date="2025-11-06T09:49:00Z" w16du:dateUtc="2025-11-06T04:19:00Z">
          <w:pPr>
            <w:pStyle w:val="L-Bullets"/>
          </w:pPr>
        </w:pPrChange>
      </w:pPr>
      <w:r w:rsidRPr="00DA1DC3">
        <w:t>Initialize agents and environments.</w:t>
      </w:r>
    </w:p>
    <w:p w14:paraId="5BF259D9" w14:textId="77777777" w:rsidR="00DA1DC3" w:rsidRPr="00DA1DC3" w:rsidRDefault="00DA1DC3">
      <w:pPr>
        <w:pStyle w:val="NormalBPBHEB"/>
        <w:numPr>
          <w:ilvl w:val="0"/>
          <w:numId w:val="14"/>
        </w:numPr>
        <w:pPrChange w:id="361" w:author="Srishti" w:date="2025-11-06T09:49:00Z" w16du:dateUtc="2025-11-06T04:19:00Z">
          <w:pPr>
            <w:pStyle w:val="L-Bullets"/>
          </w:pPr>
        </w:pPrChange>
      </w:pPr>
      <w:r w:rsidRPr="00DA1DC3">
        <w:t xml:space="preserve">Each agent plays a </w:t>
      </w:r>
      <w:proofErr w:type="gramStart"/>
      <w:r w:rsidRPr="00DA1DC3">
        <w:t>game episode</w:t>
      </w:r>
      <w:proofErr w:type="gramEnd"/>
      <w:r w:rsidRPr="00DA1DC3">
        <w:t>, collecting experiences.</w:t>
      </w:r>
    </w:p>
    <w:p w14:paraId="7B6DC726" w14:textId="77777777" w:rsidR="00DA1DC3" w:rsidRPr="00DA1DC3" w:rsidRDefault="00DA1DC3">
      <w:pPr>
        <w:pStyle w:val="NormalBPBHEB"/>
        <w:numPr>
          <w:ilvl w:val="0"/>
          <w:numId w:val="14"/>
        </w:numPr>
        <w:pPrChange w:id="362" w:author="Srishti" w:date="2025-11-06T09:49:00Z" w16du:dateUtc="2025-11-06T04:19:00Z">
          <w:pPr>
            <w:pStyle w:val="L-Bullets"/>
          </w:pPr>
        </w:pPrChange>
      </w:pPr>
      <w:r w:rsidRPr="00DA1DC3">
        <w:t>Calculate gradients for policy and value functions.</w:t>
      </w:r>
    </w:p>
    <w:p w14:paraId="3D7DFD88" w14:textId="77777777" w:rsidR="00DA1DC3" w:rsidRDefault="00DA1DC3" w:rsidP="00420B4E">
      <w:pPr>
        <w:pStyle w:val="NormalBPBHEB"/>
        <w:numPr>
          <w:ilvl w:val="0"/>
          <w:numId w:val="14"/>
        </w:numPr>
        <w:rPr>
          <w:ins w:id="363" w:author="Srishti" w:date="2025-11-06T09:49:00Z" w16du:dateUtc="2025-11-06T04:19:00Z"/>
        </w:rPr>
      </w:pPr>
      <w:r w:rsidRPr="00DA1DC3">
        <w:t>Push gradients to the global model and update weights.</w:t>
      </w:r>
    </w:p>
    <w:p w14:paraId="1AE1DBEA" w14:textId="77777777" w:rsidR="00420B4E" w:rsidRPr="00DA1DC3" w:rsidRDefault="00420B4E">
      <w:pPr>
        <w:pStyle w:val="NormalBPBHEB"/>
        <w:pPrChange w:id="364" w:author="Srishti" w:date="2025-11-06T09:49:00Z" w16du:dateUtc="2025-11-06T04:19:00Z">
          <w:pPr>
            <w:pStyle w:val="L-Bullets"/>
          </w:pPr>
        </w:pPrChange>
      </w:pPr>
    </w:p>
    <w:p w14:paraId="257426A5" w14:textId="507D9F81" w:rsidR="00DA1DC3" w:rsidRPr="00DA1DC3" w:rsidRDefault="00DA1DC3">
      <w:pPr>
        <w:pStyle w:val="Heading2BPBHEB"/>
        <w:pPrChange w:id="365" w:author="Srishti" w:date="2025-11-06T09:49:00Z" w16du:dateUtc="2025-11-06T04:19:00Z">
          <w:pPr>
            <w:pStyle w:val="H2-Heading"/>
          </w:pPr>
        </w:pPrChange>
      </w:pPr>
      <w:r w:rsidRPr="00DA1DC3">
        <w:t xml:space="preserve">Code </w:t>
      </w:r>
      <w:ins w:id="366" w:author="Srishti" w:date="2025-11-06T09:49:00Z" w16du:dateUtc="2025-11-06T04:19:00Z">
        <w:r w:rsidR="00420B4E">
          <w:t>e</w:t>
        </w:r>
      </w:ins>
      <w:del w:id="367" w:author="Srishti" w:date="2025-11-06T09:49:00Z" w16du:dateUtc="2025-11-06T04:19:00Z">
        <w:r w:rsidRPr="00DA1DC3" w:rsidDel="00420B4E">
          <w:delText>E</w:delText>
        </w:r>
      </w:del>
      <w:r w:rsidRPr="00DA1DC3">
        <w:t>xample: A3C for Atari</w:t>
      </w:r>
    </w:p>
    <w:p w14:paraId="5D277865" w14:textId="51FDD44D" w:rsidR="00CE4417" w:rsidRDefault="00CE4417">
      <w:pPr>
        <w:pStyle w:val="NormalBPBHEB"/>
        <w:pPrChange w:id="368" w:author="Srishti" w:date="2025-11-06T09:49:00Z" w16du:dateUtc="2025-11-06T04:19:00Z">
          <w:pPr>
            <w:pStyle w:val="P-Regular"/>
            <w:jc w:val="both"/>
          </w:pPr>
        </w:pPrChange>
      </w:pPr>
      <w:r w:rsidRPr="00CE4417">
        <w:t>To demonstrate how A3C is applied to Atari games, the following example constructs a reinforcement learning model capable of processing visual inputs and learning optimal policies. Using TensorFlow and OpenAI Gym, the implementation integrates convolutional layers to handle the game's pixel-based state space.</w:t>
      </w:r>
    </w:p>
    <w:p w14:paraId="73FB526B" w14:textId="4E429C9F" w:rsidR="00DA1DC3" w:rsidRPr="00EE141B" w:rsidRDefault="00CE4417" w:rsidP="00CE4417">
      <w:pPr>
        <w:pStyle w:val="SC-Source"/>
        <w:rPr>
          <w:rFonts w:ascii="Consolas" w:hAnsi="Consolas"/>
          <w:sz w:val="20"/>
          <w:szCs w:val="20"/>
          <w:rPrChange w:id="369" w:author="Srishti" w:date="2025-11-06T09:50:00Z" w16du:dateUtc="2025-11-06T04:20:00Z">
            <w:rPr/>
          </w:rPrChange>
        </w:rPr>
      </w:pPr>
      <w:r w:rsidRPr="00EE141B">
        <w:rPr>
          <w:rFonts w:ascii="Consolas" w:hAnsi="Consolas"/>
          <w:sz w:val="20"/>
          <w:szCs w:val="20"/>
          <w:rPrChange w:id="370" w:author="Srishti" w:date="2025-11-06T09:50:00Z" w16du:dateUtc="2025-11-06T04:20:00Z">
            <w:rPr/>
          </w:rPrChange>
        </w:rPr>
        <w:t>`</w:t>
      </w:r>
      <w:r w:rsidR="00DA1DC3" w:rsidRPr="00EE141B">
        <w:rPr>
          <w:rFonts w:ascii="Consolas" w:hAnsi="Consolas"/>
          <w:sz w:val="20"/>
          <w:szCs w:val="20"/>
          <w:rPrChange w:id="371" w:author="Srishti" w:date="2025-11-06T09:50:00Z" w16du:dateUtc="2025-11-06T04:20:00Z">
            <w:rPr/>
          </w:rPrChange>
        </w:rPr>
        <w:t>python</w:t>
      </w:r>
    </w:p>
    <w:p w14:paraId="5AB72CD3" w14:textId="77777777" w:rsidR="004A2142" w:rsidRPr="00EE141B" w:rsidRDefault="004A2142" w:rsidP="00CE4417">
      <w:pPr>
        <w:pStyle w:val="SC-Source"/>
        <w:rPr>
          <w:rFonts w:ascii="Consolas" w:hAnsi="Consolas"/>
          <w:sz w:val="20"/>
          <w:szCs w:val="20"/>
          <w:rPrChange w:id="372" w:author="Srishti" w:date="2025-11-06T09:50:00Z" w16du:dateUtc="2025-11-06T04:20:00Z">
            <w:rPr/>
          </w:rPrChange>
        </w:rPr>
      </w:pPr>
    </w:p>
    <w:p w14:paraId="0B3A2F66" w14:textId="2EBE6F0E" w:rsidR="00DA1DC3" w:rsidRPr="00EE141B" w:rsidRDefault="00DA1DC3" w:rsidP="00CE4417">
      <w:pPr>
        <w:pStyle w:val="SC-Source"/>
        <w:rPr>
          <w:rFonts w:ascii="Consolas" w:hAnsi="Consolas"/>
          <w:sz w:val="20"/>
          <w:szCs w:val="20"/>
          <w:rPrChange w:id="373" w:author="Srishti" w:date="2025-11-06T09:50:00Z" w16du:dateUtc="2025-11-06T04:20:00Z">
            <w:rPr/>
          </w:rPrChange>
        </w:rPr>
      </w:pPr>
      <w:proofErr w:type="gramStart"/>
      <w:r w:rsidRPr="00EE141B">
        <w:rPr>
          <w:rFonts w:ascii="Consolas" w:hAnsi="Consolas"/>
          <w:sz w:val="20"/>
          <w:szCs w:val="20"/>
          <w:rPrChange w:id="374" w:author="Srishti" w:date="2025-11-06T09:50:00Z" w16du:dateUtc="2025-11-06T04:20:00Z">
            <w:rPr/>
          </w:rPrChange>
        </w:rPr>
        <w:t>import gym</w:t>
      </w:r>
      <w:proofErr w:type="gramEnd"/>
    </w:p>
    <w:p w14:paraId="52390ACF" w14:textId="77777777" w:rsidR="00DA1DC3" w:rsidRPr="00EE141B" w:rsidRDefault="333278B3" w:rsidP="00CE4417">
      <w:pPr>
        <w:pStyle w:val="SC-Source"/>
        <w:rPr>
          <w:rFonts w:ascii="Consolas" w:hAnsi="Consolas"/>
          <w:sz w:val="20"/>
          <w:szCs w:val="20"/>
          <w:rPrChange w:id="375" w:author="Srishti" w:date="2025-11-06T09:50:00Z" w16du:dateUtc="2025-11-06T04:20:00Z">
            <w:rPr/>
          </w:rPrChange>
        </w:rPr>
      </w:pPr>
      <w:r w:rsidRPr="00EE141B">
        <w:rPr>
          <w:rFonts w:ascii="Consolas" w:hAnsi="Consolas"/>
          <w:sz w:val="20"/>
          <w:szCs w:val="20"/>
          <w:lang w:val="en-US"/>
          <w:rPrChange w:id="376" w:author="Srishti" w:date="2025-11-06T09:50:00Z" w16du:dateUtc="2025-11-06T04:20:00Z">
            <w:rPr>
              <w:lang w:val="en-US"/>
            </w:rPr>
          </w:rPrChange>
        </w:rPr>
        <w:lastRenderedPageBreak/>
        <w:t>from tensorflow.keras.layers import Conv2D, Flatten, Dense</w:t>
      </w:r>
    </w:p>
    <w:p w14:paraId="71608E39" w14:textId="77777777" w:rsidR="00DA1DC3" w:rsidRPr="00EE141B" w:rsidRDefault="333278B3" w:rsidP="00CE4417">
      <w:pPr>
        <w:pStyle w:val="SC-Source"/>
        <w:rPr>
          <w:rFonts w:ascii="Consolas" w:hAnsi="Consolas"/>
          <w:sz w:val="20"/>
          <w:szCs w:val="20"/>
          <w:rPrChange w:id="377" w:author="Srishti" w:date="2025-11-06T09:50:00Z" w16du:dateUtc="2025-11-06T04:20:00Z">
            <w:rPr/>
          </w:rPrChange>
        </w:rPr>
      </w:pPr>
      <w:r w:rsidRPr="00EE141B">
        <w:rPr>
          <w:rFonts w:ascii="Consolas" w:hAnsi="Consolas"/>
          <w:sz w:val="20"/>
          <w:szCs w:val="20"/>
          <w:lang w:val="en-US"/>
          <w:rPrChange w:id="378" w:author="Srishti" w:date="2025-11-06T09:50:00Z" w16du:dateUtc="2025-11-06T04:20:00Z">
            <w:rPr>
              <w:lang w:val="en-US"/>
            </w:rPr>
          </w:rPrChange>
        </w:rPr>
        <w:t>from tensorflow.keras.models import Model, Input</w:t>
      </w:r>
    </w:p>
    <w:p w14:paraId="203D178C" w14:textId="77777777" w:rsidR="00DA1DC3" w:rsidRPr="00EE141B" w:rsidRDefault="00DA1DC3" w:rsidP="00CE4417">
      <w:pPr>
        <w:pStyle w:val="SC-Source"/>
        <w:rPr>
          <w:rFonts w:ascii="Consolas" w:hAnsi="Consolas"/>
          <w:sz w:val="20"/>
          <w:szCs w:val="20"/>
          <w:rPrChange w:id="379" w:author="Srishti" w:date="2025-11-06T09:50:00Z" w16du:dateUtc="2025-11-06T04:20:00Z">
            <w:rPr/>
          </w:rPrChange>
        </w:rPr>
      </w:pPr>
    </w:p>
    <w:p w14:paraId="62BD0CA1" w14:textId="77777777" w:rsidR="00DA1DC3" w:rsidRPr="00EE141B" w:rsidRDefault="00DA1DC3" w:rsidP="00CE4417">
      <w:pPr>
        <w:pStyle w:val="SC-Source"/>
        <w:rPr>
          <w:rFonts w:ascii="Consolas" w:hAnsi="Consolas"/>
          <w:sz w:val="20"/>
          <w:szCs w:val="20"/>
          <w:rPrChange w:id="380" w:author="Srishti" w:date="2025-11-06T09:50:00Z" w16du:dateUtc="2025-11-06T04:20:00Z">
            <w:rPr/>
          </w:rPrChange>
        </w:rPr>
      </w:pPr>
      <w:r w:rsidRPr="00EE141B">
        <w:rPr>
          <w:rFonts w:ascii="Consolas" w:hAnsi="Consolas"/>
          <w:sz w:val="20"/>
          <w:szCs w:val="20"/>
          <w:rPrChange w:id="381" w:author="Srishti" w:date="2025-11-06T09:50:00Z" w16du:dateUtc="2025-11-06T04:20:00Z">
            <w:rPr/>
          </w:rPrChange>
        </w:rPr>
        <w:t># Define A3C model for Atari games</w:t>
      </w:r>
    </w:p>
    <w:p w14:paraId="099A743A" w14:textId="77777777" w:rsidR="00DA1DC3" w:rsidRPr="00EE141B" w:rsidRDefault="333278B3" w:rsidP="00CE4417">
      <w:pPr>
        <w:pStyle w:val="SC-Source"/>
        <w:rPr>
          <w:rFonts w:ascii="Consolas" w:hAnsi="Consolas"/>
          <w:sz w:val="20"/>
          <w:szCs w:val="20"/>
          <w:rPrChange w:id="382" w:author="Srishti" w:date="2025-11-06T09:50:00Z" w16du:dateUtc="2025-11-06T04:20:00Z">
            <w:rPr/>
          </w:rPrChange>
        </w:rPr>
      </w:pPr>
      <w:r w:rsidRPr="00EE141B">
        <w:rPr>
          <w:rFonts w:ascii="Consolas" w:hAnsi="Consolas"/>
          <w:sz w:val="20"/>
          <w:szCs w:val="20"/>
          <w:lang w:val="en-US"/>
          <w:rPrChange w:id="383" w:author="Srishti" w:date="2025-11-06T09:50:00Z" w16du:dateUtc="2025-11-06T04:20:00Z">
            <w:rPr>
              <w:lang w:val="en-US"/>
            </w:rPr>
          </w:rPrChange>
        </w:rPr>
        <w:t>def build_a3c_atari_model(input_shape, num_actions):</w:t>
      </w:r>
    </w:p>
    <w:p w14:paraId="05699297" w14:textId="77777777" w:rsidR="00DA1DC3" w:rsidRPr="00EE141B" w:rsidRDefault="333278B3" w:rsidP="00CE4417">
      <w:pPr>
        <w:pStyle w:val="SC-Source"/>
        <w:rPr>
          <w:rFonts w:ascii="Consolas" w:hAnsi="Consolas"/>
          <w:sz w:val="20"/>
          <w:szCs w:val="20"/>
          <w:rPrChange w:id="384" w:author="Srishti" w:date="2025-11-06T09:50:00Z" w16du:dateUtc="2025-11-06T04:20:00Z">
            <w:rPr/>
          </w:rPrChange>
        </w:rPr>
      </w:pPr>
      <w:r w:rsidRPr="00EE141B">
        <w:rPr>
          <w:rFonts w:ascii="Consolas" w:hAnsi="Consolas"/>
          <w:sz w:val="20"/>
          <w:szCs w:val="20"/>
          <w:lang w:val="en-US"/>
          <w:rPrChange w:id="385" w:author="Srishti" w:date="2025-11-06T09:50:00Z" w16du:dateUtc="2025-11-06T04:20:00Z">
            <w:rPr>
              <w:lang w:val="en-US"/>
            </w:rPr>
          </w:rPrChange>
        </w:rPr>
        <w:t xml:space="preserve">    inputs = Input(shape=input_shape)</w:t>
      </w:r>
    </w:p>
    <w:p w14:paraId="3E296334" w14:textId="77777777" w:rsidR="00DA1DC3" w:rsidRPr="00EE141B" w:rsidRDefault="333278B3" w:rsidP="00CE4417">
      <w:pPr>
        <w:pStyle w:val="SC-Source"/>
        <w:rPr>
          <w:rFonts w:ascii="Consolas" w:hAnsi="Consolas"/>
          <w:sz w:val="20"/>
          <w:szCs w:val="20"/>
          <w:rPrChange w:id="386" w:author="Srishti" w:date="2025-11-06T09:50:00Z" w16du:dateUtc="2025-11-06T04:20:00Z">
            <w:rPr/>
          </w:rPrChange>
        </w:rPr>
      </w:pPr>
      <w:r w:rsidRPr="00EE141B">
        <w:rPr>
          <w:rFonts w:ascii="Consolas" w:hAnsi="Consolas"/>
          <w:sz w:val="20"/>
          <w:szCs w:val="20"/>
          <w:lang w:val="en-US"/>
          <w:rPrChange w:id="387" w:author="Srishti" w:date="2025-11-06T09:50:00Z" w16du:dateUtc="2025-11-06T04:20:00Z">
            <w:rPr>
              <w:lang w:val="en-US"/>
            </w:rPr>
          </w:rPrChange>
        </w:rPr>
        <w:t xml:space="preserve">    conv1 = Conv2D(32, (8, 8), strides=(4, 4), activation='relu')(inputs)</w:t>
      </w:r>
    </w:p>
    <w:p w14:paraId="54CF8C25" w14:textId="77777777" w:rsidR="00DA1DC3" w:rsidRPr="00EE141B" w:rsidRDefault="333278B3" w:rsidP="00CE4417">
      <w:pPr>
        <w:pStyle w:val="SC-Source"/>
        <w:rPr>
          <w:rFonts w:ascii="Consolas" w:hAnsi="Consolas"/>
          <w:sz w:val="20"/>
          <w:szCs w:val="20"/>
          <w:rPrChange w:id="388" w:author="Srishti" w:date="2025-11-06T09:50:00Z" w16du:dateUtc="2025-11-06T04:20:00Z">
            <w:rPr/>
          </w:rPrChange>
        </w:rPr>
      </w:pPr>
      <w:r w:rsidRPr="00EE141B">
        <w:rPr>
          <w:rFonts w:ascii="Consolas" w:hAnsi="Consolas"/>
          <w:sz w:val="20"/>
          <w:szCs w:val="20"/>
          <w:lang w:val="en-US"/>
          <w:rPrChange w:id="389" w:author="Srishti" w:date="2025-11-06T09:50:00Z" w16du:dateUtc="2025-11-06T04:20:00Z">
            <w:rPr>
              <w:lang w:val="en-US"/>
            </w:rPr>
          </w:rPrChange>
        </w:rPr>
        <w:t xml:space="preserve">    conv2 = Conv2D(64, (4, 4), strides=(2, 2), activation='relu')(conv1)</w:t>
      </w:r>
    </w:p>
    <w:p w14:paraId="39404182" w14:textId="77777777" w:rsidR="00DA1DC3" w:rsidRPr="00EE141B" w:rsidRDefault="333278B3" w:rsidP="00CE4417">
      <w:pPr>
        <w:pStyle w:val="SC-Source"/>
        <w:rPr>
          <w:rFonts w:ascii="Consolas" w:hAnsi="Consolas"/>
          <w:sz w:val="20"/>
          <w:szCs w:val="20"/>
          <w:rPrChange w:id="390" w:author="Srishti" w:date="2025-11-06T09:50:00Z" w16du:dateUtc="2025-11-06T04:20:00Z">
            <w:rPr/>
          </w:rPrChange>
        </w:rPr>
      </w:pPr>
      <w:r w:rsidRPr="00EE141B">
        <w:rPr>
          <w:rFonts w:ascii="Consolas" w:hAnsi="Consolas"/>
          <w:sz w:val="20"/>
          <w:szCs w:val="20"/>
          <w:lang w:val="en-US"/>
          <w:rPrChange w:id="391" w:author="Srishti" w:date="2025-11-06T09:50:00Z" w16du:dateUtc="2025-11-06T04:20:00Z">
            <w:rPr>
              <w:lang w:val="en-US"/>
            </w:rPr>
          </w:rPrChange>
        </w:rPr>
        <w:t xml:space="preserve">    flat = Flatten()(conv2)</w:t>
      </w:r>
    </w:p>
    <w:p w14:paraId="711DD870" w14:textId="77777777" w:rsidR="00DA1DC3" w:rsidRPr="00EE141B" w:rsidRDefault="333278B3" w:rsidP="00CE4417">
      <w:pPr>
        <w:pStyle w:val="SC-Source"/>
        <w:rPr>
          <w:rFonts w:ascii="Consolas" w:hAnsi="Consolas"/>
          <w:sz w:val="20"/>
          <w:szCs w:val="20"/>
          <w:rPrChange w:id="392" w:author="Srishti" w:date="2025-11-06T09:50:00Z" w16du:dateUtc="2025-11-06T04:20:00Z">
            <w:rPr/>
          </w:rPrChange>
        </w:rPr>
      </w:pPr>
      <w:r w:rsidRPr="00EE141B">
        <w:rPr>
          <w:rFonts w:ascii="Consolas" w:hAnsi="Consolas"/>
          <w:sz w:val="20"/>
          <w:szCs w:val="20"/>
          <w:lang w:val="en-US"/>
          <w:rPrChange w:id="393" w:author="Srishti" w:date="2025-11-06T09:50:00Z" w16du:dateUtc="2025-11-06T04:20:00Z">
            <w:rPr>
              <w:lang w:val="en-US"/>
            </w:rPr>
          </w:rPrChange>
        </w:rPr>
        <w:t xml:space="preserve">    dense = Dense(256, activation='relu')(flat)</w:t>
      </w:r>
    </w:p>
    <w:p w14:paraId="21053414" w14:textId="77777777" w:rsidR="00DA1DC3" w:rsidRPr="00EE141B" w:rsidRDefault="333278B3" w:rsidP="00CE4417">
      <w:pPr>
        <w:pStyle w:val="SC-Source"/>
        <w:rPr>
          <w:rFonts w:ascii="Consolas" w:hAnsi="Consolas"/>
          <w:sz w:val="20"/>
          <w:szCs w:val="20"/>
          <w:rPrChange w:id="394" w:author="Srishti" w:date="2025-11-06T09:50:00Z" w16du:dateUtc="2025-11-06T04:20:00Z">
            <w:rPr/>
          </w:rPrChange>
        </w:rPr>
      </w:pPr>
      <w:r w:rsidRPr="00EE141B">
        <w:rPr>
          <w:rFonts w:ascii="Consolas" w:hAnsi="Consolas"/>
          <w:sz w:val="20"/>
          <w:szCs w:val="20"/>
          <w:lang w:val="en-US"/>
          <w:rPrChange w:id="395" w:author="Srishti" w:date="2025-11-06T09:50:00Z" w16du:dateUtc="2025-11-06T04:20:00Z">
            <w:rPr>
              <w:lang w:val="en-US"/>
            </w:rPr>
          </w:rPrChange>
        </w:rPr>
        <w:t xml:space="preserve">    policy = Dense(num_actions, activation='softmax')(dense)</w:t>
      </w:r>
    </w:p>
    <w:p w14:paraId="5FABB29D" w14:textId="77777777" w:rsidR="00DA1DC3" w:rsidRPr="00EE141B" w:rsidRDefault="333278B3" w:rsidP="00CE4417">
      <w:pPr>
        <w:pStyle w:val="SC-Source"/>
        <w:rPr>
          <w:rFonts w:ascii="Consolas" w:hAnsi="Consolas"/>
          <w:sz w:val="20"/>
          <w:szCs w:val="20"/>
          <w:rPrChange w:id="396" w:author="Srishti" w:date="2025-11-06T09:50:00Z" w16du:dateUtc="2025-11-06T04:20:00Z">
            <w:rPr/>
          </w:rPrChange>
        </w:rPr>
      </w:pPr>
      <w:r w:rsidRPr="00EE141B">
        <w:rPr>
          <w:rFonts w:ascii="Consolas" w:hAnsi="Consolas"/>
          <w:sz w:val="20"/>
          <w:szCs w:val="20"/>
          <w:lang w:val="en-US"/>
          <w:rPrChange w:id="397" w:author="Srishti" w:date="2025-11-06T09:50:00Z" w16du:dateUtc="2025-11-06T04:20:00Z">
            <w:rPr>
              <w:lang w:val="en-US"/>
            </w:rPr>
          </w:rPrChange>
        </w:rPr>
        <w:t xml:space="preserve">    value = Dense(1)(dense)</w:t>
      </w:r>
    </w:p>
    <w:p w14:paraId="58F01896" w14:textId="77777777" w:rsidR="00DA1DC3" w:rsidRPr="00EE141B" w:rsidRDefault="333278B3" w:rsidP="00CE4417">
      <w:pPr>
        <w:pStyle w:val="SC-Source"/>
        <w:rPr>
          <w:rFonts w:ascii="Consolas" w:hAnsi="Consolas"/>
          <w:sz w:val="20"/>
          <w:szCs w:val="20"/>
          <w:rPrChange w:id="398" w:author="Srishti" w:date="2025-11-06T09:50:00Z" w16du:dateUtc="2025-11-06T04:20:00Z">
            <w:rPr/>
          </w:rPrChange>
        </w:rPr>
      </w:pPr>
      <w:r w:rsidRPr="00EE141B">
        <w:rPr>
          <w:rFonts w:ascii="Consolas" w:hAnsi="Consolas"/>
          <w:sz w:val="20"/>
          <w:szCs w:val="20"/>
          <w:lang w:val="en-US"/>
          <w:rPrChange w:id="399" w:author="Srishti" w:date="2025-11-06T09:50:00Z" w16du:dateUtc="2025-11-06T04:20:00Z">
            <w:rPr>
              <w:lang w:val="en-US"/>
            </w:rPr>
          </w:rPrChange>
        </w:rPr>
        <w:t xml:space="preserve">    return Model(inputs=inputs, outputs=[policy, value])</w:t>
      </w:r>
    </w:p>
    <w:p w14:paraId="0DEC0D62" w14:textId="77777777" w:rsidR="00DA1DC3" w:rsidRPr="00EE141B" w:rsidRDefault="00DA1DC3" w:rsidP="00CE4417">
      <w:pPr>
        <w:pStyle w:val="SC-Source"/>
        <w:rPr>
          <w:rFonts w:ascii="Consolas" w:hAnsi="Consolas"/>
          <w:sz w:val="20"/>
          <w:szCs w:val="20"/>
          <w:rPrChange w:id="400" w:author="Srishti" w:date="2025-11-06T09:50:00Z" w16du:dateUtc="2025-11-06T04:20:00Z">
            <w:rPr/>
          </w:rPrChange>
        </w:rPr>
      </w:pPr>
    </w:p>
    <w:p w14:paraId="33CA28BE" w14:textId="77777777" w:rsidR="00DA1DC3" w:rsidRPr="00EE141B" w:rsidRDefault="00DA1DC3" w:rsidP="00CE4417">
      <w:pPr>
        <w:pStyle w:val="SC-Source"/>
        <w:rPr>
          <w:rFonts w:ascii="Consolas" w:hAnsi="Consolas"/>
          <w:sz w:val="20"/>
          <w:szCs w:val="20"/>
          <w:rPrChange w:id="401" w:author="Srishti" w:date="2025-11-06T09:50:00Z" w16du:dateUtc="2025-11-06T04:20:00Z">
            <w:rPr/>
          </w:rPrChange>
        </w:rPr>
      </w:pPr>
      <w:r w:rsidRPr="00EE141B">
        <w:rPr>
          <w:rFonts w:ascii="Consolas" w:hAnsi="Consolas"/>
          <w:sz w:val="20"/>
          <w:szCs w:val="20"/>
          <w:rPrChange w:id="402" w:author="Srishti" w:date="2025-11-06T09:50:00Z" w16du:dateUtc="2025-11-06T04:20:00Z">
            <w:rPr/>
          </w:rPrChange>
        </w:rPr>
        <w:t># Set up environment and model</w:t>
      </w:r>
    </w:p>
    <w:p w14:paraId="6D89C714" w14:textId="77777777" w:rsidR="00DA1DC3" w:rsidRPr="00EE141B" w:rsidRDefault="333278B3" w:rsidP="00CE4417">
      <w:pPr>
        <w:pStyle w:val="SC-Source"/>
        <w:rPr>
          <w:rFonts w:ascii="Consolas" w:hAnsi="Consolas"/>
          <w:sz w:val="20"/>
          <w:szCs w:val="20"/>
          <w:rPrChange w:id="403" w:author="Srishti" w:date="2025-11-06T09:50:00Z" w16du:dateUtc="2025-11-06T04:20:00Z">
            <w:rPr/>
          </w:rPrChange>
        </w:rPr>
      </w:pPr>
      <w:r w:rsidRPr="00EE141B">
        <w:rPr>
          <w:rFonts w:ascii="Consolas" w:hAnsi="Consolas"/>
          <w:sz w:val="20"/>
          <w:szCs w:val="20"/>
          <w:lang w:val="en-US"/>
          <w:rPrChange w:id="404" w:author="Srishti" w:date="2025-11-06T09:50:00Z" w16du:dateUtc="2025-11-06T04:20:00Z">
            <w:rPr>
              <w:lang w:val="en-US"/>
            </w:rPr>
          </w:rPrChange>
        </w:rPr>
        <w:t>env = gym.make('Breakout-v0')</w:t>
      </w:r>
    </w:p>
    <w:p w14:paraId="59A74419" w14:textId="77777777" w:rsidR="00DA1DC3" w:rsidRPr="00EE141B" w:rsidRDefault="333278B3" w:rsidP="00CE4417">
      <w:pPr>
        <w:pStyle w:val="SC-Source"/>
        <w:rPr>
          <w:rFonts w:ascii="Consolas" w:hAnsi="Consolas"/>
          <w:sz w:val="20"/>
          <w:szCs w:val="20"/>
          <w:rPrChange w:id="405" w:author="Srishti" w:date="2025-11-06T09:50:00Z" w16du:dateUtc="2025-11-06T04:20:00Z">
            <w:rPr/>
          </w:rPrChange>
        </w:rPr>
      </w:pPr>
      <w:r w:rsidRPr="00EE141B">
        <w:rPr>
          <w:rFonts w:ascii="Consolas" w:hAnsi="Consolas"/>
          <w:sz w:val="20"/>
          <w:szCs w:val="20"/>
          <w:lang w:val="en-US"/>
          <w:rPrChange w:id="406" w:author="Srishti" w:date="2025-11-06T09:50:00Z" w16du:dateUtc="2025-11-06T04:20:00Z">
            <w:rPr>
              <w:lang w:val="en-US"/>
            </w:rPr>
          </w:rPrChange>
        </w:rPr>
        <w:t>model = build_a3c_atari_model(env.observation_space.shape, env.action_space</w:t>
      </w:r>
      <w:proofErr w:type="gramStart"/>
      <w:r w:rsidRPr="00EE141B">
        <w:rPr>
          <w:rFonts w:ascii="Consolas" w:hAnsi="Consolas"/>
          <w:sz w:val="20"/>
          <w:szCs w:val="20"/>
          <w:lang w:val="en-US"/>
          <w:rPrChange w:id="407" w:author="Srishti" w:date="2025-11-06T09:50:00Z" w16du:dateUtc="2025-11-06T04:20:00Z">
            <w:rPr>
              <w:lang w:val="en-US"/>
            </w:rPr>
          </w:rPrChange>
        </w:rPr>
        <w:t>.n</w:t>
      </w:r>
      <w:proofErr w:type="gramEnd"/>
      <w:r w:rsidRPr="00EE141B">
        <w:rPr>
          <w:rFonts w:ascii="Consolas" w:hAnsi="Consolas"/>
          <w:sz w:val="20"/>
          <w:szCs w:val="20"/>
          <w:lang w:val="en-US"/>
          <w:rPrChange w:id="408" w:author="Srishti" w:date="2025-11-06T09:50:00Z" w16du:dateUtc="2025-11-06T04:20:00Z">
            <w:rPr>
              <w:lang w:val="en-US"/>
            </w:rPr>
          </w:rPrChange>
        </w:rPr>
        <w:t>)</w:t>
      </w:r>
    </w:p>
    <w:p w14:paraId="00EC5A6A" w14:textId="77777777" w:rsidR="00DA1DC3" w:rsidRPr="00EE141B" w:rsidRDefault="333278B3" w:rsidP="00CE4417">
      <w:pPr>
        <w:pStyle w:val="SC-Source"/>
        <w:rPr>
          <w:rFonts w:ascii="Consolas" w:hAnsi="Consolas"/>
          <w:sz w:val="20"/>
          <w:szCs w:val="20"/>
          <w:rPrChange w:id="409" w:author="Srishti" w:date="2025-11-06T09:50:00Z" w16du:dateUtc="2025-11-06T04:20:00Z">
            <w:rPr/>
          </w:rPrChange>
        </w:rPr>
      </w:pPr>
      <w:r w:rsidRPr="00EE141B">
        <w:rPr>
          <w:rFonts w:ascii="Consolas" w:hAnsi="Consolas"/>
          <w:sz w:val="20"/>
          <w:szCs w:val="20"/>
          <w:lang w:val="en-US"/>
          <w:rPrChange w:id="410" w:author="Srishti" w:date="2025-11-06T09:50:00Z" w16du:dateUtc="2025-11-06T04:20:00Z">
            <w:rPr>
              <w:lang w:val="en-US"/>
            </w:rPr>
          </w:rPrChange>
        </w:rPr>
        <w:t>print("Model created for Atari games.")</w:t>
      </w:r>
    </w:p>
    <w:p w14:paraId="06553422" w14:textId="21E0FC0C" w:rsidR="00DA1DC3" w:rsidRPr="00EE141B" w:rsidRDefault="001D0060" w:rsidP="00CE4417">
      <w:pPr>
        <w:pStyle w:val="SC-Source"/>
        <w:rPr>
          <w:rFonts w:ascii="Consolas" w:hAnsi="Consolas"/>
          <w:sz w:val="20"/>
          <w:szCs w:val="20"/>
          <w:rPrChange w:id="411" w:author="Srishti" w:date="2025-11-06T09:50:00Z" w16du:dateUtc="2025-11-06T04:20:00Z">
            <w:rPr/>
          </w:rPrChange>
        </w:rPr>
      </w:pPr>
      <w:r w:rsidRPr="00EE141B">
        <w:rPr>
          <w:rFonts w:ascii="Consolas" w:hAnsi="Consolas"/>
          <w:sz w:val="20"/>
          <w:szCs w:val="20"/>
          <w:rPrChange w:id="412" w:author="Srishti" w:date="2025-11-06T09:50:00Z" w16du:dateUtc="2025-11-06T04:20:00Z">
            <w:rPr/>
          </w:rPrChange>
        </w:rPr>
        <w:t>`</w:t>
      </w:r>
    </w:p>
    <w:p w14:paraId="3B8EBC14" w14:textId="77777777" w:rsidR="001D0060" w:rsidRPr="001D0060" w:rsidRDefault="001D0060">
      <w:pPr>
        <w:pStyle w:val="NormalBPBHEB"/>
        <w:pPrChange w:id="413" w:author="Srishti" w:date="2025-11-06T09:50:00Z" w16du:dateUtc="2025-11-06T04:20:00Z">
          <w:pPr>
            <w:pStyle w:val="P-Regular"/>
            <w:jc w:val="both"/>
          </w:pPr>
        </w:pPrChange>
      </w:pPr>
      <w:r w:rsidRPr="001D0060">
        <w:t>This implementation begins by defining an A3C model architecture tailored for Atari games. The convolutional layers process the high-dimensional pixel input, capturing essential spatial and temporal features necessary for effective gameplay. The dense layers further refine this information to predict actions (policy) and estimate future rewards (value).</w:t>
      </w:r>
    </w:p>
    <w:p w14:paraId="6DD223E7" w14:textId="0209530C" w:rsidR="001D0060" w:rsidRPr="001D0060" w:rsidRDefault="001D0060">
      <w:pPr>
        <w:pStyle w:val="NormalBPBHEB"/>
        <w:pPrChange w:id="414" w:author="Srishti" w:date="2025-11-06T09:50:00Z" w16du:dateUtc="2025-11-06T04:20:00Z">
          <w:pPr>
            <w:pStyle w:val="P-Regular"/>
            <w:jc w:val="both"/>
          </w:pPr>
        </w:pPrChange>
      </w:pPr>
      <w:r w:rsidRPr="001D0060">
        <w:t xml:space="preserve">The OpenAI Gym environment </w:t>
      </w:r>
      <w:ins w:id="415" w:author="Srishti" w:date="2025-11-06T09:50:00Z" w16du:dateUtc="2025-11-06T04:20:00Z">
        <w:r w:rsidR="00EE141B" w:rsidRPr="00EE141B">
          <w:rPr>
            <w:i/>
            <w:iCs/>
            <w:rPrChange w:id="416" w:author="Srishti" w:date="2025-11-06T09:50:00Z" w16du:dateUtc="2025-11-06T04:20:00Z">
              <w:rPr/>
            </w:rPrChange>
          </w:rPr>
          <w:t>B</w:t>
        </w:r>
      </w:ins>
      <w:del w:id="417" w:author="Srishti" w:date="2025-11-06T09:50:00Z" w16du:dateUtc="2025-11-06T04:20:00Z">
        <w:r w:rsidRPr="00EE141B" w:rsidDel="00EE141B">
          <w:rPr>
            <w:i/>
            <w:iCs/>
            <w:rPrChange w:id="418" w:author="Srishti" w:date="2025-11-06T09:50:00Z" w16du:dateUtc="2025-11-06T04:20:00Z">
              <w:rPr/>
            </w:rPrChange>
          </w:rPr>
          <w:delText>"B</w:delText>
        </w:r>
      </w:del>
      <w:r w:rsidRPr="00EE141B">
        <w:rPr>
          <w:i/>
          <w:iCs/>
          <w:rPrChange w:id="419" w:author="Srishti" w:date="2025-11-06T09:50:00Z" w16du:dateUtc="2025-11-06T04:20:00Z">
            <w:rPr/>
          </w:rPrChange>
        </w:rPr>
        <w:t>reakout-v0</w:t>
      </w:r>
      <w:del w:id="420" w:author="Srishti" w:date="2025-11-06T09:50:00Z" w16du:dateUtc="2025-11-06T04:20:00Z">
        <w:r w:rsidRPr="001D0060" w:rsidDel="00EE141B">
          <w:delText>"</w:delText>
        </w:r>
      </w:del>
      <w:r w:rsidRPr="001D0060">
        <w:t xml:space="preserve"> is used to simulate the Atari game. The environment provides a dynamic space where the agent can learn through trial and error, guided by feedback from the model. By </w:t>
      </w:r>
      <w:r w:rsidR="00480217">
        <w:t>utilizing the TensorFlow-based model, the agent can predict actions based on its current observations and continually refine</w:t>
      </w:r>
      <w:r w:rsidRPr="001D0060">
        <w:t xml:space="preserve"> its strategy.</w:t>
      </w:r>
    </w:p>
    <w:p w14:paraId="31B8508D" w14:textId="77777777" w:rsidR="001D0060" w:rsidRDefault="333278B3" w:rsidP="00EE141B">
      <w:pPr>
        <w:pStyle w:val="NormalBPBHEB"/>
        <w:rPr>
          <w:ins w:id="421" w:author="Srishti" w:date="2025-11-06T09:51:00Z" w16du:dateUtc="2025-11-06T04:21:00Z"/>
        </w:rPr>
      </w:pPr>
      <w:r w:rsidRPr="333278B3">
        <w:t>This example highlights the power of A3C in handling complex visual tasks, demonstrating its ability to scale across diverse environments and achieve high performance in challenging scenarios. Through efficient processing, parallelism, and robust update mechanisms, A3C represents a significant advancement in reinforcement learning methodologies.</w:t>
      </w:r>
    </w:p>
    <w:p w14:paraId="4AC73D97" w14:textId="77777777" w:rsidR="00EE141B" w:rsidRPr="001D0060" w:rsidRDefault="00EE141B">
      <w:pPr>
        <w:pStyle w:val="NormalBPBHEB"/>
        <w:pPrChange w:id="422" w:author="Srishti" w:date="2025-11-06T09:51:00Z" w16du:dateUtc="2025-11-06T04:21:00Z">
          <w:pPr>
            <w:pStyle w:val="P-Regular"/>
            <w:jc w:val="both"/>
          </w:pPr>
        </w:pPrChange>
      </w:pPr>
    </w:p>
    <w:p w14:paraId="0DBDA27F" w14:textId="33017DA8" w:rsidR="00DA1DC3" w:rsidRDefault="00DA1DC3">
      <w:pPr>
        <w:pStyle w:val="Heading2BPBHEB"/>
        <w:pPrChange w:id="423" w:author="Srishti" w:date="2025-11-06T09:51:00Z" w16du:dateUtc="2025-11-06T04:21:00Z">
          <w:pPr>
            <w:pStyle w:val="H2-Heading"/>
          </w:pPr>
        </w:pPrChange>
      </w:pPr>
      <w:r w:rsidRPr="00DA1DC3">
        <w:t xml:space="preserve">Utilizing Libretro and Gym-Retro for </w:t>
      </w:r>
      <w:ins w:id="424" w:author="Srishti" w:date="2025-11-06T09:51:00Z" w16du:dateUtc="2025-11-06T04:21:00Z">
        <w:r w:rsidR="00EE141B">
          <w:t>a</w:t>
        </w:r>
      </w:ins>
      <w:del w:id="425" w:author="Srishti" w:date="2025-11-06T09:51:00Z" w16du:dateUtc="2025-11-06T04:21:00Z">
        <w:r w:rsidRPr="00DA1DC3" w:rsidDel="00EE141B">
          <w:delText>A</w:delText>
        </w:r>
      </w:del>
      <w:r w:rsidRPr="00DA1DC3">
        <w:t xml:space="preserve">dvanced </w:t>
      </w:r>
      <w:ins w:id="426" w:author="Srishti" w:date="2025-11-06T09:51:00Z" w16du:dateUtc="2025-11-06T04:21:00Z">
        <w:r w:rsidR="00EE141B">
          <w:t>r</w:t>
        </w:r>
      </w:ins>
      <w:del w:id="427" w:author="Srishti" w:date="2025-11-06T09:51:00Z" w16du:dateUtc="2025-11-06T04:21:00Z">
        <w:r w:rsidRPr="00DA1DC3" w:rsidDel="00EE141B">
          <w:delText>R</w:delText>
        </w:r>
      </w:del>
      <w:r w:rsidRPr="00DA1DC3">
        <w:t xml:space="preserve">einforcement </w:t>
      </w:r>
      <w:ins w:id="428" w:author="Srishti" w:date="2025-11-06T09:51:00Z" w16du:dateUtc="2025-11-06T04:21:00Z">
        <w:r w:rsidR="00EE141B">
          <w:t>l</w:t>
        </w:r>
      </w:ins>
      <w:del w:id="429" w:author="Srishti" w:date="2025-11-06T09:51:00Z" w16du:dateUtc="2025-11-06T04:21:00Z">
        <w:r w:rsidRPr="00DA1DC3" w:rsidDel="00EE141B">
          <w:delText>L</w:delText>
        </w:r>
      </w:del>
      <w:r w:rsidRPr="00DA1DC3">
        <w:t>earning</w:t>
      </w:r>
    </w:p>
    <w:p w14:paraId="70A3C6D4" w14:textId="0DBA75DD" w:rsidR="00CC2972" w:rsidRDefault="002B4296" w:rsidP="00EE141B">
      <w:pPr>
        <w:pStyle w:val="NormalBPBHEB"/>
        <w:rPr>
          <w:ins w:id="430" w:author="Srishti" w:date="2025-11-06T09:52:00Z" w16du:dateUtc="2025-11-06T04:22:00Z"/>
        </w:rPr>
      </w:pPr>
      <w:r>
        <w:lastRenderedPageBreak/>
        <w:t xml:space="preserve">In the world of reinforcement learning, retro games offer a unique testing ground for algorithms, combining complex decision-making scenarios with visually rich environments. Gym-Retro and Libretro extend the capabilities of reinforcement learning research </w:t>
      </w:r>
      <w:ins w:id="431" w:author="Srishti" w:date="2025-11-06T09:51:00Z" w16du:dateUtc="2025-11-06T04:21:00Z">
        <w:r w:rsidR="00EE141B">
          <w:t>[6]</w:t>
        </w:r>
      </w:ins>
      <w:customXmlDelRangeStart w:id="432" w:author="Srishti" w:date="2025-11-06T09:51:00Z"/>
      <w:sdt>
        <w:sdtPr>
          <w:id w:val="-860433224"/>
          <w:citation/>
        </w:sdtPr>
        <w:sdtContent>
          <w:customXmlDelRangeEnd w:id="432"/>
          <w:del w:id="433" w:author="Srishti" w:date="2025-11-06T09:51:00Z" w16du:dateUtc="2025-11-06T04:21:00Z">
            <w:r w:rsidR="00B41D38" w:rsidDel="00EE141B">
              <w:fldChar w:fldCharType="begin"/>
            </w:r>
            <w:r w:rsidR="00B41D38" w:rsidDel="00EE141B">
              <w:delInstrText xml:space="preserve"> CITATION Brockman \l 1033 </w:delInstrText>
            </w:r>
            <w:r w:rsidR="00B41D38" w:rsidDel="00EE141B">
              <w:fldChar w:fldCharType="separate"/>
            </w:r>
            <w:r w:rsidR="00E84876" w:rsidDel="00EE141B">
              <w:rPr>
                <w:noProof/>
              </w:rPr>
              <w:delText>[6]</w:delText>
            </w:r>
            <w:r w:rsidR="00B41D38" w:rsidDel="00EE141B">
              <w:fldChar w:fldCharType="end"/>
            </w:r>
          </w:del>
          <w:customXmlDelRangeStart w:id="434" w:author="Srishti" w:date="2025-11-06T09:51:00Z"/>
        </w:sdtContent>
      </w:sdt>
      <w:customXmlDelRangeEnd w:id="434"/>
      <w:r w:rsidR="006B71D7">
        <w:t xml:space="preserve"> </w:t>
      </w:r>
      <w:r>
        <w:t>by providing an accessible and structured platform to emulate retro games, bridging the gap between theory and practical application</w:t>
      </w:r>
      <w:r w:rsidR="006B71D7">
        <w:t xml:space="preserve"> </w:t>
      </w:r>
      <w:ins w:id="435" w:author="Srishti" w:date="2025-11-06T09:52:00Z" w16du:dateUtc="2025-11-06T04:22:00Z">
        <w:r w:rsidR="00EE141B">
          <w:t>[1]</w:t>
        </w:r>
      </w:ins>
      <w:customXmlDelRangeStart w:id="436" w:author="Srishti" w:date="2025-11-06T09:52:00Z"/>
      <w:sdt>
        <w:sdtPr>
          <w:id w:val="-1400359661"/>
          <w:citation/>
        </w:sdtPr>
        <w:sdtContent>
          <w:customXmlDelRangeEnd w:id="436"/>
          <w:del w:id="437" w:author="Srishti" w:date="2025-11-06T09:52:00Z" w16du:dateUtc="2025-11-06T04:22:00Z">
            <w:r w:rsidR="006B71D7" w:rsidDel="00EE141B">
              <w:fldChar w:fldCharType="begin"/>
            </w:r>
            <w:r w:rsidR="006B71D7" w:rsidDel="00EE141B">
              <w:delInstrText xml:space="preserve"> CITATION Mnih2016 \l 1033 </w:delInstrText>
            </w:r>
            <w:r w:rsidR="006B71D7" w:rsidDel="00EE141B">
              <w:fldChar w:fldCharType="separate"/>
            </w:r>
            <w:r w:rsidR="00E84876" w:rsidDel="00EE141B">
              <w:rPr>
                <w:noProof/>
              </w:rPr>
              <w:delText>[1]</w:delText>
            </w:r>
            <w:r w:rsidR="006B71D7" w:rsidDel="00EE141B">
              <w:fldChar w:fldCharType="end"/>
            </w:r>
          </w:del>
          <w:customXmlDelRangeStart w:id="438" w:author="Srishti" w:date="2025-11-06T09:52:00Z"/>
        </w:sdtContent>
      </w:sdt>
      <w:customXmlDelRangeEnd w:id="438"/>
      <w:r>
        <w:t>.</w:t>
      </w:r>
    </w:p>
    <w:p w14:paraId="09E4F929" w14:textId="77777777" w:rsidR="00EE141B" w:rsidRPr="00CC2972" w:rsidRDefault="00EE141B">
      <w:pPr>
        <w:pStyle w:val="NormalBPBHEB"/>
        <w:pPrChange w:id="439" w:author="Srishti" w:date="2025-11-06T09:52:00Z" w16du:dateUtc="2025-11-06T04:22:00Z">
          <w:pPr>
            <w:jc w:val="both"/>
          </w:pPr>
        </w:pPrChange>
      </w:pPr>
    </w:p>
    <w:p w14:paraId="3F0F8C34" w14:textId="593D8125" w:rsidR="00DA1DC3" w:rsidRDefault="00DA1DC3">
      <w:pPr>
        <w:pStyle w:val="Heading2BPBHEB"/>
        <w:pPrChange w:id="440" w:author="Srishti" w:date="2025-11-06T09:52:00Z" w16du:dateUtc="2025-11-06T04:22:00Z">
          <w:pPr>
            <w:pStyle w:val="H2-Heading"/>
          </w:pPr>
        </w:pPrChange>
      </w:pPr>
      <w:r w:rsidRPr="00DA1DC3">
        <w:t>Overview</w:t>
      </w:r>
    </w:p>
    <w:p w14:paraId="60425DD8" w14:textId="51533B6C" w:rsidR="00733F7E" w:rsidRPr="009F4D60" w:rsidRDefault="00733F7E">
      <w:pPr>
        <w:pStyle w:val="NormalBPBHEB"/>
        <w:pPrChange w:id="441" w:author="Srishti" w:date="2025-11-06T09:52:00Z" w16du:dateUtc="2025-11-06T04:22:00Z">
          <w:pPr>
            <w:jc w:val="both"/>
          </w:pPr>
        </w:pPrChange>
      </w:pPr>
      <w:r>
        <w:t xml:space="preserve">Libretro and Gym-Retro stand out as indispensable tools for researchers and practitioners in </w:t>
      </w:r>
      <w:r w:rsidR="00480217">
        <w:t xml:space="preserve">the field of </w:t>
      </w:r>
      <w:r>
        <w:t>reinforcement learning. These platforms enable the emulation of retro gaming environments, offering a reliable framework to benchmark algorithms and refine strategies in dynamic and controlled settings</w:t>
      </w:r>
      <w:ins w:id="442" w:author="Srishti" w:date="2025-11-06T09:52:00Z" w16du:dateUtc="2025-11-06T04:22:00Z">
        <w:r w:rsidR="00EE141B">
          <w:t xml:space="preserve"> [7]</w:t>
        </w:r>
      </w:ins>
      <w:del w:id="443" w:author="Srishti" w:date="2025-11-06T09:52:00Z" w16du:dateUtc="2025-11-06T04:22:00Z">
        <w:r w:rsidR="008844EF" w:rsidDel="00EE141B">
          <w:delText xml:space="preserve"> </w:delText>
        </w:r>
      </w:del>
      <w:customXmlDelRangeStart w:id="444" w:author="Srishti" w:date="2025-11-06T09:52:00Z"/>
      <w:sdt>
        <w:sdtPr>
          <w:id w:val="874043611"/>
          <w:citation/>
        </w:sdtPr>
        <w:sdtContent>
          <w:customXmlDelRangeEnd w:id="444"/>
          <w:del w:id="445" w:author="Srishti" w:date="2025-11-06T09:52:00Z" w16du:dateUtc="2025-11-06T04:22:00Z">
            <w:r w:rsidR="008844EF" w:rsidDel="00EE141B">
              <w:fldChar w:fldCharType="begin"/>
            </w:r>
            <w:r w:rsidR="008844EF" w:rsidDel="00EE141B">
              <w:delInstrText xml:space="preserve"> CITATION Goodfellow \l 1033 </w:delInstrText>
            </w:r>
            <w:r w:rsidR="008844EF" w:rsidDel="00EE141B">
              <w:fldChar w:fldCharType="separate"/>
            </w:r>
            <w:r w:rsidR="00E84876" w:rsidDel="00EE141B">
              <w:rPr>
                <w:noProof/>
              </w:rPr>
              <w:delText>[7]</w:delText>
            </w:r>
            <w:r w:rsidR="008844EF" w:rsidDel="00EE141B">
              <w:fldChar w:fldCharType="end"/>
            </w:r>
          </w:del>
          <w:customXmlDelRangeStart w:id="446" w:author="Srishti" w:date="2025-11-06T09:52:00Z"/>
        </w:sdtContent>
      </w:sdt>
      <w:customXmlDelRangeEnd w:id="446"/>
      <w:r>
        <w:t>.</w:t>
      </w:r>
      <w:ins w:id="447" w:author="Srishti" w:date="2025-11-06T09:52:00Z" w16du:dateUtc="2025-11-06T04:22:00Z">
        <w:r w:rsidR="00EE141B">
          <w:t xml:space="preserve"> The details are as follows:</w:t>
        </w:r>
      </w:ins>
    </w:p>
    <w:p w14:paraId="52828BF3" w14:textId="371A08CB" w:rsidR="00DA1DC3" w:rsidRPr="00DA1DC3" w:rsidRDefault="333278B3">
      <w:pPr>
        <w:pStyle w:val="NormalBPBHEB"/>
        <w:numPr>
          <w:ilvl w:val="0"/>
          <w:numId w:val="15"/>
        </w:numPr>
        <w:pPrChange w:id="448" w:author="Srishti" w:date="2025-11-06T09:52:00Z" w16du:dateUtc="2025-11-06T04:22:00Z">
          <w:pPr>
            <w:pStyle w:val="L-Bullets"/>
            <w:jc w:val="both"/>
          </w:pPr>
        </w:pPrChange>
      </w:pPr>
      <w:proofErr w:type="spellStart"/>
      <w:r w:rsidRPr="333278B3">
        <w:rPr>
          <w:b/>
          <w:bCs/>
        </w:rPr>
        <w:t>Libretro</w:t>
      </w:r>
      <w:proofErr w:type="spellEnd"/>
      <w:r w:rsidRPr="333278B3">
        <w:t xml:space="preserve">: A cross-platform </w:t>
      </w:r>
      <w:ins w:id="449" w:author="Srishti" w:date="2025-11-06T09:52:00Z" w16du:dateUtc="2025-11-06T04:22:00Z">
        <w:r w:rsidR="00EE141B" w:rsidRPr="00EE141B">
          <w:rPr>
            <w:b/>
            <w:bCs/>
            <w:rPrChange w:id="450" w:author="Srishti" w:date="2025-11-06T09:52:00Z" w16du:dateUtc="2025-11-06T04:22:00Z">
              <w:rPr/>
            </w:rPrChange>
          </w:rPr>
          <w:t>application programming interface</w:t>
        </w:r>
        <w:r w:rsidR="00EE141B">
          <w:t xml:space="preserve"> (</w:t>
        </w:r>
      </w:ins>
      <w:r w:rsidRPr="00EE141B">
        <w:rPr>
          <w:b/>
          <w:bCs/>
          <w:rPrChange w:id="451" w:author="Srishti" w:date="2025-11-06T09:52:00Z" w16du:dateUtc="2025-11-06T04:22:00Z">
            <w:rPr/>
          </w:rPrChange>
        </w:rPr>
        <w:t>API</w:t>
      </w:r>
      <w:ins w:id="452" w:author="Srishti" w:date="2025-11-06T09:52:00Z" w16du:dateUtc="2025-11-06T04:22:00Z">
        <w:r w:rsidR="00EE141B">
          <w:t>)</w:t>
        </w:r>
      </w:ins>
      <w:r w:rsidRPr="333278B3">
        <w:t xml:space="preserve"> for retro game emulation.</w:t>
      </w:r>
    </w:p>
    <w:p w14:paraId="753FCC41" w14:textId="3B8A8CB0" w:rsidR="00DA1DC3" w:rsidRDefault="00DA1DC3" w:rsidP="00EE141B">
      <w:pPr>
        <w:pStyle w:val="NormalBPBHEB"/>
        <w:numPr>
          <w:ilvl w:val="0"/>
          <w:numId w:val="15"/>
        </w:numPr>
        <w:rPr>
          <w:ins w:id="453" w:author="Srishti" w:date="2025-11-06T09:53:00Z" w16du:dateUtc="2025-11-06T04:23:00Z"/>
        </w:rPr>
      </w:pPr>
      <w:r w:rsidRPr="00DA1DC3">
        <w:rPr>
          <w:b/>
          <w:bCs/>
        </w:rPr>
        <w:t>Gym-Retro</w:t>
      </w:r>
      <w:r w:rsidRPr="00DA1DC3">
        <w:t>: Extends OpenAI Gym for retro games, providing pre-configured environments and challenges</w:t>
      </w:r>
      <w:r w:rsidR="008844EF">
        <w:t xml:space="preserve"> </w:t>
      </w:r>
      <w:ins w:id="454" w:author="Srishti" w:date="2025-11-06T09:53:00Z" w16du:dateUtc="2025-11-06T04:23:00Z">
        <w:r w:rsidR="00EE141B">
          <w:t>[8]</w:t>
        </w:r>
      </w:ins>
      <w:customXmlDelRangeStart w:id="455" w:author="Srishti" w:date="2025-11-06T09:52:00Z"/>
      <w:sdt>
        <w:sdtPr>
          <w:id w:val="-1302525713"/>
          <w:citation/>
        </w:sdtPr>
        <w:sdtContent>
          <w:customXmlDelRangeEnd w:id="455"/>
          <w:del w:id="456" w:author="Srishti" w:date="2025-11-06T09:52:00Z" w16du:dateUtc="2025-11-06T04:22:00Z">
            <w:r w:rsidR="008844EF" w:rsidDel="00EE141B">
              <w:fldChar w:fldCharType="begin"/>
            </w:r>
            <w:r w:rsidR="008844EF" w:rsidDel="00EE141B">
              <w:delInstrText xml:space="preserve"> CITATION OpenAI \l 1033 </w:delInstrText>
            </w:r>
            <w:r w:rsidR="008844EF" w:rsidDel="00EE141B">
              <w:fldChar w:fldCharType="separate"/>
            </w:r>
            <w:r w:rsidR="00E84876" w:rsidRPr="00E84876" w:rsidDel="00EE141B">
              <w:rPr>
                <w:noProof/>
              </w:rPr>
              <w:delText>[8]</w:delText>
            </w:r>
            <w:r w:rsidR="008844EF" w:rsidDel="00EE141B">
              <w:fldChar w:fldCharType="end"/>
            </w:r>
          </w:del>
          <w:customXmlDelRangeStart w:id="457" w:author="Srishti" w:date="2025-11-06T09:52:00Z"/>
        </w:sdtContent>
      </w:sdt>
      <w:customXmlDelRangeEnd w:id="457"/>
      <w:r w:rsidRPr="00DA1DC3">
        <w:t>.</w:t>
      </w:r>
    </w:p>
    <w:p w14:paraId="14012A2D" w14:textId="77777777" w:rsidR="00EE141B" w:rsidRPr="00DA1DC3" w:rsidRDefault="00EE141B">
      <w:pPr>
        <w:pStyle w:val="NormalBPBHEB"/>
        <w:pPrChange w:id="458" w:author="Srishti" w:date="2025-11-06T09:53:00Z" w16du:dateUtc="2025-11-06T04:23:00Z">
          <w:pPr>
            <w:pStyle w:val="L-Bullets"/>
            <w:jc w:val="both"/>
          </w:pPr>
        </w:pPrChange>
      </w:pPr>
    </w:p>
    <w:p w14:paraId="2B8BD7CB" w14:textId="77777777" w:rsidR="00DA1DC3" w:rsidRDefault="00DA1DC3">
      <w:pPr>
        <w:pStyle w:val="Heading2BPBHEB"/>
        <w:pPrChange w:id="459" w:author="Srishti" w:date="2025-11-06T09:53:00Z" w16du:dateUtc="2025-11-06T04:23:00Z">
          <w:pPr>
            <w:pStyle w:val="H2-Heading"/>
          </w:pPr>
        </w:pPrChange>
      </w:pPr>
      <w:r w:rsidRPr="00DA1DC3">
        <w:t>Applications</w:t>
      </w:r>
    </w:p>
    <w:p w14:paraId="7A485942" w14:textId="14CF030B" w:rsidR="006740CF" w:rsidRPr="006740CF" w:rsidRDefault="006740CF">
      <w:pPr>
        <w:pStyle w:val="NormalBPBHEB"/>
        <w:pPrChange w:id="460" w:author="Srishti" w:date="2025-11-06T09:53:00Z" w16du:dateUtc="2025-11-06T04:23:00Z">
          <w:pPr>
            <w:jc w:val="both"/>
          </w:pPr>
        </w:pPrChange>
      </w:pPr>
      <w:r>
        <w:t xml:space="preserve">The capabilities of Libretro and Gym-Retro </w:t>
      </w:r>
      <w:proofErr w:type="gramStart"/>
      <w:r>
        <w:t>open up</w:t>
      </w:r>
      <w:proofErr w:type="gramEnd"/>
      <w:r>
        <w:t xml:space="preserve"> numerous applications, making them powerful assets for AI research. They allow developers to simulate and study complex environments that mimic real-world challenges in a controlled and iterative manner</w:t>
      </w:r>
      <w:ins w:id="461" w:author="Srishti" w:date="2025-11-06T09:53:00Z" w16du:dateUtc="2025-11-06T04:23:00Z">
        <w:r w:rsidR="00EE141B">
          <w:t xml:space="preserve">: </w:t>
        </w:r>
      </w:ins>
      <w:del w:id="462" w:author="Srishti" w:date="2025-11-06T09:53:00Z" w16du:dateUtc="2025-11-06T04:23:00Z">
        <w:r w:rsidDel="00EE141B">
          <w:delText>.</w:delText>
        </w:r>
      </w:del>
    </w:p>
    <w:p w14:paraId="2EE25C17" w14:textId="4B6F128E" w:rsidR="00DA1DC3" w:rsidRPr="00DA1DC3" w:rsidRDefault="00DA1DC3">
      <w:pPr>
        <w:pStyle w:val="NormalBPBHEB"/>
        <w:numPr>
          <w:ilvl w:val="0"/>
          <w:numId w:val="16"/>
        </w:numPr>
        <w:pPrChange w:id="463" w:author="Srishti" w:date="2025-11-06T09:53:00Z" w16du:dateUtc="2025-11-06T04:23:00Z">
          <w:pPr>
            <w:pStyle w:val="L-Bullets"/>
            <w:jc w:val="both"/>
          </w:pPr>
        </w:pPrChange>
      </w:pPr>
      <w:r w:rsidRPr="00DA1DC3">
        <w:rPr>
          <w:b/>
          <w:bCs/>
        </w:rPr>
        <w:t xml:space="preserve">AI </w:t>
      </w:r>
      <w:del w:id="464" w:author="Srishti" w:date="2025-11-06T09:53:00Z" w16du:dateUtc="2025-11-06T04:23:00Z">
        <w:r w:rsidRPr="00DA1DC3" w:rsidDel="00EE141B">
          <w:rPr>
            <w:b/>
            <w:bCs/>
          </w:rPr>
          <w:delText>A</w:delText>
        </w:r>
      </w:del>
      <w:ins w:id="465" w:author="Srishti" w:date="2025-11-06T09:53:00Z" w16du:dateUtc="2025-11-06T04:23:00Z">
        <w:r w:rsidR="00EE141B">
          <w:rPr>
            <w:b/>
            <w:bCs/>
          </w:rPr>
          <w:t>a</w:t>
        </w:r>
      </w:ins>
      <w:r w:rsidRPr="00DA1DC3">
        <w:rPr>
          <w:b/>
          <w:bCs/>
        </w:rPr>
        <w:t xml:space="preserve">gent </w:t>
      </w:r>
      <w:ins w:id="466" w:author="Srishti" w:date="2025-11-06T09:53:00Z" w16du:dateUtc="2025-11-06T04:23:00Z">
        <w:r w:rsidR="00EE141B">
          <w:rPr>
            <w:b/>
            <w:bCs/>
          </w:rPr>
          <w:t>t</w:t>
        </w:r>
      </w:ins>
      <w:del w:id="467" w:author="Srishti" w:date="2025-11-06T09:53:00Z" w16du:dateUtc="2025-11-06T04:23:00Z">
        <w:r w:rsidRPr="00DA1DC3" w:rsidDel="00EE141B">
          <w:rPr>
            <w:b/>
            <w:bCs/>
          </w:rPr>
          <w:delText>T</w:delText>
        </w:r>
      </w:del>
      <w:r w:rsidRPr="00DA1DC3">
        <w:rPr>
          <w:b/>
          <w:bCs/>
        </w:rPr>
        <w:t>raining</w:t>
      </w:r>
      <w:r w:rsidRPr="00DA1DC3">
        <w:t>: Leverage retro games as benchmarks for testing RL algorithms.</w:t>
      </w:r>
    </w:p>
    <w:p w14:paraId="3CF3B3ED" w14:textId="0AA3E354" w:rsidR="00DA1DC3" w:rsidRDefault="00DA1DC3" w:rsidP="00EE141B">
      <w:pPr>
        <w:pStyle w:val="NormalBPBHEB"/>
        <w:numPr>
          <w:ilvl w:val="0"/>
          <w:numId w:val="16"/>
        </w:numPr>
        <w:rPr>
          <w:ins w:id="468" w:author="Srishti" w:date="2025-11-06T09:53:00Z" w16du:dateUtc="2025-11-06T04:23:00Z"/>
        </w:rPr>
      </w:pPr>
      <w:r w:rsidRPr="00DA1DC3">
        <w:rPr>
          <w:b/>
          <w:bCs/>
        </w:rPr>
        <w:t xml:space="preserve">Dynamic </w:t>
      </w:r>
      <w:ins w:id="469" w:author="Srishti" w:date="2025-11-06T09:53:00Z" w16du:dateUtc="2025-11-06T04:23:00Z">
        <w:r w:rsidR="00EE141B">
          <w:rPr>
            <w:b/>
            <w:bCs/>
          </w:rPr>
          <w:t>s</w:t>
        </w:r>
      </w:ins>
      <w:del w:id="470" w:author="Srishti" w:date="2025-11-06T09:53:00Z" w16du:dateUtc="2025-11-06T04:23:00Z">
        <w:r w:rsidRPr="00DA1DC3" w:rsidDel="00EE141B">
          <w:rPr>
            <w:b/>
            <w:bCs/>
          </w:rPr>
          <w:delText>S</w:delText>
        </w:r>
      </w:del>
      <w:r w:rsidRPr="00DA1DC3">
        <w:rPr>
          <w:b/>
          <w:bCs/>
        </w:rPr>
        <w:t>imulation</w:t>
      </w:r>
      <w:r w:rsidRPr="00DA1DC3">
        <w:t>: Create complex scenarios for reinforcement learning.</w:t>
      </w:r>
    </w:p>
    <w:p w14:paraId="0D6C7572" w14:textId="77777777" w:rsidR="00EE141B" w:rsidRPr="00DA1DC3" w:rsidRDefault="00EE141B">
      <w:pPr>
        <w:pStyle w:val="NormalBPBHEB"/>
        <w:pPrChange w:id="471" w:author="Srishti" w:date="2025-11-06T09:53:00Z" w16du:dateUtc="2025-11-06T04:23:00Z">
          <w:pPr>
            <w:pStyle w:val="L-Bullets"/>
            <w:jc w:val="both"/>
          </w:pPr>
        </w:pPrChange>
      </w:pPr>
    </w:p>
    <w:p w14:paraId="6C4A4F35" w14:textId="0A90ABB8" w:rsidR="00DA1DC3" w:rsidRPr="00EE141B" w:rsidRDefault="00DA1DC3">
      <w:pPr>
        <w:pStyle w:val="Heading2BPBHEB"/>
        <w:rPr>
          <w:lang w:val="it-IT"/>
          <w:rPrChange w:id="472" w:author="Srishti" w:date="2025-11-06T09:53:00Z" w16du:dateUtc="2025-11-06T04:23:00Z">
            <w:rPr/>
          </w:rPrChange>
        </w:rPr>
        <w:pPrChange w:id="473" w:author="Srishti" w:date="2025-11-06T09:53:00Z" w16du:dateUtc="2025-11-06T04:23:00Z">
          <w:pPr>
            <w:pStyle w:val="H2-Heading"/>
          </w:pPr>
        </w:pPrChange>
      </w:pPr>
      <w:r w:rsidRPr="00EE141B">
        <w:rPr>
          <w:lang w:val="it-IT"/>
          <w:rPrChange w:id="474" w:author="Srishti" w:date="2025-11-06T09:53:00Z" w16du:dateUtc="2025-11-06T04:23:00Z">
            <w:rPr/>
          </w:rPrChange>
        </w:rPr>
        <w:t xml:space="preserve">Code </w:t>
      </w:r>
      <w:ins w:id="475" w:author="Srishti" w:date="2025-11-06T09:53:00Z" w16du:dateUtc="2025-11-06T04:23:00Z">
        <w:r w:rsidR="00EE141B" w:rsidRPr="00EE141B">
          <w:rPr>
            <w:lang w:val="it-IT"/>
            <w:rPrChange w:id="476" w:author="Srishti" w:date="2025-11-06T09:53:00Z" w16du:dateUtc="2025-11-06T04:23:00Z">
              <w:rPr/>
            </w:rPrChange>
          </w:rPr>
          <w:t>e</w:t>
        </w:r>
      </w:ins>
      <w:del w:id="477" w:author="Srishti" w:date="2025-11-06T09:53:00Z" w16du:dateUtc="2025-11-06T04:23:00Z">
        <w:r w:rsidRPr="00EE141B" w:rsidDel="00EE141B">
          <w:rPr>
            <w:lang w:val="it-IT"/>
            <w:rPrChange w:id="478" w:author="Srishti" w:date="2025-11-06T09:53:00Z" w16du:dateUtc="2025-11-06T04:23:00Z">
              <w:rPr/>
            </w:rPrChange>
          </w:rPr>
          <w:delText>E</w:delText>
        </w:r>
      </w:del>
      <w:r w:rsidRPr="00EE141B">
        <w:rPr>
          <w:lang w:val="it-IT"/>
          <w:rPrChange w:id="479" w:author="Srishti" w:date="2025-11-06T09:53:00Z" w16du:dateUtc="2025-11-06T04:23:00Z">
            <w:rPr/>
          </w:rPrChange>
        </w:rPr>
        <w:t xml:space="preserve">xample: Setting </w:t>
      </w:r>
      <w:ins w:id="480" w:author="Srishti" w:date="2025-11-06T09:53:00Z" w16du:dateUtc="2025-11-06T04:23:00Z">
        <w:r w:rsidR="00EE141B" w:rsidRPr="00EE141B">
          <w:rPr>
            <w:lang w:val="it-IT"/>
            <w:rPrChange w:id="481" w:author="Srishti" w:date="2025-11-06T09:53:00Z" w16du:dateUtc="2025-11-06T04:23:00Z">
              <w:rPr/>
            </w:rPrChange>
          </w:rPr>
          <w:t>u</w:t>
        </w:r>
      </w:ins>
      <w:del w:id="482" w:author="Srishti" w:date="2025-11-06T09:53:00Z" w16du:dateUtc="2025-11-06T04:23:00Z">
        <w:r w:rsidRPr="00EE141B" w:rsidDel="00EE141B">
          <w:rPr>
            <w:lang w:val="it-IT"/>
            <w:rPrChange w:id="483" w:author="Srishti" w:date="2025-11-06T09:53:00Z" w16du:dateUtc="2025-11-06T04:23:00Z">
              <w:rPr/>
            </w:rPrChange>
          </w:rPr>
          <w:delText>U</w:delText>
        </w:r>
      </w:del>
      <w:r w:rsidRPr="00EE141B">
        <w:rPr>
          <w:lang w:val="it-IT"/>
          <w:rPrChange w:id="484" w:author="Srishti" w:date="2025-11-06T09:53:00Z" w16du:dateUtc="2025-11-06T04:23:00Z">
            <w:rPr/>
          </w:rPrChange>
        </w:rPr>
        <w:t>p Gym-Retro</w:t>
      </w:r>
    </w:p>
    <w:p w14:paraId="1AF23CE0" w14:textId="6303F106" w:rsidR="00B249CE" w:rsidRDefault="00EE141B">
      <w:pPr>
        <w:pStyle w:val="NormalBPBHEB"/>
        <w:pPrChange w:id="485" w:author="Srishti" w:date="2025-11-06T09:53:00Z" w16du:dateUtc="2025-11-06T04:23:00Z">
          <w:pPr>
            <w:pStyle w:val="P-Regular"/>
            <w:jc w:val="both"/>
          </w:pPr>
        </w:pPrChange>
      </w:pPr>
      <w:ins w:id="486" w:author="Srishti" w:date="2025-11-06T09:54:00Z" w16du:dateUtc="2025-11-06T04:24:00Z">
        <w:r>
          <w:t>Refer to the following code</w:t>
        </w:r>
      </w:ins>
      <w:ins w:id="487" w:author="Srishti" w:date="2025-11-06T09:55:00Z" w16du:dateUtc="2025-11-06T04:25:00Z">
        <w:r>
          <w:t>,</w:t>
        </w:r>
      </w:ins>
      <w:ins w:id="488" w:author="Srishti" w:date="2025-11-06T09:54:00Z" w16du:dateUtc="2025-11-06T04:24:00Z">
        <w:r>
          <w:t xml:space="preserve"> which illustrates </w:t>
        </w:r>
      </w:ins>
      <w:proofErr w:type="spellStart"/>
      <w:r w:rsidR="333278B3" w:rsidRPr="333278B3">
        <w:t>Libretro</w:t>
      </w:r>
      <w:proofErr w:type="spellEnd"/>
      <w:r w:rsidR="333278B3" w:rsidRPr="333278B3">
        <w:t xml:space="preserve"> and Gym-Retro</w:t>
      </w:r>
      <w:ins w:id="489" w:author="Srishti" w:date="2025-11-06T09:55:00Z" w16du:dateUtc="2025-11-06T04:25:00Z">
        <w:r>
          <w:t xml:space="preserve"> </w:t>
        </w:r>
      </w:ins>
      <w:del w:id="490" w:author="Srishti" w:date="2025-11-06T09:54:00Z" w16du:dateUtc="2025-11-06T04:24:00Z">
        <w:r w:rsidR="333278B3" w:rsidRPr="333278B3" w:rsidDel="00EE141B">
          <w:delText xml:space="preserve"> </w:delText>
        </w:r>
      </w:del>
      <w:r w:rsidR="333278B3" w:rsidRPr="333278B3">
        <w:t>stand</w:t>
      </w:r>
      <w:ins w:id="491" w:author="Srishti" w:date="2025-11-06T09:55:00Z" w16du:dateUtc="2025-11-06T04:25:00Z">
        <w:r>
          <w:t>ing</w:t>
        </w:r>
      </w:ins>
      <w:r w:rsidR="333278B3" w:rsidRPr="333278B3">
        <w:t xml:space="preserve"> out as indispensable tools for researchers and practitioners in </w:t>
      </w:r>
      <w:r w:rsidR="00480217">
        <w:t xml:space="preserve">the field of </w:t>
      </w:r>
      <w:r w:rsidR="333278B3" w:rsidRPr="333278B3">
        <w:t xml:space="preserve">reinforcement learning. These platforms enable the emulation of retro gaming environments, </w:t>
      </w:r>
      <w:r w:rsidR="00480217">
        <w:t>providing a reliable framework for benchmarking algorithms and refining</w:t>
      </w:r>
      <w:r w:rsidR="333278B3" w:rsidRPr="333278B3">
        <w:t xml:space="preserve"> strategies in dynamic and controlled settings</w:t>
      </w:r>
      <w:ins w:id="492" w:author="Srishti" w:date="2025-11-06T09:54:00Z" w16du:dateUtc="2025-11-06T04:24:00Z">
        <w:r>
          <w:t xml:space="preserve">. </w:t>
        </w:r>
      </w:ins>
      <w:del w:id="493" w:author="Srishti" w:date="2025-11-06T09:53:00Z" w16du:dateUtc="2025-11-06T04:23:00Z">
        <w:r w:rsidR="333278B3" w:rsidRPr="333278B3" w:rsidDel="00EE141B">
          <w:delText>.</w:delText>
        </w:r>
      </w:del>
    </w:p>
    <w:p w14:paraId="79CD825C" w14:textId="328D8044" w:rsidR="00DA1DC3" w:rsidRPr="00EE141B" w:rsidRDefault="00014416" w:rsidP="00476C3B">
      <w:pPr>
        <w:pStyle w:val="SC-Source"/>
        <w:rPr>
          <w:rFonts w:ascii="Consolas" w:hAnsi="Consolas"/>
          <w:sz w:val="20"/>
          <w:szCs w:val="20"/>
          <w:rPrChange w:id="494" w:author="Srishti" w:date="2025-11-06T09:55:00Z" w16du:dateUtc="2025-11-06T04:25:00Z">
            <w:rPr/>
          </w:rPrChange>
        </w:rPr>
      </w:pPr>
      <w:r w:rsidRPr="00EE141B">
        <w:rPr>
          <w:rFonts w:ascii="Consolas" w:hAnsi="Consolas"/>
          <w:sz w:val="20"/>
          <w:szCs w:val="20"/>
          <w:rPrChange w:id="495" w:author="Srishti" w:date="2025-11-06T09:55:00Z" w16du:dateUtc="2025-11-06T04:25:00Z">
            <w:rPr/>
          </w:rPrChange>
        </w:rPr>
        <w:t>`</w:t>
      </w:r>
      <w:r w:rsidR="00DA1DC3" w:rsidRPr="00EE141B">
        <w:rPr>
          <w:rFonts w:ascii="Consolas" w:hAnsi="Consolas"/>
          <w:sz w:val="20"/>
          <w:szCs w:val="20"/>
          <w:rPrChange w:id="496" w:author="Srishti" w:date="2025-11-06T09:55:00Z" w16du:dateUtc="2025-11-06T04:25:00Z">
            <w:rPr/>
          </w:rPrChange>
        </w:rPr>
        <w:t>python</w:t>
      </w:r>
    </w:p>
    <w:p w14:paraId="5C0F0905" w14:textId="5B5D2320" w:rsidR="00DA1DC3" w:rsidRPr="00EE141B" w:rsidRDefault="00DA1DC3" w:rsidP="00476C3B">
      <w:pPr>
        <w:pStyle w:val="SC-Source"/>
        <w:rPr>
          <w:rFonts w:ascii="Consolas" w:hAnsi="Consolas"/>
          <w:sz w:val="20"/>
          <w:szCs w:val="20"/>
          <w:rPrChange w:id="497" w:author="Srishti" w:date="2025-11-06T09:55:00Z" w16du:dateUtc="2025-11-06T04:25:00Z">
            <w:rPr/>
          </w:rPrChange>
        </w:rPr>
      </w:pPr>
    </w:p>
    <w:p w14:paraId="47D9D98F" w14:textId="77777777" w:rsidR="00DA1DC3" w:rsidRPr="00EE141B" w:rsidRDefault="00DA1DC3" w:rsidP="00476C3B">
      <w:pPr>
        <w:pStyle w:val="SC-Source"/>
        <w:rPr>
          <w:rFonts w:ascii="Consolas" w:hAnsi="Consolas"/>
          <w:sz w:val="20"/>
          <w:szCs w:val="20"/>
          <w:rPrChange w:id="498" w:author="Srishti" w:date="2025-11-06T09:55:00Z" w16du:dateUtc="2025-11-06T04:25:00Z">
            <w:rPr/>
          </w:rPrChange>
        </w:rPr>
      </w:pPr>
      <w:r w:rsidRPr="00EE141B">
        <w:rPr>
          <w:rFonts w:ascii="Consolas" w:hAnsi="Consolas"/>
          <w:sz w:val="20"/>
          <w:szCs w:val="20"/>
          <w:rPrChange w:id="499" w:author="Srishti" w:date="2025-11-06T09:55:00Z" w16du:dateUtc="2025-11-06T04:25:00Z">
            <w:rPr/>
          </w:rPrChange>
        </w:rPr>
        <w:t>import retro</w:t>
      </w:r>
    </w:p>
    <w:p w14:paraId="0B7C2D80" w14:textId="77777777" w:rsidR="00DA1DC3" w:rsidRPr="00EE141B" w:rsidRDefault="00DA1DC3" w:rsidP="00476C3B">
      <w:pPr>
        <w:pStyle w:val="SC-Source"/>
        <w:rPr>
          <w:rFonts w:ascii="Consolas" w:hAnsi="Consolas"/>
          <w:sz w:val="20"/>
          <w:szCs w:val="20"/>
          <w:rPrChange w:id="500" w:author="Srishti" w:date="2025-11-06T09:55:00Z" w16du:dateUtc="2025-11-06T04:25:00Z">
            <w:rPr/>
          </w:rPrChange>
        </w:rPr>
      </w:pPr>
    </w:p>
    <w:p w14:paraId="35EA4637" w14:textId="77777777" w:rsidR="00DA1DC3" w:rsidRPr="00EE141B" w:rsidRDefault="00DA1DC3" w:rsidP="00476C3B">
      <w:pPr>
        <w:pStyle w:val="SC-Source"/>
        <w:rPr>
          <w:rFonts w:ascii="Consolas" w:hAnsi="Consolas"/>
          <w:sz w:val="20"/>
          <w:szCs w:val="20"/>
          <w:rPrChange w:id="501" w:author="Srishti" w:date="2025-11-06T09:55:00Z" w16du:dateUtc="2025-11-06T04:25:00Z">
            <w:rPr/>
          </w:rPrChange>
        </w:rPr>
      </w:pPr>
      <w:r w:rsidRPr="00EE141B">
        <w:rPr>
          <w:rFonts w:ascii="Consolas" w:hAnsi="Consolas"/>
          <w:sz w:val="20"/>
          <w:szCs w:val="20"/>
          <w:rPrChange w:id="502" w:author="Srishti" w:date="2025-11-06T09:55:00Z" w16du:dateUtc="2025-11-06T04:25:00Z">
            <w:rPr/>
          </w:rPrChange>
        </w:rPr>
        <w:t># Setup for Gym-Retro</w:t>
      </w:r>
    </w:p>
    <w:p w14:paraId="77948717" w14:textId="77777777" w:rsidR="00DA1DC3" w:rsidRPr="00EE141B" w:rsidRDefault="333278B3" w:rsidP="00476C3B">
      <w:pPr>
        <w:pStyle w:val="SC-Source"/>
        <w:rPr>
          <w:rFonts w:ascii="Consolas" w:hAnsi="Consolas"/>
          <w:sz w:val="20"/>
          <w:szCs w:val="20"/>
          <w:rPrChange w:id="503" w:author="Srishti" w:date="2025-11-06T09:55:00Z" w16du:dateUtc="2025-11-06T04:25:00Z">
            <w:rPr/>
          </w:rPrChange>
        </w:rPr>
      </w:pPr>
      <w:r w:rsidRPr="00EE141B">
        <w:rPr>
          <w:rFonts w:ascii="Consolas" w:hAnsi="Consolas"/>
          <w:sz w:val="20"/>
          <w:szCs w:val="20"/>
          <w:lang w:val="en-US"/>
          <w:rPrChange w:id="504" w:author="Srishti" w:date="2025-11-06T09:55:00Z" w16du:dateUtc="2025-11-06T04:25:00Z">
            <w:rPr>
              <w:lang w:val="en-US"/>
            </w:rPr>
          </w:rPrChange>
        </w:rPr>
        <w:lastRenderedPageBreak/>
        <w:t>def setup_retro(game, state):</w:t>
      </w:r>
    </w:p>
    <w:p w14:paraId="180F78C4" w14:textId="77777777" w:rsidR="00DA1DC3" w:rsidRPr="00EE141B" w:rsidRDefault="333278B3" w:rsidP="00476C3B">
      <w:pPr>
        <w:pStyle w:val="SC-Source"/>
        <w:rPr>
          <w:rFonts w:ascii="Consolas" w:hAnsi="Consolas"/>
          <w:sz w:val="20"/>
          <w:szCs w:val="20"/>
          <w:rPrChange w:id="505" w:author="Srishti" w:date="2025-11-06T09:55:00Z" w16du:dateUtc="2025-11-06T04:25:00Z">
            <w:rPr/>
          </w:rPrChange>
        </w:rPr>
      </w:pPr>
      <w:r w:rsidRPr="00EE141B">
        <w:rPr>
          <w:rFonts w:ascii="Consolas" w:hAnsi="Consolas"/>
          <w:sz w:val="20"/>
          <w:szCs w:val="20"/>
          <w:lang w:val="en-US"/>
          <w:rPrChange w:id="506" w:author="Srishti" w:date="2025-11-06T09:55:00Z" w16du:dateUtc="2025-11-06T04:25:00Z">
            <w:rPr>
              <w:lang w:val="en-US"/>
            </w:rPr>
          </w:rPrChange>
        </w:rPr>
        <w:t xml:space="preserve">    env = retro.make(game=game, state=state)</w:t>
      </w:r>
    </w:p>
    <w:p w14:paraId="2498B0FA" w14:textId="77777777" w:rsidR="00DA1DC3" w:rsidRPr="00EE141B" w:rsidRDefault="00DA1DC3" w:rsidP="00476C3B">
      <w:pPr>
        <w:pStyle w:val="SC-Source"/>
        <w:rPr>
          <w:rFonts w:ascii="Consolas" w:hAnsi="Consolas"/>
          <w:sz w:val="20"/>
          <w:szCs w:val="20"/>
          <w:rPrChange w:id="507" w:author="Srishti" w:date="2025-11-06T09:55:00Z" w16du:dateUtc="2025-11-06T04:25:00Z">
            <w:rPr/>
          </w:rPrChange>
        </w:rPr>
      </w:pPr>
      <w:r w:rsidRPr="00EE141B">
        <w:rPr>
          <w:rFonts w:ascii="Consolas" w:hAnsi="Consolas"/>
          <w:sz w:val="20"/>
          <w:szCs w:val="20"/>
          <w:rPrChange w:id="508" w:author="Srishti" w:date="2025-11-06T09:55:00Z" w16du:dateUtc="2025-11-06T04:25:00Z">
            <w:rPr/>
          </w:rPrChange>
        </w:rPr>
        <w:t xml:space="preserve">    return env</w:t>
      </w:r>
    </w:p>
    <w:p w14:paraId="10CA1C06" w14:textId="77777777" w:rsidR="00DA1DC3" w:rsidRPr="00EE141B" w:rsidRDefault="00DA1DC3" w:rsidP="00476C3B">
      <w:pPr>
        <w:pStyle w:val="SC-Source"/>
        <w:rPr>
          <w:rFonts w:ascii="Consolas" w:hAnsi="Consolas"/>
          <w:sz w:val="20"/>
          <w:szCs w:val="20"/>
          <w:rPrChange w:id="509" w:author="Srishti" w:date="2025-11-06T09:55:00Z" w16du:dateUtc="2025-11-06T04:25:00Z">
            <w:rPr/>
          </w:rPrChange>
        </w:rPr>
      </w:pPr>
    </w:p>
    <w:p w14:paraId="34A1C44F" w14:textId="77777777" w:rsidR="00DA1DC3" w:rsidRPr="00EE141B" w:rsidRDefault="00DA1DC3" w:rsidP="00476C3B">
      <w:pPr>
        <w:pStyle w:val="SC-Source"/>
        <w:rPr>
          <w:rFonts w:ascii="Consolas" w:hAnsi="Consolas"/>
          <w:sz w:val="20"/>
          <w:szCs w:val="20"/>
          <w:rPrChange w:id="510" w:author="Srishti" w:date="2025-11-06T09:55:00Z" w16du:dateUtc="2025-11-06T04:25:00Z">
            <w:rPr/>
          </w:rPrChange>
        </w:rPr>
      </w:pPr>
      <w:r w:rsidRPr="00EE141B">
        <w:rPr>
          <w:rFonts w:ascii="Consolas" w:hAnsi="Consolas"/>
          <w:sz w:val="20"/>
          <w:szCs w:val="20"/>
          <w:rPrChange w:id="511" w:author="Srishti" w:date="2025-11-06T09:55:00Z" w16du:dateUtc="2025-11-06T04:25:00Z">
            <w:rPr/>
          </w:rPrChange>
        </w:rPr>
        <w:t># Example usage</w:t>
      </w:r>
    </w:p>
    <w:p w14:paraId="3CF4D208" w14:textId="77777777" w:rsidR="00DA1DC3" w:rsidRPr="00EE141B" w:rsidRDefault="333278B3" w:rsidP="00476C3B">
      <w:pPr>
        <w:pStyle w:val="SC-Source"/>
        <w:rPr>
          <w:rFonts w:ascii="Consolas" w:hAnsi="Consolas"/>
          <w:sz w:val="20"/>
          <w:szCs w:val="20"/>
          <w:rPrChange w:id="512" w:author="Srishti" w:date="2025-11-06T09:55:00Z" w16du:dateUtc="2025-11-06T04:25:00Z">
            <w:rPr/>
          </w:rPrChange>
        </w:rPr>
      </w:pPr>
      <w:r w:rsidRPr="00EE141B">
        <w:rPr>
          <w:rFonts w:ascii="Consolas" w:hAnsi="Consolas"/>
          <w:sz w:val="20"/>
          <w:szCs w:val="20"/>
          <w:lang w:val="en-US"/>
          <w:rPrChange w:id="513" w:author="Srishti" w:date="2025-11-06T09:55:00Z" w16du:dateUtc="2025-11-06T04:25:00Z">
            <w:rPr>
              <w:lang w:val="en-US"/>
            </w:rPr>
          </w:rPrChange>
        </w:rPr>
        <w:t>env = setup_retro('Airstriker-Genesis', 'Level1')</w:t>
      </w:r>
    </w:p>
    <w:p w14:paraId="172A53C0" w14:textId="77777777" w:rsidR="00DA1DC3" w:rsidRPr="00EE141B" w:rsidRDefault="333278B3" w:rsidP="00476C3B">
      <w:pPr>
        <w:pStyle w:val="SC-Source"/>
        <w:rPr>
          <w:rFonts w:ascii="Consolas" w:hAnsi="Consolas"/>
          <w:sz w:val="20"/>
          <w:szCs w:val="20"/>
          <w:rPrChange w:id="514" w:author="Srishti" w:date="2025-11-06T09:55:00Z" w16du:dateUtc="2025-11-06T04:25:00Z">
            <w:rPr/>
          </w:rPrChange>
        </w:rPr>
      </w:pPr>
      <w:r w:rsidRPr="00EE141B">
        <w:rPr>
          <w:rFonts w:ascii="Consolas" w:hAnsi="Consolas"/>
          <w:sz w:val="20"/>
          <w:szCs w:val="20"/>
          <w:lang w:val="en-US"/>
          <w:rPrChange w:id="515" w:author="Srishti" w:date="2025-11-06T09:55:00Z" w16du:dateUtc="2025-11-06T04:25:00Z">
            <w:rPr>
              <w:lang w:val="en-US"/>
            </w:rPr>
          </w:rPrChange>
        </w:rPr>
        <w:t>state = env.reset()</w:t>
      </w:r>
    </w:p>
    <w:p w14:paraId="4DDBB43B" w14:textId="77777777" w:rsidR="00DA1DC3" w:rsidRPr="00EE141B" w:rsidRDefault="333278B3" w:rsidP="00476C3B">
      <w:pPr>
        <w:pStyle w:val="SC-Source"/>
        <w:rPr>
          <w:rFonts w:ascii="Consolas" w:hAnsi="Consolas"/>
          <w:sz w:val="20"/>
          <w:szCs w:val="20"/>
          <w:rPrChange w:id="516" w:author="Srishti" w:date="2025-11-06T09:55:00Z" w16du:dateUtc="2025-11-06T04:25:00Z">
            <w:rPr/>
          </w:rPrChange>
        </w:rPr>
      </w:pPr>
      <w:r w:rsidRPr="00EE141B">
        <w:rPr>
          <w:rFonts w:ascii="Consolas" w:hAnsi="Consolas"/>
          <w:sz w:val="20"/>
          <w:szCs w:val="20"/>
          <w:lang w:val="en-US"/>
          <w:rPrChange w:id="517" w:author="Srishti" w:date="2025-11-06T09:55:00Z" w16du:dateUtc="2025-11-06T04:25:00Z">
            <w:rPr>
              <w:lang w:val="en-US"/>
            </w:rPr>
          </w:rPrChange>
        </w:rPr>
        <w:t>print("Environment initialized for Airstriker.")</w:t>
      </w:r>
    </w:p>
    <w:p w14:paraId="38105D1A" w14:textId="1771CE6D" w:rsidR="0065363A" w:rsidRPr="00EE141B" w:rsidRDefault="0023675D" w:rsidP="00476C3B">
      <w:pPr>
        <w:pStyle w:val="SC-Source"/>
        <w:rPr>
          <w:rFonts w:ascii="Consolas" w:hAnsi="Consolas"/>
          <w:sz w:val="20"/>
          <w:szCs w:val="20"/>
          <w:rPrChange w:id="518" w:author="Srishti" w:date="2025-11-06T09:55:00Z" w16du:dateUtc="2025-11-06T04:25:00Z">
            <w:rPr/>
          </w:rPrChange>
        </w:rPr>
      </w:pPr>
      <w:r w:rsidRPr="00EE141B">
        <w:rPr>
          <w:rFonts w:ascii="Consolas" w:hAnsi="Consolas"/>
          <w:sz w:val="20"/>
          <w:szCs w:val="20"/>
          <w:rPrChange w:id="519" w:author="Srishti" w:date="2025-11-06T09:55:00Z" w16du:dateUtc="2025-11-06T04:25:00Z">
            <w:rPr/>
          </w:rPrChange>
        </w:rPr>
        <w:t>`</w:t>
      </w:r>
    </w:p>
    <w:p w14:paraId="1A6D2D2F" w14:textId="77777777" w:rsidR="009E5066" w:rsidRDefault="009E5066">
      <w:pPr>
        <w:pStyle w:val="NormalBPBHEB"/>
        <w:divId w:val="2132898024"/>
        <w:pPrChange w:id="520" w:author="Srishti" w:date="2025-11-06T09:55:00Z" w16du:dateUtc="2025-11-06T04:25:00Z">
          <w:pPr>
            <w:jc w:val="both"/>
            <w:divId w:val="2132898024"/>
          </w:pPr>
        </w:pPrChange>
      </w:pPr>
      <w:r>
        <w:t xml:space="preserve">The code begins by importing the </w:t>
      </w:r>
      <w:r w:rsidRPr="00EE141B">
        <w:rPr>
          <w:rStyle w:val="CodeinTextBPBHEBChar"/>
          <w:rPrChange w:id="521" w:author="Srishti" w:date="2025-11-06T09:55:00Z" w16du:dateUtc="2025-11-06T04:25:00Z">
            <w:rPr>
              <w:rStyle w:val="P-Code"/>
            </w:rPr>
          </w:rPrChange>
        </w:rPr>
        <w:t>retro</w:t>
      </w:r>
      <w:r>
        <w:t xml:space="preserve"> library, which provides tools for creating and managing retro gaming environments. The core function</w:t>
      </w:r>
      <w:r w:rsidRPr="00EE141B">
        <w:t xml:space="preserve">, </w:t>
      </w:r>
      <w:proofErr w:type="spellStart"/>
      <w:r w:rsidRPr="00EE141B">
        <w:rPr>
          <w:rStyle w:val="CodeinTextBPBHEBChar"/>
          <w:rPrChange w:id="522" w:author="Srishti" w:date="2025-11-06T09:55:00Z" w16du:dateUtc="2025-11-06T04:25:00Z">
            <w:rPr>
              <w:rStyle w:val="Heading3Char"/>
            </w:rPr>
          </w:rPrChange>
        </w:rPr>
        <w:t>setup_retro</w:t>
      </w:r>
      <w:proofErr w:type="spellEnd"/>
      <w:r w:rsidRPr="00EE141B">
        <w:t>,</w:t>
      </w:r>
      <w:r>
        <w:t xml:space="preserve"> is designed to initialize a game environment. It takes two arguments: the name of the game (</w:t>
      </w:r>
      <w:r w:rsidRPr="00EE141B">
        <w:rPr>
          <w:rStyle w:val="CodeinTextBPBHEBChar"/>
          <w:rPrChange w:id="523" w:author="Srishti" w:date="2025-11-06T09:55:00Z" w16du:dateUtc="2025-11-06T04:25:00Z">
            <w:rPr>
              <w:rStyle w:val="P-Code"/>
            </w:rPr>
          </w:rPrChange>
        </w:rPr>
        <w:t>game</w:t>
      </w:r>
      <w:r>
        <w:t>) and the specific state or level (</w:t>
      </w:r>
      <w:r w:rsidRPr="00EE141B">
        <w:rPr>
          <w:rStyle w:val="CodeinTextBPBHEBChar"/>
          <w:rPrChange w:id="524" w:author="Srishti" w:date="2025-11-06T09:55:00Z" w16du:dateUtc="2025-11-06T04:25:00Z">
            <w:rPr>
              <w:rStyle w:val="P-Code"/>
            </w:rPr>
          </w:rPrChange>
        </w:rPr>
        <w:t>state</w:t>
      </w:r>
      <w:r>
        <w:t>) to load.</w:t>
      </w:r>
    </w:p>
    <w:p w14:paraId="696B24A9" w14:textId="1E90A154" w:rsidR="009E5066" w:rsidRDefault="009E5066">
      <w:pPr>
        <w:pStyle w:val="NormalBPBHEB"/>
        <w:divId w:val="2132898024"/>
        <w:pPrChange w:id="525" w:author="Srishti" w:date="2025-11-06T09:55:00Z" w16du:dateUtc="2025-11-06T04:25:00Z">
          <w:pPr>
            <w:jc w:val="both"/>
            <w:divId w:val="2132898024"/>
          </w:pPr>
        </w:pPrChange>
      </w:pPr>
      <w:r>
        <w:t xml:space="preserve">The </w:t>
      </w:r>
      <w:proofErr w:type="spellStart"/>
      <w:r w:rsidRPr="00EE141B">
        <w:rPr>
          <w:rStyle w:val="CodeinTextBPBHEBChar"/>
          <w:rPrChange w:id="526" w:author="Srishti" w:date="2025-11-06T09:55:00Z" w16du:dateUtc="2025-11-06T04:25:00Z">
            <w:rPr>
              <w:rStyle w:val="P-Code"/>
            </w:rPr>
          </w:rPrChange>
        </w:rPr>
        <w:t>retro.make</w:t>
      </w:r>
      <w:proofErr w:type="spellEnd"/>
      <w:r>
        <w:t xml:space="preserve"> function is at the heart of this setup, creating an interactive environment based on the specified game and state. This environment mirrors the original game's mechanics, allowing reinforcement learning agents to interact with it as they would with a real-world scenario. After the environment is created, the </w:t>
      </w:r>
      <w:r w:rsidRPr="00EE141B">
        <w:rPr>
          <w:rStyle w:val="CodeinTextBPBHEBChar"/>
          <w:rPrChange w:id="527" w:author="Srishti" w:date="2025-11-06T09:55:00Z" w16du:dateUtc="2025-11-06T04:25:00Z">
            <w:rPr>
              <w:rStyle w:val="P-Code"/>
            </w:rPr>
          </w:rPrChange>
        </w:rPr>
        <w:t>reset</w:t>
      </w:r>
      <w:r>
        <w:t xml:space="preserve"> method initializes it to its </w:t>
      </w:r>
      <w:r w:rsidR="00480217">
        <w:t xml:space="preserve">initial state, making it </w:t>
      </w:r>
      <w:r>
        <w:t>ready for agent interaction.</w:t>
      </w:r>
    </w:p>
    <w:p w14:paraId="4E6A5743" w14:textId="77777777" w:rsidR="009E5066" w:rsidRDefault="009E5066">
      <w:pPr>
        <w:pStyle w:val="NormalBPBHEB"/>
        <w:divId w:val="2132898024"/>
        <w:pPrChange w:id="528" w:author="Srishti" w:date="2025-11-06T09:55:00Z" w16du:dateUtc="2025-11-06T04:25:00Z">
          <w:pPr>
            <w:jc w:val="both"/>
            <w:divId w:val="2132898024"/>
          </w:pPr>
        </w:pPrChange>
      </w:pPr>
      <w:r>
        <w:t xml:space="preserve">In the example provided, the environment is set up for </w:t>
      </w:r>
      <w:del w:id="529" w:author="Srishti" w:date="2025-11-06T09:55:00Z" w16du:dateUtc="2025-11-06T04:25:00Z">
        <w:r w:rsidRPr="00EE141B" w:rsidDel="00EE141B">
          <w:rPr>
            <w:i/>
            <w:iCs/>
            <w:rPrChange w:id="530" w:author="Srishti" w:date="2025-11-06T09:55:00Z" w16du:dateUtc="2025-11-06T04:25:00Z">
              <w:rPr/>
            </w:rPrChange>
          </w:rPr>
          <w:delText>"</w:delText>
        </w:r>
      </w:del>
      <w:proofErr w:type="spellStart"/>
      <w:r w:rsidRPr="00EE141B">
        <w:rPr>
          <w:i/>
          <w:iCs/>
          <w:rPrChange w:id="531" w:author="Srishti" w:date="2025-11-06T09:55:00Z" w16du:dateUtc="2025-11-06T04:25:00Z">
            <w:rPr/>
          </w:rPrChange>
        </w:rPr>
        <w:t>Airstriker</w:t>
      </w:r>
      <w:proofErr w:type="spellEnd"/>
      <w:del w:id="532" w:author="Srishti" w:date="2025-11-06T09:55:00Z" w16du:dateUtc="2025-11-06T04:25:00Z">
        <w:r w:rsidDel="00EE141B">
          <w:delText>"</w:delText>
        </w:r>
      </w:del>
      <w:r>
        <w:t xml:space="preserve"> on the Sega Genesis platform, with the game starting at the specified level, </w:t>
      </w:r>
      <w:del w:id="533" w:author="Srishti" w:date="2025-11-06T09:56:00Z" w16du:dateUtc="2025-11-06T04:26:00Z">
        <w:r w:rsidRPr="00EE141B" w:rsidDel="00EE141B">
          <w:rPr>
            <w:i/>
            <w:iCs/>
            <w:rPrChange w:id="534" w:author="Srishti" w:date="2025-11-06T09:56:00Z" w16du:dateUtc="2025-11-06T04:26:00Z">
              <w:rPr/>
            </w:rPrChange>
          </w:rPr>
          <w:delText>"</w:delText>
        </w:r>
      </w:del>
      <w:r w:rsidRPr="00EE141B">
        <w:rPr>
          <w:i/>
          <w:iCs/>
          <w:rPrChange w:id="535" w:author="Srishti" w:date="2025-11-06T09:56:00Z" w16du:dateUtc="2025-11-06T04:26:00Z">
            <w:rPr/>
          </w:rPrChange>
        </w:rPr>
        <w:t>Level1</w:t>
      </w:r>
      <w:r>
        <w:t>.</w:t>
      </w:r>
      <w:del w:id="536" w:author="Srishti" w:date="2025-11-06T09:56:00Z" w16du:dateUtc="2025-11-06T04:26:00Z">
        <w:r w:rsidDel="00EE141B">
          <w:delText>"</w:delText>
        </w:r>
      </w:del>
      <w:r>
        <w:t xml:space="preserve"> The final </w:t>
      </w:r>
      <w:r w:rsidRPr="00EE141B">
        <w:rPr>
          <w:rStyle w:val="CodeinTextBPBHEBChar"/>
          <w:rPrChange w:id="537" w:author="Srishti" w:date="2025-11-06T09:55:00Z" w16du:dateUtc="2025-11-06T04:25:00Z">
            <w:rPr>
              <w:rStyle w:val="P-Code"/>
            </w:rPr>
          </w:rPrChange>
        </w:rPr>
        <w:t>print</w:t>
      </w:r>
      <w:r>
        <w:t xml:space="preserve"> statement confirms that the environment has been successfully initialized, ensuring a seamless workflow for subsequent reinforcement learning tasks.</w:t>
      </w:r>
    </w:p>
    <w:p w14:paraId="60A28672" w14:textId="77777777" w:rsidR="009E5066" w:rsidRDefault="009E5066" w:rsidP="00EE141B">
      <w:pPr>
        <w:pStyle w:val="NormalBPBHEB"/>
        <w:divId w:val="2132898024"/>
        <w:rPr>
          <w:ins w:id="538" w:author="Srishti" w:date="2025-11-06T09:56:00Z" w16du:dateUtc="2025-11-06T04:26:00Z"/>
        </w:rPr>
      </w:pPr>
      <w:r>
        <w:t xml:space="preserve">This setup demonstrates the seamless integration of retro games into reinforcement learning workflows, highlighting the adaptability and power of Gym-Retro for </w:t>
      </w:r>
      <w:proofErr w:type="gramStart"/>
      <w:r>
        <w:t>training</w:t>
      </w:r>
      <w:proofErr w:type="gramEnd"/>
      <w:r>
        <w:t xml:space="preserve"> and evaluating AI agents. By leveraging such platforms, researchers can test algorithms in a wide range of environments, gaining insights into their robustness and effectiveness in solving complex challenges.</w:t>
      </w:r>
    </w:p>
    <w:p w14:paraId="14AA38C8" w14:textId="77777777" w:rsidR="00EE141B" w:rsidRDefault="00EE141B">
      <w:pPr>
        <w:pStyle w:val="NormalBPBHEB"/>
        <w:divId w:val="2132898024"/>
        <w:pPrChange w:id="539" w:author="Srishti" w:date="2025-11-06T09:56:00Z" w16du:dateUtc="2025-11-06T04:26:00Z">
          <w:pPr>
            <w:jc w:val="both"/>
            <w:divId w:val="2132898024"/>
          </w:pPr>
        </w:pPrChange>
      </w:pPr>
    </w:p>
    <w:p w14:paraId="4D469D38" w14:textId="6DDF14A8" w:rsidR="00DA1DC3" w:rsidRDefault="00DA1DC3">
      <w:pPr>
        <w:pStyle w:val="Heading1BPBHEB"/>
        <w:pPrChange w:id="540" w:author="Srishti" w:date="2025-11-06T09:56:00Z" w16du:dateUtc="2025-11-06T04:26:00Z">
          <w:pPr>
            <w:pStyle w:val="H1-Section"/>
          </w:pPr>
        </w:pPrChange>
      </w:pPr>
      <w:r w:rsidRPr="00DA1DC3">
        <w:t xml:space="preserve">Techniques for </w:t>
      </w:r>
      <w:ins w:id="541" w:author="Srishti" w:date="2025-11-06T09:56:00Z" w16du:dateUtc="2025-11-06T04:26:00Z">
        <w:r w:rsidR="00EE141B">
          <w:t>s</w:t>
        </w:r>
      </w:ins>
      <w:del w:id="542" w:author="Srishti" w:date="2025-11-06T09:56:00Z" w16du:dateUtc="2025-11-06T04:26:00Z">
        <w:r w:rsidRPr="00DA1DC3" w:rsidDel="00EE141B">
          <w:delText>S</w:delText>
        </w:r>
      </w:del>
      <w:r w:rsidRPr="00DA1DC3">
        <w:t xml:space="preserve">tabilizing </w:t>
      </w:r>
      <w:ins w:id="543" w:author="Srishti" w:date="2025-11-06T09:56:00Z" w16du:dateUtc="2025-11-06T04:26:00Z">
        <w:r w:rsidR="00EE141B">
          <w:t>t</w:t>
        </w:r>
      </w:ins>
      <w:del w:id="544" w:author="Srishti" w:date="2025-11-06T09:56:00Z" w16du:dateUtc="2025-11-06T04:26:00Z">
        <w:r w:rsidRPr="00DA1DC3" w:rsidDel="00EE141B">
          <w:delText>T</w:delText>
        </w:r>
      </w:del>
      <w:r w:rsidRPr="00DA1DC3">
        <w:t xml:space="preserve">raining in </w:t>
      </w:r>
      <w:ins w:id="545" w:author="Srishti" w:date="2025-11-06T09:56:00Z" w16du:dateUtc="2025-11-06T04:26:00Z">
        <w:r w:rsidR="00EE141B">
          <w:t>a</w:t>
        </w:r>
      </w:ins>
      <w:del w:id="546" w:author="Srishti" w:date="2025-11-06T09:56:00Z" w16du:dateUtc="2025-11-06T04:26:00Z">
        <w:r w:rsidRPr="00DA1DC3" w:rsidDel="00EE141B">
          <w:delText>A</w:delText>
        </w:r>
      </w:del>
      <w:r w:rsidRPr="00DA1DC3">
        <w:t xml:space="preserve">synchronous </w:t>
      </w:r>
      <w:ins w:id="547" w:author="Srishti" w:date="2025-11-06T09:56:00Z" w16du:dateUtc="2025-11-06T04:26:00Z">
        <w:r w:rsidR="00EE141B">
          <w:t>s</w:t>
        </w:r>
      </w:ins>
      <w:del w:id="548" w:author="Srishti" w:date="2025-11-06T09:56:00Z" w16du:dateUtc="2025-11-06T04:26:00Z">
        <w:r w:rsidRPr="00DA1DC3" w:rsidDel="00EE141B">
          <w:delText>S</w:delText>
        </w:r>
      </w:del>
      <w:r w:rsidRPr="00DA1DC3">
        <w:t>ettings</w:t>
      </w:r>
    </w:p>
    <w:p w14:paraId="3509C3BE" w14:textId="08D9A576" w:rsidR="00884481" w:rsidRDefault="00CF78AE" w:rsidP="00EE141B">
      <w:pPr>
        <w:pStyle w:val="NormalBPBHEB"/>
        <w:rPr>
          <w:ins w:id="549" w:author="Srishti" w:date="2025-11-06T09:56:00Z" w16du:dateUtc="2025-11-06T04:26:00Z"/>
        </w:rPr>
      </w:pPr>
      <w:r>
        <w:t>Asynchronous training, while powerful, introduces unique challenges that can hinder stability and efficiency in reinforcement learning. Addressing these issues is essential to ensure smooth and reliable convergence, particularly in environments with high variability and complexity.</w:t>
      </w:r>
    </w:p>
    <w:p w14:paraId="6B4BB3E0" w14:textId="77777777" w:rsidR="00EE141B" w:rsidRPr="00884481" w:rsidRDefault="00EE141B">
      <w:pPr>
        <w:pStyle w:val="NormalBPBHEB"/>
        <w:pPrChange w:id="550" w:author="Srishti" w:date="2025-11-06T09:56:00Z" w16du:dateUtc="2025-11-06T04:26:00Z">
          <w:pPr>
            <w:jc w:val="both"/>
          </w:pPr>
        </w:pPrChange>
      </w:pPr>
    </w:p>
    <w:p w14:paraId="290A52E0" w14:textId="0593C91B" w:rsidR="00DA1DC3" w:rsidRDefault="00DA1DC3">
      <w:pPr>
        <w:pStyle w:val="Heading2BPBHEB"/>
        <w:pPrChange w:id="551" w:author="Srishti" w:date="2025-11-06T09:56:00Z" w16du:dateUtc="2025-11-06T04:26:00Z">
          <w:pPr>
            <w:pStyle w:val="H2-Heading"/>
          </w:pPr>
        </w:pPrChange>
      </w:pPr>
      <w:r w:rsidRPr="00DA1DC3">
        <w:t xml:space="preserve">Common </w:t>
      </w:r>
      <w:ins w:id="552" w:author="Srishti" w:date="2025-11-06T09:56:00Z" w16du:dateUtc="2025-11-06T04:26:00Z">
        <w:r w:rsidR="00EE141B">
          <w:t>c</w:t>
        </w:r>
      </w:ins>
      <w:del w:id="553" w:author="Srishti" w:date="2025-11-06T09:56:00Z" w16du:dateUtc="2025-11-06T04:26:00Z">
        <w:r w:rsidRPr="00DA1DC3" w:rsidDel="00EE141B">
          <w:delText>C</w:delText>
        </w:r>
      </w:del>
      <w:r w:rsidRPr="00DA1DC3">
        <w:t>hallenges</w:t>
      </w:r>
    </w:p>
    <w:p w14:paraId="14ECC224" w14:textId="1606D4FF" w:rsidR="00CC0AC9" w:rsidRPr="00CC0AC9" w:rsidRDefault="00E6578F">
      <w:pPr>
        <w:pStyle w:val="NormalBPBHEB"/>
        <w:pPrChange w:id="554" w:author="Srishti" w:date="2025-11-06T09:56:00Z" w16du:dateUtc="2025-11-06T04:26:00Z">
          <w:pPr>
            <w:jc w:val="both"/>
          </w:pPr>
        </w:pPrChange>
      </w:pPr>
      <w:r>
        <w:t>The asynchronous nature of A3C introduces complexities that can destabilize training if not properly managed. Understanding these challenges is the first step toward implementing effective solutions</w:t>
      </w:r>
      <w:ins w:id="555" w:author="Srishti" w:date="2025-11-06T09:56:00Z" w16du:dateUtc="2025-11-06T04:26:00Z">
        <w:r w:rsidR="00EE141B">
          <w:t xml:space="preserve">: </w:t>
        </w:r>
      </w:ins>
      <w:del w:id="556" w:author="Srishti" w:date="2025-11-06T09:56:00Z" w16du:dateUtc="2025-11-06T04:26:00Z">
        <w:r w:rsidDel="00EE141B">
          <w:delText>.</w:delText>
        </w:r>
      </w:del>
    </w:p>
    <w:p w14:paraId="0C1A1F0A" w14:textId="204D0A81" w:rsidR="00DA1DC3" w:rsidRPr="00DA1DC3" w:rsidRDefault="00DA1DC3">
      <w:pPr>
        <w:pStyle w:val="NormalBPBHEB"/>
        <w:numPr>
          <w:ilvl w:val="0"/>
          <w:numId w:val="17"/>
        </w:numPr>
        <w:pPrChange w:id="557" w:author="Srishti" w:date="2025-11-06T09:56:00Z" w16du:dateUtc="2025-11-06T04:26:00Z">
          <w:pPr>
            <w:pStyle w:val="P-Regular"/>
            <w:numPr>
              <w:numId w:val="4"/>
            </w:numPr>
            <w:tabs>
              <w:tab w:val="num" w:pos="720"/>
            </w:tabs>
            <w:ind w:left="720" w:hanging="360"/>
            <w:jc w:val="both"/>
          </w:pPr>
        </w:pPrChange>
      </w:pPr>
      <w:r w:rsidRPr="00DA1DC3">
        <w:rPr>
          <w:b/>
          <w:bCs/>
        </w:rPr>
        <w:t xml:space="preserve">Non-stationary </w:t>
      </w:r>
      <w:ins w:id="558" w:author="Srishti" w:date="2025-11-06T09:57:00Z" w16du:dateUtc="2025-11-06T04:27:00Z">
        <w:r w:rsidR="00EE141B">
          <w:rPr>
            <w:b/>
            <w:bCs/>
          </w:rPr>
          <w:t>u</w:t>
        </w:r>
      </w:ins>
      <w:del w:id="559" w:author="Srishti" w:date="2025-11-06T09:57:00Z" w16du:dateUtc="2025-11-06T04:27:00Z">
        <w:r w:rsidRPr="00DA1DC3" w:rsidDel="00EE141B">
          <w:rPr>
            <w:b/>
            <w:bCs/>
          </w:rPr>
          <w:delText>U</w:delText>
        </w:r>
      </w:del>
      <w:r w:rsidRPr="00DA1DC3">
        <w:rPr>
          <w:b/>
          <w:bCs/>
        </w:rPr>
        <w:t>pdates</w:t>
      </w:r>
      <w:r w:rsidRPr="00DA1DC3">
        <w:t>: Variability in gradient updates from asynchronous agents</w:t>
      </w:r>
      <w:r w:rsidR="00085627">
        <w:t xml:space="preserve"> </w:t>
      </w:r>
      <w:ins w:id="560" w:author="Srishti" w:date="2025-11-06T09:57:00Z" w16du:dateUtc="2025-11-06T04:27:00Z">
        <w:r w:rsidR="00EE141B">
          <w:t>[7]</w:t>
        </w:r>
      </w:ins>
      <w:customXmlDelRangeStart w:id="561" w:author="Srishti" w:date="2025-11-06T09:57:00Z"/>
      <w:sdt>
        <w:sdtPr>
          <w:id w:val="1297109011"/>
          <w:citation/>
        </w:sdtPr>
        <w:sdtContent>
          <w:customXmlDelRangeEnd w:id="561"/>
          <w:del w:id="562" w:author="Srishti" w:date="2025-11-06T09:57:00Z" w16du:dateUtc="2025-11-06T04:27:00Z">
            <w:r w:rsidR="00085627" w:rsidDel="00EE141B">
              <w:fldChar w:fldCharType="begin"/>
            </w:r>
            <w:r w:rsidR="00085627" w:rsidDel="00EE141B">
              <w:delInstrText xml:space="preserve"> CITATION Goodfellow \l 1033 </w:delInstrText>
            </w:r>
            <w:r w:rsidR="00085627" w:rsidDel="00EE141B">
              <w:fldChar w:fldCharType="separate"/>
            </w:r>
            <w:r w:rsidR="00E84876" w:rsidRPr="00E84876" w:rsidDel="00EE141B">
              <w:rPr>
                <w:noProof/>
              </w:rPr>
              <w:delText>[7]</w:delText>
            </w:r>
            <w:r w:rsidR="00085627" w:rsidDel="00EE141B">
              <w:fldChar w:fldCharType="end"/>
            </w:r>
          </w:del>
          <w:customXmlDelRangeStart w:id="563" w:author="Srishti" w:date="2025-11-06T09:57:00Z"/>
        </w:sdtContent>
      </w:sdt>
      <w:customXmlDelRangeEnd w:id="563"/>
      <w:r w:rsidRPr="00DA1DC3">
        <w:t>.</w:t>
      </w:r>
    </w:p>
    <w:p w14:paraId="612576EE" w14:textId="6A8D5D03" w:rsidR="00DA1DC3" w:rsidRDefault="00DA1DC3" w:rsidP="00EE141B">
      <w:pPr>
        <w:pStyle w:val="NormalBPBHEB"/>
        <w:numPr>
          <w:ilvl w:val="0"/>
          <w:numId w:val="17"/>
        </w:numPr>
        <w:rPr>
          <w:ins w:id="564" w:author="Srishti" w:date="2025-11-06T09:57:00Z" w16du:dateUtc="2025-11-06T04:27:00Z"/>
        </w:rPr>
      </w:pPr>
      <w:r w:rsidRPr="00DA1DC3">
        <w:rPr>
          <w:b/>
          <w:bCs/>
        </w:rPr>
        <w:t xml:space="preserve">Exploding </w:t>
      </w:r>
      <w:ins w:id="565" w:author="Srishti" w:date="2025-11-06T09:57:00Z" w16du:dateUtc="2025-11-06T04:27:00Z">
        <w:r w:rsidR="00EE141B">
          <w:rPr>
            <w:b/>
            <w:bCs/>
          </w:rPr>
          <w:t>g</w:t>
        </w:r>
      </w:ins>
      <w:del w:id="566" w:author="Srishti" w:date="2025-11-06T09:57:00Z" w16du:dateUtc="2025-11-06T04:27:00Z">
        <w:r w:rsidRPr="00DA1DC3" w:rsidDel="00EE141B">
          <w:rPr>
            <w:b/>
            <w:bCs/>
          </w:rPr>
          <w:delText>G</w:delText>
        </w:r>
      </w:del>
      <w:r w:rsidRPr="00DA1DC3">
        <w:rPr>
          <w:b/>
          <w:bCs/>
        </w:rPr>
        <w:t>radients</w:t>
      </w:r>
      <w:r w:rsidRPr="00DA1DC3">
        <w:t>: High variance in rewards can destabilize learning.</w:t>
      </w:r>
    </w:p>
    <w:p w14:paraId="6444C5E4" w14:textId="77777777" w:rsidR="00EE141B" w:rsidRPr="00DA1DC3" w:rsidRDefault="00EE141B">
      <w:pPr>
        <w:pStyle w:val="NormalBPBHEB"/>
        <w:pPrChange w:id="567" w:author="Srishti" w:date="2025-11-06T09:57:00Z" w16du:dateUtc="2025-11-06T04:27:00Z">
          <w:pPr>
            <w:pStyle w:val="P-Regular"/>
            <w:numPr>
              <w:numId w:val="4"/>
            </w:numPr>
            <w:tabs>
              <w:tab w:val="num" w:pos="720"/>
            </w:tabs>
            <w:ind w:left="720" w:hanging="360"/>
            <w:jc w:val="both"/>
          </w:pPr>
        </w:pPrChange>
      </w:pPr>
    </w:p>
    <w:p w14:paraId="7550806B" w14:textId="6A9BFDC0" w:rsidR="00DA1DC3" w:rsidRPr="00DA1DC3" w:rsidRDefault="00DA1DC3">
      <w:pPr>
        <w:pStyle w:val="Heading2BPBHEB"/>
        <w:pPrChange w:id="568" w:author="Srishti" w:date="2025-11-06T09:57:00Z" w16du:dateUtc="2025-11-06T04:27:00Z">
          <w:pPr>
            <w:pStyle w:val="H2-Heading"/>
          </w:pPr>
        </w:pPrChange>
      </w:pPr>
      <w:r w:rsidRPr="00DA1DC3">
        <w:t xml:space="preserve">Best </w:t>
      </w:r>
      <w:ins w:id="569" w:author="Srishti" w:date="2025-11-06T09:57:00Z" w16du:dateUtc="2025-11-06T04:27:00Z">
        <w:r w:rsidR="00EE141B">
          <w:t>p</w:t>
        </w:r>
      </w:ins>
      <w:del w:id="570" w:author="Srishti" w:date="2025-11-06T09:57:00Z" w16du:dateUtc="2025-11-06T04:27:00Z">
        <w:r w:rsidRPr="00DA1DC3" w:rsidDel="00EE141B">
          <w:delText>P</w:delText>
        </w:r>
      </w:del>
      <w:r w:rsidRPr="00DA1DC3">
        <w:t>ractices</w:t>
      </w:r>
    </w:p>
    <w:p w14:paraId="71D8BED7" w14:textId="119A1145" w:rsidR="004716D8" w:rsidRDefault="004716D8">
      <w:pPr>
        <w:pStyle w:val="NormalBPBHEB"/>
        <w:pPrChange w:id="571" w:author="Srishti" w:date="2025-11-06T09:57:00Z" w16du:dateUtc="2025-11-06T04:27:00Z">
          <w:pPr>
            <w:pStyle w:val="L-Bullets"/>
            <w:numPr>
              <w:numId w:val="0"/>
            </w:numPr>
            <w:ind w:left="0" w:firstLine="0"/>
            <w:jc w:val="both"/>
          </w:pPr>
        </w:pPrChange>
      </w:pPr>
      <w:r>
        <w:t>To mitigate the challenges of asynchronous training, several best practices have been developed to ensure stable and efficient learning. The</w:t>
      </w:r>
      <w:ins w:id="572" w:author="Srishti" w:date="2025-11-06T09:58:00Z" w16du:dateUtc="2025-11-06T04:28:00Z">
        <w:r w:rsidR="00EE141B">
          <w:t xml:space="preserve"> following</w:t>
        </w:r>
      </w:ins>
      <w:del w:id="573" w:author="Srishti" w:date="2025-11-06T09:58:00Z" w16du:dateUtc="2025-11-06T04:28:00Z">
        <w:r w:rsidDel="00EE141B">
          <w:delText>se</w:delText>
        </w:r>
      </w:del>
      <w:r>
        <w:t xml:space="preserve"> techniques help reinforce the robustness of A3C models in dynamic and unpredictable environments</w:t>
      </w:r>
      <w:ins w:id="574" w:author="Srishti" w:date="2025-11-06T09:58:00Z" w16du:dateUtc="2025-11-06T04:28:00Z">
        <w:r w:rsidR="00EE141B">
          <w:t xml:space="preserve">: </w:t>
        </w:r>
      </w:ins>
      <w:del w:id="575" w:author="Srishti" w:date="2025-11-06T09:58:00Z" w16du:dateUtc="2025-11-06T04:28:00Z">
        <w:r w:rsidDel="00EE141B">
          <w:delText>.</w:delText>
        </w:r>
      </w:del>
    </w:p>
    <w:p w14:paraId="2C5B81A8" w14:textId="1C8E6C7D" w:rsidR="00DA1DC3" w:rsidRPr="00DA1DC3" w:rsidDel="00EE141B" w:rsidRDefault="00DA1DC3">
      <w:pPr>
        <w:pStyle w:val="NormalBPBHEB"/>
        <w:numPr>
          <w:ilvl w:val="0"/>
          <w:numId w:val="18"/>
        </w:numPr>
        <w:rPr>
          <w:del w:id="576" w:author="Srishti" w:date="2025-11-06T09:58:00Z" w16du:dateUtc="2025-11-06T04:28:00Z"/>
        </w:rPr>
        <w:pPrChange w:id="577" w:author="Srishti" w:date="2025-11-06T09:58:00Z" w16du:dateUtc="2025-11-06T04:28:00Z">
          <w:pPr>
            <w:pStyle w:val="L-Bullets"/>
            <w:numPr>
              <w:numId w:val="0"/>
            </w:numPr>
            <w:ind w:left="0" w:firstLine="0"/>
            <w:jc w:val="both"/>
          </w:pPr>
        </w:pPrChange>
      </w:pPr>
      <w:r w:rsidRPr="00EE141B">
        <w:rPr>
          <w:b/>
          <w:bCs/>
          <w:rPrChange w:id="578" w:author="Srishti" w:date="2025-11-06T09:58:00Z" w16du:dateUtc="2025-11-06T04:28:00Z">
            <w:rPr/>
          </w:rPrChange>
        </w:rPr>
        <w:t xml:space="preserve">Gradient </w:t>
      </w:r>
      <w:ins w:id="579" w:author="Srishti" w:date="2025-11-06T09:58:00Z" w16du:dateUtc="2025-11-06T04:28:00Z">
        <w:r w:rsidR="00EE141B" w:rsidRPr="00EE141B">
          <w:rPr>
            <w:b/>
            <w:bCs/>
            <w:rPrChange w:id="580" w:author="Srishti" w:date="2025-11-06T09:58:00Z" w16du:dateUtc="2025-11-06T04:28:00Z">
              <w:rPr/>
            </w:rPrChange>
          </w:rPr>
          <w:t>c</w:t>
        </w:r>
      </w:ins>
      <w:del w:id="581" w:author="Srishti" w:date="2025-11-06T09:58:00Z" w16du:dateUtc="2025-11-06T04:28:00Z">
        <w:r w:rsidRPr="00EE141B" w:rsidDel="00EE141B">
          <w:rPr>
            <w:b/>
            <w:bCs/>
            <w:rPrChange w:id="582" w:author="Srishti" w:date="2025-11-06T09:58:00Z" w16du:dateUtc="2025-11-06T04:28:00Z">
              <w:rPr/>
            </w:rPrChange>
          </w:rPr>
          <w:delText>C</w:delText>
        </w:r>
      </w:del>
      <w:r w:rsidRPr="00EE141B">
        <w:rPr>
          <w:b/>
          <w:bCs/>
          <w:rPrChange w:id="583" w:author="Srishti" w:date="2025-11-06T09:58:00Z" w16du:dateUtc="2025-11-06T04:28:00Z">
            <w:rPr/>
          </w:rPrChange>
        </w:rPr>
        <w:t>lipping</w:t>
      </w:r>
      <w:r w:rsidRPr="00DA1DC3">
        <w:t>:</w:t>
      </w:r>
      <w:ins w:id="584" w:author="Srishti" w:date="2025-11-06T09:58:00Z" w16du:dateUtc="2025-11-06T04:28:00Z">
        <w:r w:rsidR="00EE141B">
          <w:t xml:space="preserve"> </w:t>
        </w:r>
      </w:ins>
    </w:p>
    <w:p w14:paraId="4D89DC60" w14:textId="77777777" w:rsidR="00DA1DC3" w:rsidRPr="00DA1DC3" w:rsidRDefault="00DA1DC3">
      <w:pPr>
        <w:pStyle w:val="NormalBPBHEB"/>
        <w:numPr>
          <w:ilvl w:val="0"/>
          <w:numId w:val="18"/>
        </w:numPr>
        <w:pPrChange w:id="585" w:author="Srishti" w:date="2025-11-06T09:58:00Z" w16du:dateUtc="2025-11-06T04:28:00Z">
          <w:pPr>
            <w:pStyle w:val="L-Bullets"/>
            <w:jc w:val="both"/>
          </w:pPr>
        </w:pPrChange>
      </w:pPr>
      <w:r w:rsidRPr="00DA1DC3">
        <w:t>Prevents extreme updates by capping gradients.</w:t>
      </w:r>
    </w:p>
    <w:p w14:paraId="3CD8409E" w14:textId="4B32D7B1" w:rsidR="00DA1DC3" w:rsidRPr="00DA1DC3" w:rsidDel="00EE141B" w:rsidRDefault="00DA1DC3">
      <w:pPr>
        <w:pStyle w:val="NormalBPBHEB"/>
        <w:rPr>
          <w:del w:id="586" w:author="Srishti" w:date="2025-11-06T09:58:00Z" w16du:dateUtc="2025-11-06T04:28:00Z"/>
        </w:rPr>
        <w:pPrChange w:id="587" w:author="Srishti" w:date="2025-11-06T09:58:00Z" w16du:dateUtc="2025-11-06T04:28:00Z">
          <w:pPr>
            <w:pStyle w:val="L-Bullets"/>
            <w:numPr>
              <w:numId w:val="0"/>
            </w:numPr>
            <w:ind w:left="0" w:firstLine="0"/>
            <w:jc w:val="both"/>
          </w:pPr>
        </w:pPrChange>
      </w:pPr>
      <w:r w:rsidRPr="00EE141B">
        <w:rPr>
          <w:b/>
          <w:bCs/>
          <w:rPrChange w:id="588" w:author="Srishti" w:date="2025-11-06T09:58:00Z" w16du:dateUtc="2025-11-06T04:28:00Z">
            <w:rPr/>
          </w:rPrChange>
        </w:rPr>
        <w:t xml:space="preserve">Entropy </w:t>
      </w:r>
      <w:ins w:id="589" w:author="Srishti" w:date="2025-11-06T09:58:00Z" w16du:dateUtc="2025-11-06T04:28:00Z">
        <w:r w:rsidR="00EE141B" w:rsidRPr="00EE141B">
          <w:rPr>
            <w:b/>
            <w:bCs/>
            <w:rPrChange w:id="590" w:author="Srishti" w:date="2025-11-06T09:58:00Z" w16du:dateUtc="2025-11-06T04:28:00Z">
              <w:rPr/>
            </w:rPrChange>
          </w:rPr>
          <w:t>r</w:t>
        </w:r>
      </w:ins>
      <w:del w:id="591" w:author="Srishti" w:date="2025-11-06T09:58:00Z" w16du:dateUtc="2025-11-06T04:28:00Z">
        <w:r w:rsidRPr="00EE141B" w:rsidDel="00EE141B">
          <w:rPr>
            <w:b/>
            <w:bCs/>
            <w:rPrChange w:id="592" w:author="Srishti" w:date="2025-11-06T09:58:00Z" w16du:dateUtc="2025-11-06T04:28:00Z">
              <w:rPr/>
            </w:rPrChange>
          </w:rPr>
          <w:delText>R</w:delText>
        </w:r>
      </w:del>
      <w:r w:rsidRPr="00EE141B">
        <w:rPr>
          <w:b/>
          <w:bCs/>
          <w:rPrChange w:id="593" w:author="Srishti" w:date="2025-11-06T09:58:00Z" w16du:dateUtc="2025-11-06T04:28:00Z">
            <w:rPr/>
          </w:rPrChange>
        </w:rPr>
        <w:t>egularization</w:t>
      </w:r>
      <w:r w:rsidRPr="00DA1DC3">
        <w:t>:</w:t>
      </w:r>
      <w:ins w:id="594" w:author="Srishti" w:date="2025-11-06T09:58:00Z" w16du:dateUtc="2025-11-06T04:28:00Z">
        <w:r w:rsidR="00EE141B">
          <w:t xml:space="preserve"> </w:t>
        </w:r>
      </w:ins>
    </w:p>
    <w:p w14:paraId="4F33BCE6" w14:textId="77777777" w:rsidR="00DA1DC3" w:rsidRPr="00DA1DC3" w:rsidRDefault="00DA1DC3">
      <w:pPr>
        <w:pStyle w:val="NormalBPBHEB"/>
        <w:numPr>
          <w:ilvl w:val="0"/>
          <w:numId w:val="18"/>
        </w:numPr>
        <w:pPrChange w:id="595" w:author="Srishti" w:date="2025-11-06T09:58:00Z" w16du:dateUtc="2025-11-06T04:28:00Z">
          <w:pPr>
            <w:pStyle w:val="L-Bullets"/>
            <w:jc w:val="both"/>
          </w:pPr>
        </w:pPrChange>
      </w:pPr>
      <w:r w:rsidRPr="00DA1DC3">
        <w:t>Encourages exploration by preventing deterministic policies.</w:t>
      </w:r>
    </w:p>
    <w:p w14:paraId="0EE292AF" w14:textId="4922CC93" w:rsidR="00DA1DC3" w:rsidRPr="00DA1DC3" w:rsidDel="00EE141B" w:rsidRDefault="00DA1DC3">
      <w:pPr>
        <w:pStyle w:val="NormalBPBHEB"/>
        <w:rPr>
          <w:del w:id="596" w:author="Srishti" w:date="2025-11-06T09:58:00Z" w16du:dateUtc="2025-11-06T04:28:00Z"/>
        </w:rPr>
        <w:pPrChange w:id="597" w:author="Srishti" w:date="2025-11-06T09:58:00Z" w16du:dateUtc="2025-11-06T04:28:00Z">
          <w:pPr>
            <w:pStyle w:val="L-Bullets"/>
            <w:numPr>
              <w:numId w:val="0"/>
            </w:numPr>
            <w:ind w:left="0" w:firstLine="0"/>
            <w:jc w:val="both"/>
          </w:pPr>
        </w:pPrChange>
      </w:pPr>
      <w:r w:rsidRPr="00EE141B">
        <w:rPr>
          <w:b/>
          <w:bCs/>
          <w:rPrChange w:id="598" w:author="Srishti" w:date="2025-11-06T09:58:00Z" w16du:dateUtc="2025-11-06T04:28:00Z">
            <w:rPr/>
          </w:rPrChange>
        </w:rPr>
        <w:t xml:space="preserve">Learning </w:t>
      </w:r>
      <w:del w:id="599" w:author="Srishti" w:date="2025-11-06T09:58:00Z" w16du:dateUtc="2025-11-06T04:28:00Z">
        <w:r w:rsidRPr="00EE141B" w:rsidDel="00EE141B">
          <w:rPr>
            <w:b/>
            <w:bCs/>
            <w:rPrChange w:id="600" w:author="Srishti" w:date="2025-11-06T09:58:00Z" w16du:dateUtc="2025-11-06T04:28:00Z">
              <w:rPr/>
            </w:rPrChange>
          </w:rPr>
          <w:delText>R</w:delText>
        </w:r>
      </w:del>
      <w:ins w:id="601" w:author="Srishti" w:date="2025-11-06T09:58:00Z" w16du:dateUtc="2025-11-06T04:28:00Z">
        <w:r w:rsidR="00EE141B" w:rsidRPr="00EE141B">
          <w:rPr>
            <w:b/>
            <w:bCs/>
            <w:rPrChange w:id="602" w:author="Srishti" w:date="2025-11-06T09:58:00Z" w16du:dateUtc="2025-11-06T04:28:00Z">
              <w:rPr/>
            </w:rPrChange>
          </w:rPr>
          <w:t>r</w:t>
        </w:r>
      </w:ins>
      <w:r w:rsidRPr="00EE141B">
        <w:rPr>
          <w:b/>
          <w:bCs/>
          <w:rPrChange w:id="603" w:author="Srishti" w:date="2025-11-06T09:58:00Z" w16du:dateUtc="2025-11-06T04:28:00Z">
            <w:rPr/>
          </w:rPrChange>
        </w:rPr>
        <w:t xml:space="preserve">ate </w:t>
      </w:r>
      <w:ins w:id="604" w:author="Srishti" w:date="2025-11-06T09:58:00Z" w16du:dateUtc="2025-11-06T04:28:00Z">
        <w:r w:rsidR="00EE141B" w:rsidRPr="00EE141B">
          <w:rPr>
            <w:b/>
            <w:bCs/>
            <w:rPrChange w:id="605" w:author="Srishti" w:date="2025-11-06T09:58:00Z" w16du:dateUtc="2025-11-06T04:28:00Z">
              <w:rPr/>
            </w:rPrChange>
          </w:rPr>
          <w:t>a</w:t>
        </w:r>
      </w:ins>
      <w:del w:id="606" w:author="Srishti" w:date="2025-11-06T09:58:00Z" w16du:dateUtc="2025-11-06T04:28:00Z">
        <w:r w:rsidRPr="00EE141B" w:rsidDel="00EE141B">
          <w:rPr>
            <w:b/>
            <w:bCs/>
            <w:rPrChange w:id="607" w:author="Srishti" w:date="2025-11-06T09:58:00Z" w16du:dateUtc="2025-11-06T04:28:00Z">
              <w:rPr/>
            </w:rPrChange>
          </w:rPr>
          <w:delText>A</w:delText>
        </w:r>
      </w:del>
      <w:r w:rsidRPr="00EE141B">
        <w:rPr>
          <w:b/>
          <w:bCs/>
          <w:rPrChange w:id="608" w:author="Srishti" w:date="2025-11-06T09:58:00Z" w16du:dateUtc="2025-11-06T04:28:00Z">
            <w:rPr/>
          </w:rPrChange>
        </w:rPr>
        <w:t>nnealing</w:t>
      </w:r>
      <w:r w:rsidRPr="00DA1DC3">
        <w:t>:</w:t>
      </w:r>
      <w:ins w:id="609" w:author="Srishti" w:date="2025-11-06T09:58:00Z" w16du:dateUtc="2025-11-06T04:28:00Z">
        <w:r w:rsidR="00EE141B">
          <w:t xml:space="preserve"> </w:t>
        </w:r>
      </w:ins>
    </w:p>
    <w:p w14:paraId="2521EFDC" w14:textId="77777777" w:rsidR="00DA1DC3" w:rsidRDefault="00DA1DC3" w:rsidP="00EE141B">
      <w:pPr>
        <w:pStyle w:val="NormalBPBHEB"/>
        <w:numPr>
          <w:ilvl w:val="0"/>
          <w:numId w:val="18"/>
        </w:numPr>
        <w:rPr>
          <w:ins w:id="610" w:author="Srishti" w:date="2025-11-06T09:58:00Z" w16du:dateUtc="2025-11-06T04:28:00Z"/>
        </w:rPr>
      </w:pPr>
      <w:r w:rsidRPr="00DA1DC3">
        <w:t>Reduces learning rates as training progresses for stable convergence.</w:t>
      </w:r>
    </w:p>
    <w:p w14:paraId="3A0D9C19" w14:textId="77777777" w:rsidR="00EE141B" w:rsidRPr="00DA1DC3" w:rsidRDefault="00EE141B">
      <w:pPr>
        <w:pStyle w:val="NormalBPBHEB"/>
        <w:pPrChange w:id="611" w:author="Srishti" w:date="2025-11-06T09:58:00Z" w16du:dateUtc="2025-11-06T04:28:00Z">
          <w:pPr>
            <w:pStyle w:val="L-Bullets"/>
            <w:jc w:val="both"/>
          </w:pPr>
        </w:pPrChange>
      </w:pPr>
    </w:p>
    <w:p w14:paraId="21FB8BD0" w14:textId="2FF04528" w:rsidR="00DA1DC3" w:rsidRPr="00DA1DC3" w:rsidRDefault="00DA1DC3">
      <w:pPr>
        <w:pStyle w:val="Heading2BPBHEB"/>
        <w:pPrChange w:id="612" w:author="Srishti" w:date="2025-11-06T09:58:00Z" w16du:dateUtc="2025-11-06T04:28:00Z">
          <w:pPr>
            <w:pStyle w:val="H2-Heading"/>
          </w:pPr>
        </w:pPrChange>
      </w:pPr>
      <w:r w:rsidRPr="00DA1DC3">
        <w:t xml:space="preserve">Code </w:t>
      </w:r>
      <w:ins w:id="613" w:author="Srishti" w:date="2025-11-06T09:58:00Z" w16du:dateUtc="2025-11-06T04:28:00Z">
        <w:r w:rsidR="00EE141B">
          <w:t>e</w:t>
        </w:r>
      </w:ins>
      <w:del w:id="614" w:author="Srishti" w:date="2025-11-06T09:58:00Z" w16du:dateUtc="2025-11-06T04:28:00Z">
        <w:r w:rsidRPr="00DA1DC3" w:rsidDel="00EE141B">
          <w:delText>E</w:delText>
        </w:r>
      </w:del>
      <w:r w:rsidRPr="00DA1DC3">
        <w:t xml:space="preserve">xample: Gradient </w:t>
      </w:r>
      <w:ins w:id="615" w:author="Srishti" w:date="2025-11-06T09:58:00Z" w16du:dateUtc="2025-11-06T04:28:00Z">
        <w:r w:rsidR="00EE141B">
          <w:t>c</w:t>
        </w:r>
      </w:ins>
      <w:del w:id="616" w:author="Srishti" w:date="2025-11-06T09:58:00Z" w16du:dateUtc="2025-11-06T04:28:00Z">
        <w:r w:rsidRPr="00DA1DC3" w:rsidDel="00EE141B">
          <w:delText>C</w:delText>
        </w:r>
      </w:del>
      <w:r w:rsidRPr="00DA1DC3">
        <w:t>lipping in A3C</w:t>
      </w:r>
    </w:p>
    <w:p w14:paraId="136470CA" w14:textId="3A7C5E5A" w:rsidR="004716D8" w:rsidRDefault="00A73C4B">
      <w:pPr>
        <w:pStyle w:val="NormalBPBHEB"/>
        <w:pPrChange w:id="617" w:author="Srishti" w:date="2025-11-06T09:59:00Z" w16du:dateUtc="2025-11-06T04:29:00Z">
          <w:pPr>
            <w:pStyle w:val="P-Regular"/>
            <w:jc w:val="both"/>
          </w:pPr>
        </w:pPrChange>
      </w:pPr>
      <w:r>
        <w:t>Gradient clipping is a widely used technique to stabilize training in asynchronous reinforcement learning. The following code demonstrates a practical implementation of gradient clipping in an A3C setup, showcasing how gradients are capped to maintain stable updates during training</w:t>
      </w:r>
      <w:ins w:id="618" w:author="Srishti" w:date="2025-11-06T10:03:00Z" w16du:dateUtc="2025-11-06T04:33:00Z">
        <w:r w:rsidR="00D63DEF">
          <w:t xml:space="preserve">: </w:t>
        </w:r>
      </w:ins>
      <w:del w:id="619" w:author="Srishti" w:date="2025-11-06T10:03:00Z" w16du:dateUtc="2025-11-06T04:33:00Z">
        <w:r w:rsidDel="00D63DEF">
          <w:delText>.</w:delText>
        </w:r>
      </w:del>
    </w:p>
    <w:p w14:paraId="4A2F6994" w14:textId="5DA892F0" w:rsidR="00DA1DC3" w:rsidRPr="00D63DEF" w:rsidRDefault="00AC2896" w:rsidP="00A9666B">
      <w:pPr>
        <w:pStyle w:val="SC-Source"/>
        <w:rPr>
          <w:rFonts w:ascii="Consolas" w:hAnsi="Consolas"/>
          <w:sz w:val="20"/>
          <w:szCs w:val="20"/>
          <w:rPrChange w:id="620" w:author="Srishti" w:date="2025-11-06T10:03:00Z" w16du:dateUtc="2025-11-06T04:33:00Z">
            <w:rPr/>
          </w:rPrChange>
        </w:rPr>
      </w:pPr>
      <w:r w:rsidRPr="00D63DEF">
        <w:rPr>
          <w:rFonts w:ascii="Consolas" w:hAnsi="Consolas"/>
          <w:sz w:val="20"/>
          <w:szCs w:val="20"/>
          <w:rPrChange w:id="621" w:author="Srishti" w:date="2025-11-06T10:03:00Z" w16du:dateUtc="2025-11-06T04:33:00Z">
            <w:rPr/>
          </w:rPrChange>
        </w:rPr>
        <w:t xml:space="preserve">` </w:t>
      </w:r>
      <w:r w:rsidR="00DA1DC3" w:rsidRPr="00D63DEF">
        <w:rPr>
          <w:rFonts w:ascii="Consolas" w:hAnsi="Consolas"/>
          <w:sz w:val="20"/>
          <w:szCs w:val="20"/>
          <w:rPrChange w:id="622" w:author="Srishti" w:date="2025-11-06T10:03:00Z" w16du:dateUtc="2025-11-06T04:33:00Z">
            <w:rPr/>
          </w:rPrChange>
        </w:rPr>
        <w:t>python</w:t>
      </w:r>
    </w:p>
    <w:p w14:paraId="17F22364" w14:textId="39844FC7" w:rsidR="00DA1DC3" w:rsidRPr="00D63DEF" w:rsidRDefault="00DA1DC3" w:rsidP="00A9666B">
      <w:pPr>
        <w:pStyle w:val="SC-Source"/>
        <w:rPr>
          <w:rFonts w:ascii="Consolas" w:hAnsi="Consolas"/>
          <w:sz w:val="20"/>
          <w:szCs w:val="20"/>
          <w:rPrChange w:id="623" w:author="Srishti" w:date="2025-11-06T10:03:00Z" w16du:dateUtc="2025-11-06T04:33:00Z">
            <w:rPr/>
          </w:rPrChange>
        </w:rPr>
      </w:pPr>
    </w:p>
    <w:p w14:paraId="3F4477E3" w14:textId="77777777" w:rsidR="00DA1DC3" w:rsidRPr="00D63DEF" w:rsidRDefault="333278B3" w:rsidP="00A9666B">
      <w:pPr>
        <w:pStyle w:val="SC-Source"/>
        <w:rPr>
          <w:rFonts w:ascii="Consolas" w:hAnsi="Consolas"/>
          <w:sz w:val="20"/>
          <w:szCs w:val="20"/>
          <w:rPrChange w:id="624" w:author="Srishti" w:date="2025-11-06T10:03:00Z" w16du:dateUtc="2025-11-06T04:33:00Z">
            <w:rPr/>
          </w:rPrChange>
        </w:rPr>
      </w:pPr>
      <w:r w:rsidRPr="00D63DEF">
        <w:rPr>
          <w:rFonts w:ascii="Consolas" w:hAnsi="Consolas"/>
          <w:sz w:val="20"/>
          <w:szCs w:val="20"/>
          <w:lang w:val="en-US"/>
          <w:rPrChange w:id="625" w:author="Srishti" w:date="2025-11-06T10:03:00Z" w16du:dateUtc="2025-11-06T04:33:00Z">
            <w:rPr>
              <w:lang w:val="en-US"/>
            </w:rPr>
          </w:rPrChange>
        </w:rPr>
        <w:t>def clip_gradients(optimizer, loss, max_grad_norm):</w:t>
      </w:r>
    </w:p>
    <w:p w14:paraId="40B82106" w14:textId="77777777" w:rsidR="00DA1DC3" w:rsidRPr="00D63DEF" w:rsidRDefault="333278B3" w:rsidP="00A9666B">
      <w:pPr>
        <w:pStyle w:val="SC-Source"/>
        <w:rPr>
          <w:rFonts w:ascii="Consolas" w:hAnsi="Consolas"/>
          <w:sz w:val="20"/>
          <w:szCs w:val="20"/>
          <w:rPrChange w:id="626" w:author="Srishti" w:date="2025-11-06T10:03:00Z" w16du:dateUtc="2025-11-06T04:33:00Z">
            <w:rPr/>
          </w:rPrChange>
        </w:rPr>
      </w:pPr>
      <w:r w:rsidRPr="00D63DEF">
        <w:rPr>
          <w:rFonts w:ascii="Consolas" w:hAnsi="Consolas"/>
          <w:sz w:val="20"/>
          <w:szCs w:val="20"/>
          <w:lang w:val="en-US"/>
          <w:rPrChange w:id="627" w:author="Srishti" w:date="2025-11-06T10:03:00Z" w16du:dateUtc="2025-11-06T04:33:00Z">
            <w:rPr>
              <w:lang w:val="en-US"/>
            </w:rPr>
          </w:rPrChange>
        </w:rPr>
        <w:t xml:space="preserve">    gradients = optimizer.compute_gradients(loss)</w:t>
      </w:r>
    </w:p>
    <w:p w14:paraId="72D7A9AF" w14:textId="77777777" w:rsidR="00DA1DC3" w:rsidRPr="00D63DEF" w:rsidRDefault="333278B3" w:rsidP="00A9666B">
      <w:pPr>
        <w:pStyle w:val="SC-Source"/>
        <w:rPr>
          <w:rFonts w:ascii="Consolas" w:hAnsi="Consolas"/>
          <w:sz w:val="20"/>
          <w:szCs w:val="20"/>
          <w:rPrChange w:id="628" w:author="Srishti" w:date="2025-11-06T10:03:00Z" w16du:dateUtc="2025-11-06T04:33:00Z">
            <w:rPr/>
          </w:rPrChange>
        </w:rPr>
      </w:pPr>
      <w:r w:rsidRPr="00D63DEF">
        <w:rPr>
          <w:rFonts w:ascii="Consolas" w:hAnsi="Consolas"/>
          <w:sz w:val="20"/>
          <w:szCs w:val="20"/>
          <w:lang w:val="en-US"/>
          <w:rPrChange w:id="629" w:author="Srishti" w:date="2025-11-06T10:03:00Z" w16du:dateUtc="2025-11-06T04:33:00Z">
            <w:rPr>
              <w:lang w:val="en-US"/>
            </w:rPr>
          </w:rPrChange>
        </w:rPr>
        <w:t xml:space="preserve">    clipped_gradients = [(tf.clip_by_norm(g, max_grad_norm), v) for g, v in gradients]</w:t>
      </w:r>
    </w:p>
    <w:p w14:paraId="56959BDA" w14:textId="77777777" w:rsidR="00DA1DC3" w:rsidRPr="00D63DEF" w:rsidRDefault="333278B3" w:rsidP="00A9666B">
      <w:pPr>
        <w:pStyle w:val="SC-Source"/>
        <w:rPr>
          <w:rFonts w:ascii="Consolas" w:hAnsi="Consolas"/>
          <w:sz w:val="20"/>
          <w:szCs w:val="20"/>
          <w:rPrChange w:id="630" w:author="Srishti" w:date="2025-11-06T10:03:00Z" w16du:dateUtc="2025-11-06T04:33:00Z">
            <w:rPr/>
          </w:rPrChange>
        </w:rPr>
      </w:pPr>
      <w:r w:rsidRPr="00D63DEF">
        <w:rPr>
          <w:rFonts w:ascii="Consolas" w:hAnsi="Consolas"/>
          <w:sz w:val="20"/>
          <w:szCs w:val="20"/>
          <w:lang w:val="en-US"/>
          <w:rPrChange w:id="631" w:author="Srishti" w:date="2025-11-06T10:03:00Z" w16du:dateUtc="2025-11-06T04:33:00Z">
            <w:rPr>
              <w:lang w:val="en-US"/>
            </w:rPr>
          </w:rPrChange>
        </w:rPr>
        <w:t xml:space="preserve">    optimizer.apply_gradients(clipped_gradients)</w:t>
      </w:r>
    </w:p>
    <w:p w14:paraId="4488EF02" w14:textId="44B085FE" w:rsidR="00DA1DC3" w:rsidRPr="00D63DEF" w:rsidRDefault="00CE145C" w:rsidP="00A9666B">
      <w:pPr>
        <w:pStyle w:val="SC-Source"/>
        <w:rPr>
          <w:rFonts w:ascii="Consolas" w:hAnsi="Consolas"/>
          <w:sz w:val="20"/>
          <w:szCs w:val="20"/>
          <w:rPrChange w:id="632" w:author="Srishti" w:date="2025-11-06T10:03:00Z" w16du:dateUtc="2025-11-06T04:33:00Z">
            <w:rPr/>
          </w:rPrChange>
        </w:rPr>
      </w:pPr>
      <w:r w:rsidRPr="00D63DEF">
        <w:rPr>
          <w:rFonts w:ascii="Consolas" w:hAnsi="Consolas"/>
          <w:sz w:val="20"/>
          <w:szCs w:val="20"/>
          <w:rPrChange w:id="633" w:author="Srishti" w:date="2025-11-06T10:03:00Z" w16du:dateUtc="2025-11-06T04:33:00Z">
            <w:rPr/>
          </w:rPrChange>
        </w:rPr>
        <w:t>`</w:t>
      </w:r>
    </w:p>
    <w:p w14:paraId="74001B52" w14:textId="4AE052DA" w:rsidR="00FD667F" w:rsidRPr="00F13C38" w:rsidRDefault="00FD667F">
      <w:pPr>
        <w:pStyle w:val="NormalBPBHEB"/>
        <w:divId w:val="1446848539"/>
        <w:pPrChange w:id="634" w:author="Srishti" w:date="2025-11-06T10:03:00Z" w16du:dateUtc="2025-11-06T04:33:00Z">
          <w:pPr>
            <w:jc w:val="both"/>
            <w:divId w:val="1446848539"/>
          </w:pPr>
        </w:pPrChange>
      </w:pPr>
      <w:r>
        <w:t xml:space="preserve">The function </w:t>
      </w:r>
      <w:proofErr w:type="spellStart"/>
      <w:r w:rsidRPr="00D63DEF">
        <w:rPr>
          <w:rStyle w:val="CodeinTextBPBHEBChar"/>
          <w:rPrChange w:id="635" w:author="Srishti" w:date="2025-11-06T10:03:00Z" w16du:dateUtc="2025-11-06T04:33:00Z">
            <w:rPr>
              <w:rStyle w:val="P-Code"/>
            </w:rPr>
          </w:rPrChange>
        </w:rPr>
        <w:t>clip_gradients</w:t>
      </w:r>
      <w:proofErr w:type="spellEnd"/>
      <w:r>
        <w:t xml:space="preserve"> plays a crucial role in ensuring stability during the training of reinforcement learning models, particularly in asynchronous frameworks like A3C. It takes </w:t>
      </w:r>
      <w:r>
        <w:lastRenderedPageBreak/>
        <w:t xml:space="preserve">three parameters: </w:t>
      </w:r>
      <w:r w:rsidR="00480217" w:rsidRPr="00D63DEF">
        <w:rPr>
          <w:rStyle w:val="CodeinTextBPBHEBChar"/>
          <w:rPrChange w:id="636" w:author="Srishti" w:date="2025-11-06T10:03:00Z" w16du:dateUtc="2025-11-06T04:33:00Z">
            <w:rPr>
              <w:rStyle w:val="P-Code"/>
            </w:rPr>
          </w:rPrChange>
        </w:rPr>
        <w:t>the optimizer</w:t>
      </w:r>
      <w:r w:rsidR="00480217" w:rsidRPr="00F13C38">
        <w:t xml:space="preserve">, which performs the optimization; </w:t>
      </w:r>
      <w:r w:rsidR="00480217" w:rsidRPr="00D63DEF">
        <w:rPr>
          <w:rStyle w:val="CodeinTextBPBHEBChar"/>
          <w:rPrChange w:id="637" w:author="Srishti" w:date="2025-11-06T10:04:00Z" w16du:dateUtc="2025-11-06T04:34:00Z">
            <w:rPr/>
          </w:rPrChange>
        </w:rPr>
        <w:t>the loss</w:t>
      </w:r>
      <w:r w:rsidR="00480217" w:rsidRPr="00F13C38">
        <w:t>, representing the objective to be minimized; an</w:t>
      </w:r>
      <w:r w:rsidR="00480217">
        <w:t xml:space="preserve">d </w:t>
      </w:r>
      <w:proofErr w:type="spellStart"/>
      <w:r w:rsidR="00480217" w:rsidRPr="00D63DEF">
        <w:rPr>
          <w:rStyle w:val="CodeinTextBPBHEBChar"/>
          <w:rPrChange w:id="638" w:author="Srishti" w:date="2025-11-06T10:03:00Z" w16du:dateUtc="2025-11-06T04:33:00Z">
            <w:rPr>
              <w:rStyle w:val="P-Code"/>
            </w:rPr>
          </w:rPrChange>
        </w:rPr>
        <w:t>max_grad_norm</w:t>
      </w:r>
      <w:proofErr w:type="spellEnd"/>
      <w:r w:rsidR="00480217" w:rsidRPr="00F13C38">
        <w:t xml:space="preserve">, the maximum allowable norm for the </w:t>
      </w:r>
      <w:r w:rsidRPr="00480217">
        <w:t>gradients.</w:t>
      </w:r>
    </w:p>
    <w:p w14:paraId="43250104" w14:textId="2E3E39A9" w:rsidR="00FD667F" w:rsidRDefault="00FD667F">
      <w:pPr>
        <w:pStyle w:val="NormalBPBHEB"/>
        <w:divId w:val="1446848539"/>
        <w:pPrChange w:id="639" w:author="Srishti" w:date="2025-11-06T10:04:00Z" w16du:dateUtc="2025-11-06T04:34:00Z">
          <w:pPr>
            <w:jc w:val="both"/>
            <w:divId w:val="1446848539"/>
          </w:pPr>
        </w:pPrChange>
      </w:pPr>
      <w:r>
        <w:t xml:space="preserve">The function begins by calculating gradients using the </w:t>
      </w:r>
      <w:proofErr w:type="spellStart"/>
      <w:r w:rsidRPr="00D63DEF">
        <w:rPr>
          <w:rStyle w:val="CodeinTextBPBHEBChar"/>
          <w:rPrChange w:id="640" w:author="Srishti" w:date="2025-11-06T10:04:00Z" w16du:dateUtc="2025-11-06T04:34:00Z">
            <w:rPr>
              <w:rStyle w:val="P-Code"/>
            </w:rPr>
          </w:rPrChange>
        </w:rPr>
        <w:t>optimizer.compute_gradients</w:t>
      </w:r>
      <w:proofErr w:type="spellEnd"/>
      <w:r>
        <w:t xml:space="preserve"> method, which computes the gradient of the loss with respect to the model’s parameters. These raw gradients are then subjected to a clipping operation using TensorFlow's </w:t>
      </w:r>
      <w:proofErr w:type="spellStart"/>
      <w:r w:rsidRPr="00D63DEF">
        <w:rPr>
          <w:rStyle w:val="CodeinTextBPBHEBChar"/>
          <w:rPrChange w:id="641" w:author="Srishti" w:date="2025-11-06T10:04:00Z" w16du:dateUtc="2025-11-06T04:34:00Z">
            <w:rPr>
              <w:rStyle w:val="P-Code"/>
            </w:rPr>
          </w:rPrChange>
        </w:rPr>
        <w:t>tf.clip_by_norm</w:t>
      </w:r>
      <w:proofErr w:type="spellEnd"/>
      <w:r>
        <w:t xml:space="preserve"> function. This operation ensures that the norm of each gradient is capped at the specified </w:t>
      </w:r>
      <w:proofErr w:type="spellStart"/>
      <w:r w:rsidRPr="00D63DEF">
        <w:rPr>
          <w:rStyle w:val="CodeinTextBPBHEBChar"/>
          <w:rPrChange w:id="642" w:author="Srishti" w:date="2025-11-06T10:04:00Z" w16du:dateUtc="2025-11-06T04:34:00Z">
            <w:rPr>
              <w:rStyle w:val="P-Code"/>
            </w:rPr>
          </w:rPrChange>
        </w:rPr>
        <w:t>max_grad_norm</w:t>
      </w:r>
      <w:proofErr w:type="spellEnd"/>
      <w:r>
        <w:t>, preventing excessively large updates that could destabilize training.</w:t>
      </w:r>
    </w:p>
    <w:p w14:paraId="7DA4C367" w14:textId="77777777" w:rsidR="00FD667F" w:rsidRDefault="00FD667F">
      <w:pPr>
        <w:pStyle w:val="NormalBPBHEB"/>
        <w:divId w:val="1446848539"/>
        <w:pPrChange w:id="643" w:author="Srishti" w:date="2025-11-06T10:04:00Z" w16du:dateUtc="2025-11-06T04:34:00Z">
          <w:pPr>
            <w:jc w:val="both"/>
            <w:divId w:val="1446848539"/>
          </w:pPr>
        </w:pPrChange>
      </w:pPr>
      <w:r>
        <w:t>Once clipped, the gradients are paired with their corresponding variables, and the optimizer applies them to update the model’s parameters. This final step ensures that the stabilization introduced by clipping is seamlessly integrated into the training loop.</w:t>
      </w:r>
    </w:p>
    <w:p w14:paraId="34E9352A" w14:textId="77777777" w:rsidR="00FD667F" w:rsidRDefault="00FD667F" w:rsidP="00D63DEF">
      <w:pPr>
        <w:pStyle w:val="NormalBPBHEB"/>
        <w:divId w:val="1446848539"/>
        <w:rPr>
          <w:ins w:id="644" w:author="Srishti" w:date="2025-11-06T10:04:00Z" w16du:dateUtc="2025-11-06T04:34:00Z"/>
        </w:rPr>
      </w:pPr>
      <w:r>
        <w:t>By incorporating gradient clipping, this approach effectively mitigates the risks associated with high variance in rewards and gradients. It ensures smoother updates to the model, fostering more reliable and stable convergence. This technique is especially valuable in high-dimensional environments where gradient values can fluctuate significantly, underscoring its importance in reinforcement learning applications.</w:t>
      </w:r>
    </w:p>
    <w:p w14:paraId="3468E352" w14:textId="77777777" w:rsidR="00D63DEF" w:rsidRDefault="00D63DEF">
      <w:pPr>
        <w:pStyle w:val="NormalBPBHEB"/>
        <w:divId w:val="1446848539"/>
        <w:pPrChange w:id="645" w:author="Srishti" w:date="2025-11-06T10:04:00Z" w16du:dateUtc="2025-11-06T04:34:00Z">
          <w:pPr>
            <w:jc w:val="both"/>
            <w:divId w:val="1446848539"/>
          </w:pPr>
        </w:pPrChange>
      </w:pPr>
    </w:p>
    <w:p w14:paraId="6AF1A22D" w14:textId="6A827342" w:rsidR="00327951" w:rsidRDefault="00DA1DC3">
      <w:pPr>
        <w:pStyle w:val="Heading1BPBHEB"/>
        <w:pPrChange w:id="646" w:author="Srishti" w:date="2025-11-06T10:04:00Z" w16du:dateUtc="2025-11-06T04:34:00Z">
          <w:pPr>
            <w:pStyle w:val="H1-Section"/>
          </w:pPr>
        </w:pPrChange>
      </w:pPr>
      <w:r w:rsidRPr="00DA1DC3">
        <w:t xml:space="preserve">Case </w:t>
      </w:r>
      <w:ins w:id="647" w:author="Srishti" w:date="2025-11-06T10:04:00Z" w16du:dateUtc="2025-11-06T04:34:00Z">
        <w:r w:rsidR="00D63DEF">
          <w:t>s</w:t>
        </w:r>
      </w:ins>
      <w:del w:id="648" w:author="Srishti" w:date="2025-11-06T10:04:00Z" w16du:dateUtc="2025-11-06T04:34:00Z">
        <w:r w:rsidRPr="00DA1DC3" w:rsidDel="00D63DEF">
          <w:delText>S</w:delText>
        </w:r>
      </w:del>
      <w:r w:rsidRPr="00DA1DC3">
        <w:t xml:space="preserve">tudies and </w:t>
      </w:r>
      <w:ins w:id="649" w:author="Srishti" w:date="2025-11-06T10:04:00Z" w16du:dateUtc="2025-11-06T04:34:00Z">
        <w:r w:rsidR="00D63DEF">
          <w:t>a</w:t>
        </w:r>
      </w:ins>
      <w:del w:id="650" w:author="Srishti" w:date="2025-11-06T10:04:00Z" w16du:dateUtc="2025-11-06T04:34:00Z">
        <w:r w:rsidRPr="00DA1DC3" w:rsidDel="00D63DEF">
          <w:delText>A</w:delText>
        </w:r>
      </w:del>
      <w:r w:rsidRPr="00DA1DC3">
        <w:t xml:space="preserve">pplications of A3C in </w:t>
      </w:r>
      <w:ins w:id="651" w:author="Srishti" w:date="2025-11-06T10:04:00Z" w16du:dateUtc="2025-11-06T04:34:00Z">
        <w:r w:rsidR="00D63DEF">
          <w:t>d</w:t>
        </w:r>
      </w:ins>
      <w:del w:id="652" w:author="Srishti" w:date="2025-11-06T10:04:00Z" w16du:dateUtc="2025-11-06T04:34:00Z">
        <w:r w:rsidRPr="00DA1DC3" w:rsidDel="00D63DEF">
          <w:delText>D</w:delText>
        </w:r>
      </w:del>
      <w:r w:rsidRPr="00DA1DC3">
        <w:t xml:space="preserve">ifferent </w:t>
      </w:r>
      <w:ins w:id="653" w:author="Srishti" w:date="2025-11-06T10:04:00Z" w16du:dateUtc="2025-11-06T04:34:00Z">
        <w:r w:rsidR="00D63DEF">
          <w:t>d</w:t>
        </w:r>
      </w:ins>
      <w:del w:id="654" w:author="Srishti" w:date="2025-11-06T10:04:00Z" w16du:dateUtc="2025-11-06T04:34:00Z">
        <w:r w:rsidRPr="00DA1DC3" w:rsidDel="00D63DEF">
          <w:delText>D</w:delText>
        </w:r>
      </w:del>
      <w:r w:rsidRPr="00DA1DC3">
        <w:t>omains</w:t>
      </w:r>
    </w:p>
    <w:p w14:paraId="59E3CA94" w14:textId="3D13D8EE" w:rsidR="00F31E9E" w:rsidRDefault="00F31E9E" w:rsidP="00D63DEF">
      <w:pPr>
        <w:pStyle w:val="NormalBPBHEB"/>
        <w:divId w:val="1554004245"/>
        <w:rPr>
          <w:ins w:id="655" w:author="Srishti" w:date="2025-11-06T10:05:00Z" w16du:dateUtc="2025-11-06T04:35:00Z"/>
        </w:rPr>
      </w:pPr>
      <w:r>
        <w:t xml:space="preserve">The versatility of the </w:t>
      </w:r>
      <w:del w:id="656" w:author="Srishti" w:date="2025-11-06T10:04:00Z" w16du:dateUtc="2025-11-06T04:34:00Z">
        <w:r w:rsidDel="00D63DEF">
          <w:delText>Asynchronous Actor-Critic (</w:delText>
        </w:r>
      </w:del>
      <w:r>
        <w:t>A3C</w:t>
      </w:r>
      <w:del w:id="657" w:author="Srishti" w:date="2025-11-06T10:04:00Z" w16du:dateUtc="2025-11-06T04:34:00Z">
        <w:r w:rsidDel="00D63DEF">
          <w:delText>)</w:delText>
        </w:r>
      </w:del>
      <w:r>
        <w:t xml:space="preserve"> algorithm extends beyond gaming environments, demonstrating significant potential in real-world applications. By enabling robust learning and adaptability, A3C has been successfully applied to solve complex problems across various industries. Below, we explore detailed case studies that highlight the effectiveness of A3C, supported by code examples where relevant, and cite the research and sources from which these cases are derived.</w:t>
      </w:r>
    </w:p>
    <w:p w14:paraId="1D9B37C8" w14:textId="77777777" w:rsidR="00D63DEF" w:rsidRDefault="00D63DEF">
      <w:pPr>
        <w:pStyle w:val="NormalBPBHEB"/>
        <w:divId w:val="1554004245"/>
        <w:pPrChange w:id="658" w:author="Srishti" w:date="2025-11-06T10:05:00Z" w16du:dateUtc="2025-11-06T04:35:00Z">
          <w:pPr>
            <w:jc w:val="both"/>
            <w:divId w:val="1554004245"/>
          </w:pPr>
        </w:pPrChange>
      </w:pPr>
    </w:p>
    <w:p w14:paraId="664899B3" w14:textId="7C6FC44E" w:rsidR="00D63DEF" w:rsidRPr="005D6E7F" w:rsidRDefault="00F31E9E">
      <w:pPr>
        <w:pStyle w:val="Heading2BPBHEB"/>
        <w:divId w:val="1554004245"/>
        <w:pPrChange w:id="659" w:author="Srishti" w:date="2025-11-06T10:05:00Z" w16du:dateUtc="2025-11-06T04:35:00Z">
          <w:pPr>
            <w:pStyle w:val="H2-Heading"/>
            <w:divId w:val="1554004245"/>
          </w:pPr>
        </w:pPrChange>
      </w:pPr>
      <w:r w:rsidRPr="005D6E7F">
        <w:t xml:space="preserve">Case </w:t>
      </w:r>
      <w:ins w:id="660" w:author="Srishti" w:date="2025-11-06T10:05:00Z" w16du:dateUtc="2025-11-06T04:35:00Z">
        <w:r w:rsidR="00D63DEF">
          <w:t>s</w:t>
        </w:r>
      </w:ins>
      <w:del w:id="661" w:author="Srishti" w:date="2025-11-06T10:05:00Z" w16du:dateUtc="2025-11-06T04:35:00Z">
        <w:r w:rsidRPr="005D6E7F" w:rsidDel="00D63DEF">
          <w:delText>S</w:delText>
        </w:r>
      </w:del>
      <w:r w:rsidRPr="005D6E7F">
        <w:t xml:space="preserve">tudy 1: Autonomous </w:t>
      </w:r>
      <w:ins w:id="662" w:author="Srishti" w:date="2025-11-06T10:05:00Z" w16du:dateUtc="2025-11-06T04:35:00Z">
        <w:r w:rsidR="00D63DEF">
          <w:t>d</w:t>
        </w:r>
      </w:ins>
      <w:del w:id="663" w:author="Srishti" w:date="2025-11-06T10:05:00Z" w16du:dateUtc="2025-11-06T04:35:00Z">
        <w:r w:rsidRPr="005D6E7F" w:rsidDel="00D63DEF">
          <w:delText>D</w:delText>
        </w:r>
      </w:del>
      <w:r w:rsidRPr="005D6E7F">
        <w:t>riving</w:t>
      </w:r>
    </w:p>
    <w:p w14:paraId="351A29EF" w14:textId="77777777" w:rsidR="005D6E7F" w:rsidRPr="005D6E7F" w:rsidRDefault="005D6E7F">
      <w:pPr>
        <w:pStyle w:val="NormalBPBHEB"/>
        <w:divId w:val="1554004245"/>
        <w:rPr>
          <w:lang w:val="en"/>
        </w:rPr>
        <w:pPrChange w:id="664" w:author="Srishti" w:date="2025-11-06T10:05:00Z" w16du:dateUtc="2025-11-06T04:35:00Z">
          <w:pPr>
            <w:numPr>
              <w:numId w:val="1"/>
            </w:numPr>
            <w:ind w:left="717" w:hanging="360"/>
            <w:divId w:val="1554004245"/>
          </w:pPr>
        </w:pPrChange>
      </w:pPr>
      <w:r w:rsidRPr="005D6E7F">
        <w:rPr>
          <w:b/>
          <w:bCs/>
          <w:lang w:val="en"/>
        </w:rPr>
        <w:t>Scenario</w:t>
      </w:r>
      <w:r w:rsidRPr="005D6E7F">
        <w:rPr>
          <w:lang w:val="en"/>
        </w:rPr>
        <w:t>: Training vehicles to navigate city environments.</w:t>
      </w:r>
    </w:p>
    <w:p w14:paraId="47C77943" w14:textId="77777777" w:rsidR="005D6E7F" w:rsidRPr="005D6E7F" w:rsidRDefault="005D6E7F">
      <w:pPr>
        <w:pStyle w:val="NormalBPBHEB"/>
        <w:divId w:val="1554004245"/>
        <w:rPr>
          <w:lang w:val="en"/>
        </w:rPr>
        <w:pPrChange w:id="665" w:author="Srishti" w:date="2025-11-06T10:05:00Z" w16du:dateUtc="2025-11-06T04:35:00Z">
          <w:pPr>
            <w:numPr>
              <w:numId w:val="1"/>
            </w:numPr>
            <w:ind w:left="717" w:hanging="360"/>
            <w:jc w:val="both"/>
            <w:divId w:val="1554004245"/>
          </w:pPr>
        </w:pPrChange>
      </w:pPr>
      <w:del w:id="666" w:author="Srishti" w:date="2025-11-06T10:05:00Z" w16du:dateUtc="2025-11-06T04:35:00Z">
        <w:r w:rsidRPr="005D6E7F" w:rsidDel="00D63DEF">
          <w:rPr>
            <w:b/>
            <w:bCs/>
            <w:lang w:val="en"/>
          </w:rPr>
          <w:delText xml:space="preserve"> </w:delText>
        </w:r>
      </w:del>
      <w:r w:rsidRPr="005D6E7F">
        <w:rPr>
          <w:b/>
          <w:bCs/>
          <w:lang w:val="en"/>
        </w:rPr>
        <w:t>Aw2Outcome</w:t>
      </w:r>
      <w:r w:rsidRPr="005D6E7F">
        <w:rPr>
          <w:lang w:val="en"/>
        </w:rPr>
        <w:t>: Faster convergence compared to synchronous methods, with robust navigation policies.</w:t>
      </w:r>
    </w:p>
    <w:p w14:paraId="4A3F3E6E" w14:textId="0CDE36CE" w:rsidR="00F31E9E" w:rsidRDefault="00F31E9E" w:rsidP="00D63DEF">
      <w:pPr>
        <w:pStyle w:val="NormalBPBHEB"/>
        <w:divId w:val="1554004245"/>
        <w:rPr>
          <w:ins w:id="667" w:author="Srishti" w:date="2025-11-06T10:07:00Z" w16du:dateUtc="2025-11-06T04:37:00Z"/>
        </w:rPr>
      </w:pPr>
      <w:r w:rsidRPr="00D63DEF">
        <w:rPr>
          <w:b/>
          <w:bCs/>
          <w:rPrChange w:id="668" w:author="Srishti" w:date="2025-11-06T10:05:00Z" w16du:dateUtc="2025-11-06T04:35:00Z">
            <w:rPr/>
          </w:rPrChange>
        </w:rPr>
        <w:t>Autonomous vehicles</w:t>
      </w:r>
      <w:r>
        <w:t xml:space="preserve"> (</w:t>
      </w:r>
      <w:r w:rsidRPr="00D63DEF">
        <w:rPr>
          <w:b/>
          <w:bCs/>
          <w:rPrChange w:id="669" w:author="Srishti" w:date="2025-11-06T10:05:00Z" w16du:dateUtc="2025-11-06T04:35:00Z">
            <w:rPr/>
          </w:rPrChange>
        </w:rPr>
        <w:t>AVs</w:t>
      </w:r>
      <w:r>
        <w:t xml:space="preserve">) operate in dynamic and unpredictable environments where rapid and accurate decision-making is critical. A3C algorithms have been employed to train AVs in simulated urban environments, enabling them to learn navigation strategies, obstacle </w:t>
      </w:r>
      <w:r>
        <w:lastRenderedPageBreak/>
        <w:t xml:space="preserve">avoidance, and optimal routing in real-time. The decentralized nature of A3C </w:t>
      </w:r>
      <w:r w:rsidR="00480217">
        <w:t xml:space="preserve">enables multiple agents (vehicles) to train concurrently [9], resulting in faster convergence and more </w:t>
      </w:r>
      <w:r>
        <w:t>diverse experiences.</w:t>
      </w:r>
    </w:p>
    <w:p w14:paraId="24B3571B" w14:textId="77777777" w:rsidR="00D63DEF" w:rsidRDefault="00D63DEF">
      <w:pPr>
        <w:pStyle w:val="NormalBPBHEB"/>
        <w:divId w:val="1554004245"/>
        <w:pPrChange w:id="670" w:author="Srishti" w:date="2025-11-06T10:07:00Z" w16du:dateUtc="2025-11-06T04:37:00Z">
          <w:pPr>
            <w:jc w:val="both"/>
            <w:divId w:val="1554004245"/>
          </w:pPr>
        </w:pPrChange>
      </w:pPr>
    </w:p>
    <w:p w14:paraId="774ADC3F" w14:textId="6A915C98" w:rsidR="00F31E9E" w:rsidRPr="00E21E14" w:rsidRDefault="00F31E9E">
      <w:pPr>
        <w:pStyle w:val="Heading3BPBHEB"/>
        <w:divId w:val="1554004245"/>
        <w:pPrChange w:id="671" w:author="Srishti" w:date="2025-11-06T10:07:00Z" w16du:dateUtc="2025-11-06T04:37:00Z">
          <w:pPr>
            <w:pStyle w:val="H3-Subheading"/>
            <w:divId w:val="1554004245"/>
          </w:pPr>
        </w:pPrChange>
      </w:pPr>
      <w:r w:rsidRPr="00E21E14">
        <w:t xml:space="preserve">Implementation </w:t>
      </w:r>
      <w:ins w:id="672" w:author="Srishti" w:date="2025-11-06T10:07:00Z" w16du:dateUtc="2025-11-06T04:37:00Z">
        <w:r w:rsidR="00D63DEF">
          <w:t>d</w:t>
        </w:r>
      </w:ins>
      <w:del w:id="673" w:author="Srishti" w:date="2025-11-06T10:07:00Z" w16du:dateUtc="2025-11-06T04:37:00Z">
        <w:r w:rsidRPr="00E21E14" w:rsidDel="00D63DEF">
          <w:delText>D</w:delText>
        </w:r>
      </w:del>
      <w:r w:rsidRPr="00E21E14">
        <w:t>etails</w:t>
      </w:r>
    </w:p>
    <w:p w14:paraId="0DF0585F" w14:textId="0AA502F7" w:rsidR="00F31E9E" w:rsidRDefault="00F31E9E">
      <w:pPr>
        <w:pStyle w:val="NormalBPBHEB"/>
        <w:divId w:val="1554004245"/>
        <w:pPrChange w:id="674" w:author="Srishti" w:date="2025-11-06T10:07:00Z" w16du:dateUtc="2025-11-06T04:37:00Z">
          <w:pPr>
            <w:jc w:val="both"/>
            <w:divId w:val="1554004245"/>
          </w:pPr>
        </w:pPrChange>
      </w:pPr>
      <w:r>
        <w:t xml:space="preserve">A simulated city environment, such as </w:t>
      </w:r>
      <w:commentRangeStart w:id="675"/>
      <w:r>
        <w:t xml:space="preserve">CARLA </w:t>
      </w:r>
      <w:commentRangeEnd w:id="675"/>
      <w:r w:rsidR="00D63DEF">
        <w:rPr>
          <w:rStyle w:val="CommentReference"/>
          <w:rFonts w:ascii="Arial" w:eastAsia="Arial" w:hAnsi="Arial" w:cs="Arial"/>
        </w:rPr>
        <w:commentReference w:id="675"/>
      </w:r>
      <w:r>
        <w:t xml:space="preserve">(an open-source driving simulator), is used to train A3C agents. The input to the model includes sensor data such as LiDAR, </w:t>
      </w:r>
      <w:ins w:id="676" w:author="Srishti" w:date="2025-11-06T10:07:00Z">
        <w:r w:rsidR="00D63DEF" w:rsidRPr="00D63DEF">
          <w:rPr>
            <w:b/>
            <w:bCs/>
            <w:rPrChange w:id="677" w:author="Srishti" w:date="2025-11-06T10:08:00Z" w16du:dateUtc="2025-11-06T04:38:00Z">
              <w:rPr/>
            </w:rPrChange>
          </w:rPr>
          <w:t>Global Positioning System</w:t>
        </w:r>
      </w:ins>
      <w:ins w:id="678" w:author="Srishti" w:date="2025-11-06T10:08:00Z" w16du:dateUtc="2025-11-06T04:38:00Z">
        <w:r w:rsidR="00D63DEF" w:rsidRPr="00D63DEF">
          <w:rPr>
            <w:b/>
            <w:bCs/>
            <w:rPrChange w:id="679" w:author="Srishti" w:date="2025-11-06T10:08:00Z" w16du:dateUtc="2025-11-06T04:38:00Z">
              <w:rPr/>
            </w:rPrChange>
          </w:rPr>
          <w:t xml:space="preserve"> </w:t>
        </w:r>
        <w:r w:rsidR="00D63DEF">
          <w:t>(</w:t>
        </w:r>
      </w:ins>
      <w:r w:rsidRPr="00D63DEF">
        <w:rPr>
          <w:b/>
          <w:bCs/>
          <w:rPrChange w:id="680" w:author="Srishti" w:date="2025-11-06T10:08:00Z" w16du:dateUtc="2025-11-06T04:38:00Z">
            <w:rPr/>
          </w:rPrChange>
        </w:rPr>
        <w:t>GPS</w:t>
      </w:r>
      <w:ins w:id="681" w:author="Srishti" w:date="2025-11-06T10:08:00Z" w16du:dateUtc="2025-11-06T04:38:00Z">
        <w:r w:rsidR="00D63DEF">
          <w:t>)</w:t>
        </w:r>
      </w:ins>
      <w:r>
        <w:t>, and camera feeds. The agents learn to minimize collisions, fuel consumption, and travel time while navigating urban traffic.</w:t>
      </w:r>
    </w:p>
    <w:p w14:paraId="587AF52C" w14:textId="68E77338" w:rsidR="00F31E9E" w:rsidRPr="00D63DEF" w:rsidRDefault="00D63DEF">
      <w:pPr>
        <w:pStyle w:val="NormalBPBHEB"/>
        <w:divId w:val="1554004245"/>
        <w:pPrChange w:id="682" w:author="Srishti" w:date="2025-11-06T10:08:00Z" w16du:dateUtc="2025-11-06T04:38:00Z">
          <w:pPr>
            <w:pStyle w:val="H3-Subheading"/>
            <w:divId w:val="1554004245"/>
          </w:pPr>
        </w:pPrChange>
      </w:pPr>
      <w:ins w:id="683" w:author="Srishti" w:date="2025-11-06T10:08:00Z" w16du:dateUtc="2025-11-06T04:38:00Z">
        <w:r>
          <w:t>The c</w:t>
        </w:r>
      </w:ins>
      <w:del w:id="684" w:author="Srishti" w:date="2025-11-06T10:08:00Z" w16du:dateUtc="2025-11-06T04:38:00Z">
        <w:r w:rsidR="00F31E9E" w:rsidRPr="00D63DEF" w:rsidDel="00D63DEF">
          <w:rPr>
            <w:rPrChange w:id="685" w:author="Srishti" w:date="2025-11-06T10:08:00Z" w16du:dateUtc="2025-11-06T04:38:00Z">
              <w:rPr>
                <w:rStyle w:val="Heading6Char"/>
                <w:b w:val="0"/>
                <w:sz w:val="24"/>
              </w:rPr>
            </w:rPrChange>
          </w:rPr>
          <w:delText>C</w:delText>
        </w:r>
      </w:del>
      <w:r w:rsidR="00F31E9E" w:rsidRPr="00D63DEF">
        <w:rPr>
          <w:rPrChange w:id="686" w:author="Srishti" w:date="2025-11-06T10:08:00Z" w16du:dateUtc="2025-11-06T04:38:00Z">
            <w:rPr>
              <w:rStyle w:val="Heading6Char"/>
              <w:b w:val="0"/>
              <w:sz w:val="24"/>
            </w:rPr>
          </w:rPrChange>
        </w:rPr>
        <w:t xml:space="preserve">ode </w:t>
      </w:r>
      <w:ins w:id="687" w:author="Srishti" w:date="2025-11-06T10:08:00Z" w16du:dateUtc="2025-11-06T04:38:00Z">
        <w:r>
          <w:t>ex</w:t>
        </w:r>
      </w:ins>
      <w:del w:id="688" w:author="Srishti" w:date="2025-11-06T10:08:00Z" w16du:dateUtc="2025-11-06T04:38:00Z">
        <w:r w:rsidR="00F31E9E" w:rsidRPr="00D63DEF" w:rsidDel="00D63DEF">
          <w:rPr>
            <w:rPrChange w:id="689" w:author="Srishti" w:date="2025-11-06T10:08:00Z" w16du:dateUtc="2025-11-06T04:38:00Z">
              <w:rPr>
                <w:rStyle w:val="Heading6Char"/>
                <w:b w:val="0"/>
                <w:sz w:val="24"/>
              </w:rPr>
            </w:rPrChange>
          </w:rPr>
          <w:delText>Ex</w:delText>
        </w:r>
      </w:del>
      <w:r w:rsidR="00F31E9E" w:rsidRPr="00D63DEF">
        <w:rPr>
          <w:rPrChange w:id="690" w:author="Srishti" w:date="2025-11-06T10:08:00Z" w16du:dateUtc="2025-11-06T04:38:00Z">
            <w:rPr>
              <w:rStyle w:val="Heading6Char"/>
              <w:b w:val="0"/>
              <w:sz w:val="24"/>
            </w:rPr>
          </w:rPrChange>
        </w:rPr>
        <w:t>ample</w:t>
      </w:r>
      <w:ins w:id="691" w:author="Srishti" w:date="2025-11-06T10:08:00Z" w16du:dateUtc="2025-11-06T04:38:00Z">
        <w:r w:rsidRPr="00D63DEF">
          <w:rPr>
            <w:rPrChange w:id="692" w:author="Srishti" w:date="2025-11-06T10:08:00Z" w16du:dateUtc="2025-11-06T04:38:00Z">
              <w:rPr>
                <w:rStyle w:val="Heading6Char"/>
                <w:b w:val="0"/>
                <w:sz w:val="24"/>
              </w:rPr>
            </w:rPrChange>
          </w:rPr>
          <w:t xml:space="preserve"> is as follows:</w:t>
        </w:r>
      </w:ins>
    </w:p>
    <w:p w14:paraId="52B12FEB" w14:textId="77777777" w:rsidR="00780E24" w:rsidRPr="00D63DEF" w:rsidRDefault="00262762" w:rsidP="333278B3">
      <w:pPr>
        <w:pStyle w:val="SC-Source"/>
        <w:divId w:val="2128238554"/>
        <w:rPr>
          <w:rFonts w:ascii="Consolas" w:hAnsi="Consolas"/>
          <w:sz w:val="20"/>
          <w:szCs w:val="20"/>
          <w:rPrChange w:id="693" w:author="Srishti" w:date="2025-11-06T10:08:00Z" w16du:dateUtc="2025-11-06T04:38:00Z">
            <w:rPr/>
          </w:rPrChange>
        </w:rPr>
      </w:pPr>
      <w:r w:rsidRPr="00D63DEF">
        <w:rPr>
          <w:rFonts w:ascii="Consolas" w:hAnsi="Consolas"/>
          <w:sz w:val="20"/>
          <w:szCs w:val="20"/>
          <w:rPrChange w:id="694" w:author="Srishti" w:date="2025-11-06T10:08:00Z" w16du:dateUtc="2025-11-06T04:38:00Z">
            <w:rPr/>
          </w:rPrChange>
        </w:rPr>
        <w:t>`</w:t>
      </w:r>
      <w:r w:rsidR="00F31E9E" w:rsidRPr="00D63DEF">
        <w:rPr>
          <w:rFonts w:ascii="Consolas" w:hAnsi="Consolas"/>
          <w:sz w:val="20"/>
          <w:szCs w:val="20"/>
          <w:rPrChange w:id="695" w:author="Srishti" w:date="2025-11-06T10:08:00Z" w16du:dateUtc="2025-11-06T04:38:00Z">
            <w:rPr/>
          </w:rPrChange>
        </w:rPr>
        <w:t>python</w:t>
      </w:r>
    </w:p>
    <w:p w14:paraId="6E0144D8" w14:textId="77777777" w:rsidR="00780E24" w:rsidRPr="00D63DEF" w:rsidRDefault="00780E24" w:rsidP="333278B3">
      <w:pPr>
        <w:pStyle w:val="SC-Source"/>
        <w:divId w:val="2128238554"/>
        <w:rPr>
          <w:rFonts w:ascii="Consolas" w:hAnsi="Consolas"/>
          <w:sz w:val="20"/>
          <w:szCs w:val="20"/>
          <w:rPrChange w:id="696" w:author="Srishti" w:date="2025-11-06T10:08:00Z" w16du:dateUtc="2025-11-06T04:38:00Z">
            <w:rPr/>
          </w:rPrChange>
        </w:rPr>
      </w:pPr>
    </w:p>
    <w:p w14:paraId="6BCF8F3A" w14:textId="7288325E" w:rsidR="00F31E9E" w:rsidRPr="00D63DEF" w:rsidRDefault="00F31E9E" w:rsidP="333278B3">
      <w:pPr>
        <w:pStyle w:val="SC-Source"/>
        <w:divId w:val="2128238554"/>
        <w:rPr>
          <w:rStyle w:val="Heading9Char"/>
          <w:rFonts w:ascii="Consolas" w:eastAsia="Arial" w:hAnsi="Consolas" w:cs="Consolas"/>
          <w:i w:val="0"/>
          <w:iCs w:val="0"/>
          <w:sz w:val="20"/>
          <w:szCs w:val="20"/>
          <w:rPrChange w:id="697" w:author="Srishti" w:date="2025-11-06T10:08:00Z" w16du:dateUtc="2025-11-06T04:38:00Z">
            <w:rPr>
              <w:rStyle w:val="Heading9Char"/>
              <w:rFonts w:ascii="Courier" w:eastAsia="Arial" w:hAnsi="Courier" w:cs="Consolas"/>
              <w:i w:val="0"/>
              <w:iCs w:val="0"/>
              <w:sz w:val="22"/>
              <w:szCs w:val="22"/>
            </w:rPr>
          </w:rPrChange>
        </w:rPr>
      </w:pPr>
      <w:r w:rsidRPr="00D63DEF">
        <w:rPr>
          <w:rStyle w:val="P-Bold"/>
          <w:rFonts w:ascii="Consolas" w:hAnsi="Consolas"/>
          <w:b w:val="0"/>
          <w:sz w:val="20"/>
          <w:szCs w:val="20"/>
          <w:shd w:val="clear" w:color="auto" w:fill="auto"/>
          <w:lang w:val="en-US"/>
          <w:rPrChange w:id="698" w:author="Srishti" w:date="2025-11-06T10:08:00Z" w16du:dateUtc="2025-11-06T04:38:00Z">
            <w:rPr>
              <w:rStyle w:val="P-Bold"/>
              <w:rFonts w:ascii="Courier" w:hAnsi="Courier"/>
              <w:b w:val="0"/>
              <w:shd w:val="clear" w:color="auto" w:fill="auto"/>
              <w:lang w:val="en-US"/>
            </w:rPr>
          </w:rPrChange>
        </w:rPr>
        <w:t>import</w:t>
      </w:r>
      <w:r w:rsidRPr="00D63DEF">
        <w:rPr>
          <w:rStyle w:val="Heading9Char"/>
          <w:rFonts w:ascii="Consolas" w:eastAsia="Arial" w:hAnsi="Consolas" w:cs="Consolas"/>
          <w:i w:val="0"/>
          <w:iCs w:val="0"/>
          <w:sz w:val="20"/>
          <w:szCs w:val="20"/>
          <w:rPrChange w:id="699" w:author="Srishti" w:date="2025-11-06T10:08:00Z" w16du:dateUtc="2025-11-06T04:38:00Z">
            <w:rPr>
              <w:rStyle w:val="Heading9Char"/>
              <w:rFonts w:ascii="Courier" w:eastAsia="Arial" w:hAnsi="Courier" w:cs="Consolas"/>
              <w:i w:val="0"/>
              <w:iCs w:val="0"/>
              <w:sz w:val="22"/>
              <w:szCs w:val="22"/>
            </w:rPr>
          </w:rPrChange>
        </w:rPr>
        <w:t xml:space="preserve"> carla</w:t>
      </w:r>
    </w:p>
    <w:p w14:paraId="14B69E95" w14:textId="77777777" w:rsidR="00F31E9E" w:rsidRPr="00D63DEF" w:rsidRDefault="00F31E9E" w:rsidP="333278B3">
      <w:pPr>
        <w:pStyle w:val="SC-Source"/>
        <w:divId w:val="2128238554"/>
        <w:rPr>
          <w:rStyle w:val="Heading9Char"/>
          <w:rFonts w:ascii="Consolas" w:eastAsia="Arial" w:hAnsi="Consolas" w:cs="Consolas"/>
          <w:i w:val="0"/>
          <w:iCs w:val="0"/>
          <w:sz w:val="20"/>
          <w:szCs w:val="20"/>
          <w:rPrChange w:id="700" w:author="Srishti" w:date="2025-11-06T10:08:00Z" w16du:dateUtc="2025-11-06T04:38:00Z">
            <w:rPr>
              <w:rStyle w:val="Heading9Char"/>
              <w:rFonts w:ascii="Courier" w:eastAsia="Arial" w:hAnsi="Courier" w:cs="Consolas"/>
              <w:i w:val="0"/>
              <w:iCs w:val="0"/>
              <w:sz w:val="22"/>
              <w:szCs w:val="22"/>
            </w:rPr>
          </w:rPrChange>
        </w:rPr>
      </w:pPr>
      <w:r w:rsidRPr="00D63DEF">
        <w:rPr>
          <w:rStyle w:val="P-Bold"/>
          <w:rFonts w:ascii="Consolas" w:hAnsi="Consolas"/>
          <w:b w:val="0"/>
          <w:sz w:val="20"/>
          <w:szCs w:val="20"/>
          <w:shd w:val="clear" w:color="auto" w:fill="auto"/>
          <w:lang w:val="en-US"/>
          <w:rPrChange w:id="701" w:author="Srishti" w:date="2025-11-06T10:08:00Z" w16du:dateUtc="2025-11-06T04:38:00Z">
            <w:rPr>
              <w:rStyle w:val="P-Bold"/>
              <w:rFonts w:ascii="Courier" w:hAnsi="Courier"/>
              <w:b w:val="0"/>
              <w:shd w:val="clear" w:color="auto" w:fill="auto"/>
              <w:lang w:val="en-US"/>
            </w:rPr>
          </w:rPrChange>
        </w:rPr>
        <w:t>from</w:t>
      </w:r>
      <w:r w:rsidRPr="00D63DEF">
        <w:rPr>
          <w:rStyle w:val="Heading9Char"/>
          <w:rFonts w:ascii="Consolas" w:eastAsia="Arial" w:hAnsi="Consolas" w:cs="Consolas"/>
          <w:i w:val="0"/>
          <w:iCs w:val="0"/>
          <w:sz w:val="20"/>
          <w:szCs w:val="20"/>
          <w:rPrChange w:id="702" w:author="Srishti" w:date="2025-11-06T10:08:00Z" w16du:dateUtc="2025-11-06T04:38:00Z">
            <w:rPr>
              <w:rStyle w:val="Heading9Char"/>
              <w:rFonts w:ascii="Courier" w:eastAsia="Arial" w:hAnsi="Courier" w:cs="Consolas"/>
              <w:i w:val="0"/>
              <w:iCs w:val="0"/>
              <w:sz w:val="22"/>
              <w:szCs w:val="22"/>
            </w:rPr>
          </w:rPrChange>
        </w:rPr>
        <w:t xml:space="preserve"> tensorflow.keras.layers </w:t>
      </w:r>
      <w:r w:rsidRPr="00D63DEF">
        <w:rPr>
          <w:rStyle w:val="P-Bold"/>
          <w:rFonts w:ascii="Consolas" w:hAnsi="Consolas"/>
          <w:b w:val="0"/>
          <w:sz w:val="20"/>
          <w:szCs w:val="20"/>
          <w:shd w:val="clear" w:color="auto" w:fill="auto"/>
          <w:lang w:val="en-US"/>
          <w:rPrChange w:id="703" w:author="Srishti" w:date="2025-11-06T10:08:00Z" w16du:dateUtc="2025-11-06T04:38:00Z">
            <w:rPr>
              <w:rStyle w:val="P-Bold"/>
              <w:rFonts w:ascii="Courier" w:hAnsi="Courier"/>
              <w:b w:val="0"/>
              <w:shd w:val="clear" w:color="auto" w:fill="auto"/>
              <w:lang w:val="en-US"/>
            </w:rPr>
          </w:rPrChange>
        </w:rPr>
        <w:t>import</w:t>
      </w:r>
      <w:r w:rsidRPr="00D63DEF">
        <w:rPr>
          <w:rStyle w:val="Heading9Char"/>
          <w:rFonts w:ascii="Consolas" w:eastAsia="Arial" w:hAnsi="Consolas" w:cs="Consolas"/>
          <w:i w:val="0"/>
          <w:iCs w:val="0"/>
          <w:sz w:val="20"/>
          <w:szCs w:val="20"/>
          <w:rPrChange w:id="704" w:author="Srishti" w:date="2025-11-06T10:08:00Z" w16du:dateUtc="2025-11-06T04:38:00Z">
            <w:rPr>
              <w:rStyle w:val="Heading9Char"/>
              <w:rFonts w:ascii="Courier" w:eastAsia="Arial" w:hAnsi="Courier" w:cs="Consolas"/>
              <w:i w:val="0"/>
              <w:iCs w:val="0"/>
              <w:sz w:val="22"/>
              <w:szCs w:val="22"/>
            </w:rPr>
          </w:rPrChange>
        </w:rPr>
        <w:t xml:space="preserve"> Input, Dense, Conv2D, Flatten</w:t>
      </w:r>
    </w:p>
    <w:p w14:paraId="3CEE6D01" w14:textId="77777777" w:rsidR="00F31E9E" w:rsidRPr="00D63DEF" w:rsidRDefault="00F31E9E" w:rsidP="333278B3">
      <w:pPr>
        <w:pStyle w:val="SC-Source"/>
        <w:divId w:val="2128238554"/>
        <w:rPr>
          <w:rStyle w:val="Heading9Char"/>
          <w:rFonts w:ascii="Consolas" w:eastAsia="Arial" w:hAnsi="Consolas" w:cs="Consolas"/>
          <w:i w:val="0"/>
          <w:iCs w:val="0"/>
          <w:sz w:val="20"/>
          <w:szCs w:val="20"/>
          <w:rPrChange w:id="705" w:author="Srishti" w:date="2025-11-06T10:08:00Z" w16du:dateUtc="2025-11-06T04:38:00Z">
            <w:rPr>
              <w:rStyle w:val="Heading9Char"/>
              <w:rFonts w:ascii="Courier" w:eastAsia="Arial" w:hAnsi="Courier" w:cs="Consolas"/>
              <w:i w:val="0"/>
              <w:iCs w:val="0"/>
              <w:sz w:val="22"/>
              <w:szCs w:val="22"/>
            </w:rPr>
          </w:rPrChange>
        </w:rPr>
      </w:pPr>
      <w:r w:rsidRPr="00D63DEF">
        <w:rPr>
          <w:rStyle w:val="P-Bold"/>
          <w:rFonts w:ascii="Consolas" w:hAnsi="Consolas"/>
          <w:b w:val="0"/>
          <w:sz w:val="20"/>
          <w:szCs w:val="20"/>
          <w:shd w:val="clear" w:color="auto" w:fill="auto"/>
          <w:lang w:val="en-US"/>
          <w:rPrChange w:id="706" w:author="Srishti" w:date="2025-11-06T10:08:00Z" w16du:dateUtc="2025-11-06T04:38:00Z">
            <w:rPr>
              <w:rStyle w:val="P-Bold"/>
              <w:rFonts w:ascii="Courier" w:hAnsi="Courier"/>
              <w:b w:val="0"/>
              <w:shd w:val="clear" w:color="auto" w:fill="auto"/>
              <w:lang w:val="en-US"/>
            </w:rPr>
          </w:rPrChange>
        </w:rPr>
        <w:t>from</w:t>
      </w:r>
      <w:r w:rsidRPr="00D63DEF">
        <w:rPr>
          <w:rStyle w:val="Heading9Char"/>
          <w:rFonts w:ascii="Consolas" w:eastAsia="Arial" w:hAnsi="Consolas" w:cs="Consolas"/>
          <w:i w:val="0"/>
          <w:iCs w:val="0"/>
          <w:sz w:val="20"/>
          <w:szCs w:val="20"/>
          <w:rPrChange w:id="707" w:author="Srishti" w:date="2025-11-06T10:08:00Z" w16du:dateUtc="2025-11-06T04:38:00Z">
            <w:rPr>
              <w:rStyle w:val="Heading9Char"/>
              <w:rFonts w:ascii="Courier" w:eastAsia="Arial" w:hAnsi="Courier" w:cs="Consolas"/>
              <w:i w:val="0"/>
              <w:iCs w:val="0"/>
              <w:sz w:val="22"/>
              <w:szCs w:val="22"/>
            </w:rPr>
          </w:rPrChange>
        </w:rPr>
        <w:t xml:space="preserve"> tensorflow.keras.models </w:t>
      </w:r>
      <w:r w:rsidRPr="00D63DEF">
        <w:rPr>
          <w:rStyle w:val="P-Bold"/>
          <w:rFonts w:ascii="Consolas" w:hAnsi="Consolas"/>
          <w:b w:val="0"/>
          <w:sz w:val="20"/>
          <w:szCs w:val="20"/>
          <w:shd w:val="clear" w:color="auto" w:fill="auto"/>
          <w:lang w:val="en-US"/>
          <w:rPrChange w:id="708" w:author="Srishti" w:date="2025-11-06T10:08:00Z" w16du:dateUtc="2025-11-06T04:38:00Z">
            <w:rPr>
              <w:rStyle w:val="P-Bold"/>
              <w:rFonts w:ascii="Courier" w:hAnsi="Courier"/>
              <w:b w:val="0"/>
              <w:shd w:val="clear" w:color="auto" w:fill="auto"/>
              <w:lang w:val="en-US"/>
            </w:rPr>
          </w:rPrChange>
        </w:rPr>
        <w:t>import</w:t>
      </w:r>
      <w:r w:rsidRPr="00D63DEF">
        <w:rPr>
          <w:rStyle w:val="Heading9Char"/>
          <w:rFonts w:ascii="Consolas" w:eastAsia="Arial" w:hAnsi="Consolas" w:cs="Consolas"/>
          <w:i w:val="0"/>
          <w:iCs w:val="0"/>
          <w:sz w:val="20"/>
          <w:szCs w:val="20"/>
          <w:rPrChange w:id="709" w:author="Srishti" w:date="2025-11-06T10:08:00Z" w16du:dateUtc="2025-11-06T04:38:00Z">
            <w:rPr>
              <w:rStyle w:val="Heading9Char"/>
              <w:rFonts w:ascii="Courier" w:eastAsia="Arial" w:hAnsi="Courier" w:cs="Consolas"/>
              <w:i w:val="0"/>
              <w:iCs w:val="0"/>
              <w:sz w:val="22"/>
              <w:szCs w:val="22"/>
            </w:rPr>
          </w:rPrChange>
        </w:rPr>
        <w:t xml:space="preserve"> Model</w:t>
      </w:r>
    </w:p>
    <w:p w14:paraId="21D8A604" w14:textId="77777777" w:rsidR="00F31E9E" w:rsidRPr="00D63DEF" w:rsidRDefault="00F31E9E" w:rsidP="0002792E">
      <w:pPr>
        <w:pStyle w:val="SC-Source"/>
        <w:divId w:val="2128238554"/>
        <w:rPr>
          <w:rStyle w:val="Heading9Char"/>
          <w:rFonts w:ascii="Consolas" w:eastAsia="Arial" w:hAnsi="Consolas" w:cs="Consolas"/>
          <w:i w:val="0"/>
          <w:iCs w:val="0"/>
          <w:sz w:val="20"/>
          <w:szCs w:val="20"/>
          <w:lang w:val="en"/>
          <w:rPrChange w:id="710" w:author="Srishti" w:date="2025-11-06T10:08:00Z" w16du:dateUtc="2025-11-06T04:38:00Z">
            <w:rPr>
              <w:rStyle w:val="Heading9Char"/>
              <w:rFonts w:ascii="Courier" w:eastAsia="Arial" w:hAnsi="Courier" w:cs="Consolas"/>
              <w:i w:val="0"/>
              <w:iCs w:val="0"/>
              <w:sz w:val="22"/>
              <w:lang w:val="en"/>
            </w:rPr>
          </w:rPrChange>
        </w:rPr>
      </w:pPr>
    </w:p>
    <w:p w14:paraId="0F65BB73" w14:textId="77777777" w:rsidR="00F31E9E" w:rsidRPr="00D63DEF" w:rsidRDefault="00F31E9E" w:rsidP="0002792E">
      <w:pPr>
        <w:pStyle w:val="SC-Source"/>
        <w:divId w:val="2128238554"/>
        <w:rPr>
          <w:rStyle w:val="Heading9Char"/>
          <w:rFonts w:ascii="Consolas" w:eastAsia="Arial" w:hAnsi="Consolas" w:cs="Consolas"/>
          <w:i w:val="0"/>
          <w:iCs w:val="0"/>
          <w:sz w:val="20"/>
          <w:szCs w:val="20"/>
          <w:lang w:val="en"/>
          <w:rPrChange w:id="711" w:author="Srishti" w:date="2025-11-06T10:08:00Z" w16du:dateUtc="2025-11-06T04:38:00Z">
            <w:rPr>
              <w:rStyle w:val="Heading9Char"/>
              <w:rFonts w:ascii="Courier" w:eastAsia="Arial" w:hAnsi="Courier" w:cs="Consolas"/>
              <w:i w:val="0"/>
              <w:iCs w:val="0"/>
              <w:sz w:val="22"/>
              <w:lang w:val="en"/>
            </w:rPr>
          </w:rPrChange>
        </w:rPr>
      </w:pPr>
      <w:r w:rsidRPr="00D63DEF">
        <w:rPr>
          <w:rFonts w:ascii="Consolas" w:hAnsi="Consolas"/>
          <w:sz w:val="20"/>
          <w:szCs w:val="20"/>
          <w:rPrChange w:id="712" w:author="Srishti" w:date="2025-11-06T10:08:00Z" w16du:dateUtc="2025-11-06T04:38:00Z">
            <w:rPr>
              <w:rFonts w:asciiTheme="majorHAnsi" w:eastAsiaTheme="majorEastAsia" w:hAnsiTheme="majorHAnsi" w:cstheme="majorBidi"/>
              <w:i/>
              <w:iCs/>
              <w:sz w:val="21"/>
              <w:lang w:val="en-US"/>
            </w:rPr>
          </w:rPrChange>
        </w:rPr>
        <w:t># Define A3C Model</w:t>
      </w:r>
    </w:p>
    <w:p w14:paraId="4CD4F601" w14:textId="77777777" w:rsidR="00F31E9E" w:rsidRPr="00D63DEF" w:rsidRDefault="00F31E9E" w:rsidP="333278B3">
      <w:pPr>
        <w:pStyle w:val="SC-Source"/>
        <w:divId w:val="2128238554"/>
        <w:rPr>
          <w:rStyle w:val="Heading9Char"/>
          <w:rFonts w:ascii="Consolas" w:eastAsia="Arial" w:hAnsi="Consolas" w:cs="Consolas"/>
          <w:i w:val="0"/>
          <w:iCs w:val="0"/>
          <w:sz w:val="20"/>
          <w:szCs w:val="20"/>
          <w:rPrChange w:id="713" w:author="Srishti" w:date="2025-11-06T10:08:00Z" w16du:dateUtc="2025-11-06T04:38:00Z">
            <w:rPr>
              <w:rStyle w:val="Heading9Char"/>
              <w:rFonts w:ascii="Courier" w:eastAsia="Arial" w:hAnsi="Courier" w:cs="Consolas"/>
              <w:i w:val="0"/>
              <w:iCs w:val="0"/>
              <w:sz w:val="22"/>
              <w:szCs w:val="22"/>
            </w:rPr>
          </w:rPrChange>
        </w:rPr>
      </w:pPr>
      <w:r w:rsidRPr="00D63DEF">
        <w:rPr>
          <w:rStyle w:val="P-Bold"/>
          <w:rFonts w:ascii="Consolas" w:hAnsi="Consolas"/>
          <w:b w:val="0"/>
          <w:sz w:val="20"/>
          <w:szCs w:val="20"/>
          <w:shd w:val="clear" w:color="auto" w:fill="auto"/>
          <w:lang w:val="en-US"/>
          <w:rPrChange w:id="714" w:author="Srishti" w:date="2025-11-06T10:08:00Z" w16du:dateUtc="2025-11-06T04:38:00Z">
            <w:rPr>
              <w:rStyle w:val="P-Bold"/>
              <w:rFonts w:ascii="Courier" w:hAnsi="Courier"/>
              <w:b w:val="0"/>
              <w:shd w:val="clear" w:color="auto" w:fill="auto"/>
              <w:lang w:val="en-US"/>
            </w:rPr>
          </w:rPrChange>
        </w:rPr>
        <w:t>def</w:t>
      </w:r>
      <w:r w:rsidRPr="00D63DEF">
        <w:rPr>
          <w:rStyle w:val="Heading9Char"/>
          <w:rFonts w:ascii="Consolas" w:eastAsia="Arial" w:hAnsi="Consolas" w:cs="Consolas"/>
          <w:i w:val="0"/>
          <w:iCs w:val="0"/>
          <w:sz w:val="20"/>
          <w:szCs w:val="20"/>
          <w:rPrChange w:id="715" w:author="Srishti" w:date="2025-11-06T10:08:00Z" w16du:dateUtc="2025-11-06T04:38:00Z">
            <w:rPr>
              <w:rStyle w:val="Heading9Char"/>
              <w:rFonts w:ascii="Courier" w:eastAsia="Arial" w:hAnsi="Courier" w:cs="Consolas"/>
              <w:i w:val="0"/>
              <w:iCs w:val="0"/>
              <w:sz w:val="22"/>
              <w:szCs w:val="22"/>
            </w:rPr>
          </w:rPrChange>
        </w:rPr>
        <w:t xml:space="preserve"> </w:t>
      </w:r>
      <w:r w:rsidRPr="00D63DEF">
        <w:rPr>
          <w:rStyle w:val="P-Keyword"/>
          <w:rFonts w:ascii="Consolas" w:hAnsi="Consolas"/>
          <w:b w:val="0"/>
          <w:sz w:val="20"/>
          <w:szCs w:val="20"/>
          <w:u w:val="none"/>
          <w:shd w:val="clear" w:color="auto" w:fill="auto"/>
          <w:lang w:val="en-US"/>
          <w:rPrChange w:id="716" w:author="Srishti" w:date="2025-11-06T10:08:00Z" w16du:dateUtc="2025-11-06T04:38:00Z">
            <w:rPr>
              <w:rStyle w:val="P-Keyword"/>
              <w:rFonts w:ascii="Courier" w:hAnsi="Courier"/>
              <w:b w:val="0"/>
              <w:u w:val="none"/>
              <w:shd w:val="clear" w:color="auto" w:fill="auto"/>
              <w:lang w:val="en-US"/>
            </w:rPr>
          </w:rPrChange>
        </w:rPr>
        <w:t>build_a3c_model</w:t>
      </w:r>
      <w:r w:rsidRPr="00D63DEF">
        <w:rPr>
          <w:rStyle w:val="Heading9Char"/>
          <w:rFonts w:ascii="Consolas" w:eastAsia="Arial" w:hAnsi="Consolas" w:cs="Consolas"/>
          <w:i w:val="0"/>
          <w:iCs w:val="0"/>
          <w:sz w:val="20"/>
          <w:szCs w:val="20"/>
          <w:rPrChange w:id="717" w:author="Srishti" w:date="2025-11-06T10:08:00Z" w16du:dateUtc="2025-11-06T04:38:00Z">
            <w:rPr>
              <w:rStyle w:val="Heading9Char"/>
              <w:rFonts w:ascii="Courier" w:eastAsia="Arial" w:hAnsi="Courier" w:cs="Consolas"/>
              <w:i w:val="0"/>
              <w:iCs w:val="0"/>
              <w:sz w:val="22"/>
              <w:szCs w:val="22"/>
            </w:rPr>
          </w:rPrChange>
        </w:rPr>
        <w:t>(</w:t>
      </w:r>
      <w:r w:rsidRPr="00D63DEF">
        <w:rPr>
          <w:rFonts w:ascii="Consolas" w:hAnsi="Consolas"/>
          <w:sz w:val="20"/>
          <w:szCs w:val="20"/>
          <w:lang w:val="en-US"/>
          <w:rPrChange w:id="718" w:author="Srishti" w:date="2025-11-06T10:08:00Z" w16du:dateUtc="2025-11-06T04:38:00Z">
            <w:rPr>
              <w:lang w:val="en-US"/>
            </w:rPr>
          </w:rPrChange>
        </w:rPr>
        <w:t>input_shape, num_actions</w:t>
      </w:r>
      <w:r w:rsidRPr="00D63DEF">
        <w:rPr>
          <w:rStyle w:val="Heading9Char"/>
          <w:rFonts w:ascii="Consolas" w:eastAsia="Arial" w:hAnsi="Consolas" w:cs="Consolas"/>
          <w:i w:val="0"/>
          <w:iCs w:val="0"/>
          <w:sz w:val="20"/>
          <w:szCs w:val="20"/>
          <w:rPrChange w:id="719" w:author="Srishti" w:date="2025-11-06T10:08:00Z" w16du:dateUtc="2025-11-06T04:38:00Z">
            <w:rPr>
              <w:rStyle w:val="Heading9Char"/>
              <w:rFonts w:ascii="Courier" w:eastAsia="Arial" w:hAnsi="Courier" w:cs="Consolas"/>
              <w:i w:val="0"/>
              <w:iCs w:val="0"/>
              <w:sz w:val="22"/>
              <w:szCs w:val="22"/>
            </w:rPr>
          </w:rPrChange>
        </w:rPr>
        <w:t>):</w:t>
      </w:r>
    </w:p>
    <w:p w14:paraId="20EE6C4B" w14:textId="77777777" w:rsidR="00F31E9E" w:rsidRPr="00D63DEF" w:rsidRDefault="333278B3" w:rsidP="333278B3">
      <w:pPr>
        <w:pStyle w:val="SC-Source"/>
        <w:divId w:val="2128238554"/>
        <w:rPr>
          <w:rStyle w:val="Heading9Char"/>
          <w:rFonts w:ascii="Consolas" w:eastAsia="Arial" w:hAnsi="Consolas" w:cs="Consolas"/>
          <w:i w:val="0"/>
          <w:iCs w:val="0"/>
          <w:sz w:val="20"/>
          <w:szCs w:val="20"/>
          <w:rPrChange w:id="720" w:author="Srishti" w:date="2025-11-06T10:08:00Z" w16du:dateUtc="2025-11-06T04:38:00Z">
            <w:rPr>
              <w:rStyle w:val="Heading9Char"/>
              <w:rFonts w:ascii="Courier" w:eastAsia="Arial" w:hAnsi="Courier" w:cs="Consolas"/>
              <w:i w:val="0"/>
              <w:iCs w:val="0"/>
              <w:sz w:val="22"/>
              <w:szCs w:val="22"/>
            </w:rPr>
          </w:rPrChange>
        </w:rPr>
      </w:pPr>
      <w:r w:rsidRPr="00D63DEF">
        <w:rPr>
          <w:rStyle w:val="Heading9Char"/>
          <w:rFonts w:ascii="Consolas" w:eastAsia="Arial" w:hAnsi="Consolas" w:cs="Consolas"/>
          <w:i w:val="0"/>
          <w:iCs w:val="0"/>
          <w:sz w:val="20"/>
          <w:szCs w:val="20"/>
          <w:rPrChange w:id="721" w:author="Srishti" w:date="2025-11-06T10:08:00Z" w16du:dateUtc="2025-11-06T04:38:00Z">
            <w:rPr>
              <w:rStyle w:val="Heading9Char"/>
              <w:rFonts w:ascii="Courier" w:eastAsia="Arial" w:hAnsi="Courier" w:cs="Consolas"/>
              <w:i w:val="0"/>
              <w:iCs w:val="0"/>
              <w:sz w:val="22"/>
              <w:szCs w:val="22"/>
            </w:rPr>
          </w:rPrChange>
        </w:rPr>
        <w:t xml:space="preserve">    inputs = Input(shape=input_shape)</w:t>
      </w:r>
    </w:p>
    <w:p w14:paraId="75BD2A3F" w14:textId="77777777" w:rsidR="00F31E9E" w:rsidRPr="00D63DEF" w:rsidRDefault="00F31E9E" w:rsidP="333278B3">
      <w:pPr>
        <w:pStyle w:val="SC-Source"/>
        <w:divId w:val="2128238554"/>
        <w:rPr>
          <w:rStyle w:val="Heading9Char"/>
          <w:rFonts w:ascii="Consolas" w:eastAsia="Arial" w:hAnsi="Consolas" w:cs="Consolas"/>
          <w:i w:val="0"/>
          <w:iCs w:val="0"/>
          <w:sz w:val="20"/>
          <w:szCs w:val="20"/>
          <w:rPrChange w:id="722" w:author="Srishti" w:date="2025-11-06T10:08:00Z" w16du:dateUtc="2025-11-06T04:38:00Z">
            <w:rPr>
              <w:rStyle w:val="Heading9Char"/>
              <w:rFonts w:ascii="Courier" w:eastAsia="Arial" w:hAnsi="Courier" w:cs="Consolas"/>
              <w:i w:val="0"/>
              <w:iCs w:val="0"/>
              <w:sz w:val="22"/>
              <w:szCs w:val="22"/>
            </w:rPr>
          </w:rPrChange>
        </w:rPr>
      </w:pPr>
      <w:r w:rsidRPr="00D63DEF">
        <w:rPr>
          <w:rStyle w:val="Heading9Char"/>
          <w:rFonts w:ascii="Consolas" w:eastAsia="Arial" w:hAnsi="Consolas" w:cs="Consolas"/>
          <w:i w:val="0"/>
          <w:iCs w:val="0"/>
          <w:sz w:val="20"/>
          <w:szCs w:val="20"/>
          <w:rPrChange w:id="723" w:author="Srishti" w:date="2025-11-06T10:08:00Z" w16du:dateUtc="2025-11-06T04:38:00Z">
            <w:rPr>
              <w:rStyle w:val="Heading9Char"/>
              <w:rFonts w:ascii="Courier" w:eastAsia="Arial" w:hAnsi="Courier" w:cs="Consolas"/>
              <w:i w:val="0"/>
              <w:iCs w:val="0"/>
              <w:sz w:val="22"/>
              <w:szCs w:val="22"/>
            </w:rPr>
          </w:rPrChange>
        </w:rPr>
        <w:t xml:space="preserve">    conv1 = Conv2D(</w:t>
      </w:r>
      <w:r w:rsidRPr="00D63DEF">
        <w:rPr>
          <w:rFonts w:ascii="Consolas" w:hAnsi="Consolas"/>
          <w:sz w:val="20"/>
          <w:szCs w:val="20"/>
          <w:lang w:val="en-US"/>
          <w:rPrChange w:id="724" w:author="Srishti" w:date="2025-11-06T10:08:00Z" w16du:dateUtc="2025-11-06T04:38:00Z">
            <w:rPr>
              <w:lang w:val="en-US"/>
            </w:rPr>
          </w:rPrChange>
        </w:rPr>
        <w:t>32</w:t>
      </w:r>
      <w:r w:rsidRPr="00D63DEF">
        <w:rPr>
          <w:rStyle w:val="Heading9Char"/>
          <w:rFonts w:ascii="Consolas" w:eastAsia="Arial" w:hAnsi="Consolas" w:cs="Consolas"/>
          <w:i w:val="0"/>
          <w:iCs w:val="0"/>
          <w:sz w:val="20"/>
          <w:szCs w:val="20"/>
          <w:rPrChange w:id="725" w:author="Srishti" w:date="2025-11-06T10:08:00Z" w16du:dateUtc="2025-11-06T04:38:00Z">
            <w:rPr>
              <w:rStyle w:val="Heading9Char"/>
              <w:rFonts w:ascii="Courier" w:eastAsia="Arial" w:hAnsi="Courier" w:cs="Consolas"/>
              <w:i w:val="0"/>
              <w:iCs w:val="0"/>
              <w:sz w:val="22"/>
              <w:szCs w:val="22"/>
            </w:rPr>
          </w:rPrChange>
        </w:rPr>
        <w:t>, (</w:t>
      </w:r>
      <w:r w:rsidRPr="00D63DEF">
        <w:rPr>
          <w:rFonts w:ascii="Consolas" w:hAnsi="Consolas"/>
          <w:sz w:val="20"/>
          <w:szCs w:val="20"/>
          <w:lang w:val="en-US"/>
          <w:rPrChange w:id="726" w:author="Srishti" w:date="2025-11-06T10:08:00Z" w16du:dateUtc="2025-11-06T04:38:00Z">
            <w:rPr>
              <w:lang w:val="en-US"/>
            </w:rPr>
          </w:rPrChange>
        </w:rPr>
        <w:t>3</w:t>
      </w:r>
      <w:r w:rsidRPr="00D63DEF">
        <w:rPr>
          <w:rStyle w:val="Heading9Char"/>
          <w:rFonts w:ascii="Consolas" w:eastAsia="Arial" w:hAnsi="Consolas" w:cs="Consolas"/>
          <w:i w:val="0"/>
          <w:iCs w:val="0"/>
          <w:sz w:val="20"/>
          <w:szCs w:val="20"/>
          <w:rPrChange w:id="727" w:author="Srishti" w:date="2025-11-06T10:08:00Z" w16du:dateUtc="2025-11-06T04:38:00Z">
            <w:rPr>
              <w:rStyle w:val="Heading9Char"/>
              <w:rFonts w:ascii="Courier" w:eastAsia="Arial" w:hAnsi="Courier" w:cs="Consolas"/>
              <w:i w:val="0"/>
              <w:iCs w:val="0"/>
              <w:sz w:val="22"/>
              <w:szCs w:val="22"/>
            </w:rPr>
          </w:rPrChange>
        </w:rPr>
        <w:t xml:space="preserve">, </w:t>
      </w:r>
      <w:r w:rsidRPr="00D63DEF">
        <w:rPr>
          <w:rFonts w:ascii="Consolas" w:hAnsi="Consolas"/>
          <w:sz w:val="20"/>
          <w:szCs w:val="20"/>
          <w:lang w:val="en-US"/>
          <w:rPrChange w:id="728" w:author="Srishti" w:date="2025-11-06T10:08:00Z" w16du:dateUtc="2025-11-06T04:38:00Z">
            <w:rPr>
              <w:lang w:val="en-US"/>
            </w:rPr>
          </w:rPrChange>
        </w:rPr>
        <w:t>3</w:t>
      </w:r>
      <w:r w:rsidRPr="00D63DEF">
        <w:rPr>
          <w:rStyle w:val="Heading9Char"/>
          <w:rFonts w:ascii="Consolas" w:eastAsia="Arial" w:hAnsi="Consolas" w:cs="Consolas"/>
          <w:i w:val="0"/>
          <w:iCs w:val="0"/>
          <w:sz w:val="20"/>
          <w:szCs w:val="20"/>
          <w:rPrChange w:id="729" w:author="Srishti" w:date="2025-11-06T10:08:00Z" w16du:dateUtc="2025-11-06T04:38:00Z">
            <w:rPr>
              <w:rStyle w:val="Heading9Char"/>
              <w:rFonts w:ascii="Courier" w:eastAsia="Arial" w:hAnsi="Courier" w:cs="Consolas"/>
              <w:i w:val="0"/>
              <w:iCs w:val="0"/>
              <w:sz w:val="22"/>
              <w:szCs w:val="22"/>
            </w:rPr>
          </w:rPrChange>
        </w:rPr>
        <w:t>), activation=</w:t>
      </w:r>
      <w:r w:rsidRPr="00D63DEF">
        <w:rPr>
          <w:rStyle w:val="P-URL"/>
          <w:rFonts w:ascii="Consolas" w:hAnsi="Consolas"/>
          <w:color w:val="auto"/>
          <w:sz w:val="20"/>
          <w:szCs w:val="20"/>
          <w:u w:val="none"/>
          <w:shd w:val="clear" w:color="auto" w:fill="auto"/>
          <w:lang w:val="en-US"/>
          <w:rPrChange w:id="730" w:author="Srishti" w:date="2025-11-06T10:08:00Z" w16du:dateUtc="2025-11-06T04:38:00Z">
            <w:rPr>
              <w:rStyle w:val="P-URL"/>
              <w:rFonts w:ascii="Courier" w:hAnsi="Courier"/>
              <w:color w:val="auto"/>
              <w:u w:val="none"/>
              <w:shd w:val="clear" w:color="auto" w:fill="auto"/>
              <w:lang w:val="en-US"/>
            </w:rPr>
          </w:rPrChange>
        </w:rPr>
        <w:t>'relu'</w:t>
      </w:r>
      <w:r w:rsidRPr="00D63DEF">
        <w:rPr>
          <w:rStyle w:val="Heading9Char"/>
          <w:rFonts w:ascii="Consolas" w:eastAsia="Arial" w:hAnsi="Consolas" w:cs="Consolas"/>
          <w:i w:val="0"/>
          <w:iCs w:val="0"/>
          <w:sz w:val="20"/>
          <w:szCs w:val="20"/>
          <w:rPrChange w:id="731" w:author="Srishti" w:date="2025-11-06T10:08:00Z" w16du:dateUtc="2025-11-06T04:38:00Z">
            <w:rPr>
              <w:rStyle w:val="Heading9Char"/>
              <w:rFonts w:ascii="Courier" w:eastAsia="Arial" w:hAnsi="Courier" w:cs="Consolas"/>
              <w:i w:val="0"/>
              <w:iCs w:val="0"/>
              <w:sz w:val="22"/>
              <w:szCs w:val="22"/>
            </w:rPr>
          </w:rPrChange>
        </w:rPr>
        <w:t>)(inputs)</w:t>
      </w:r>
    </w:p>
    <w:p w14:paraId="750AAB25" w14:textId="77777777" w:rsidR="00F31E9E" w:rsidRPr="00D63DEF" w:rsidRDefault="00F31E9E" w:rsidP="333278B3">
      <w:pPr>
        <w:pStyle w:val="SC-Source"/>
        <w:divId w:val="2128238554"/>
        <w:rPr>
          <w:rStyle w:val="Heading9Char"/>
          <w:rFonts w:ascii="Consolas" w:eastAsia="Arial" w:hAnsi="Consolas" w:cs="Consolas"/>
          <w:i w:val="0"/>
          <w:iCs w:val="0"/>
          <w:sz w:val="20"/>
          <w:szCs w:val="20"/>
          <w:rPrChange w:id="732" w:author="Srishti" w:date="2025-11-06T10:08:00Z" w16du:dateUtc="2025-11-06T04:38:00Z">
            <w:rPr>
              <w:rStyle w:val="Heading9Char"/>
              <w:rFonts w:ascii="Courier" w:eastAsia="Arial" w:hAnsi="Courier" w:cs="Consolas"/>
              <w:i w:val="0"/>
              <w:iCs w:val="0"/>
              <w:sz w:val="22"/>
              <w:szCs w:val="22"/>
            </w:rPr>
          </w:rPrChange>
        </w:rPr>
      </w:pPr>
      <w:r w:rsidRPr="00D63DEF">
        <w:rPr>
          <w:rStyle w:val="Heading9Char"/>
          <w:rFonts w:ascii="Consolas" w:eastAsia="Arial" w:hAnsi="Consolas" w:cs="Consolas"/>
          <w:i w:val="0"/>
          <w:iCs w:val="0"/>
          <w:sz w:val="20"/>
          <w:szCs w:val="20"/>
          <w:rPrChange w:id="733" w:author="Srishti" w:date="2025-11-06T10:08:00Z" w16du:dateUtc="2025-11-06T04:38:00Z">
            <w:rPr>
              <w:rStyle w:val="Heading9Char"/>
              <w:rFonts w:ascii="Courier" w:eastAsia="Arial" w:hAnsi="Courier" w:cs="Consolas"/>
              <w:i w:val="0"/>
              <w:iCs w:val="0"/>
              <w:sz w:val="22"/>
              <w:szCs w:val="22"/>
            </w:rPr>
          </w:rPrChange>
        </w:rPr>
        <w:t xml:space="preserve">    conv2 = Conv2D(</w:t>
      </w:r>
      <w:r w:rsidRPr="00D63DEF">
        <w:rPr>
          <w:rFonts w:ascii="Consolas" w:hAnsi="Consolas"/>
          <w:sz w:val="20"/>
          <w:szCs w:val="20"/>
          <w:lang w:val="en-US"/>
          <w:rPrChange w:id="734" w:author="Srishti" w:date="2025-11-06T10:08:00Z" w16du:dateUtc="2025-11-06T04:38:00Z">
            <w:rPr>
              <w:lang w:val="en-US"/>
            </w:rPr>
          </w:rPrChange>
        </w:rPr>
        <w:t>64</w:t>
      </w:r>
      <w:r w:rsidRPr="00D63DEF">
        <w:rPr>
          <w:rStyle w:val="Heading9Char"/>
          <w:rFonts w:ascii="Consolas" w:eastAsia="Arial" w:hAnsi="Consolas" w:cs="Consolas"/>
          <w:i w:val="0"/>
          <w:iCs w:val="0"/>
          <w:sz w:val="20"/>
          <w:szCs w:val="20"/>
          <w:rPrChange w:id="735" w:author="Srishti" w:date="2025-11-06T10:08:00Z" w16du:dateUtc="2025-11-06T04:38:00Z">
            <w:rPr>
              <w:rStyle w:val="Heading9Char"/>
              <w:rFonts w:ascii="Courier" w:eastAsia="Arial" w:hAnsi="Courier" w:cs="Consolas"/>
              <w:i w:val="0"/>
              <w:iCs w:val="0"/>
              <w:sz w:val="22"/>
              <w:szCs w:val="22"/>
            </w:rPr>
          </w:rPrChange>
        </w:rPr>
        <w:t>, (</w:t>
      </w:r>
      <w:r w:rsidRPr="00D63DEF">
        <w:rPr>
          <w:rFonts w:ascii="Consolas" w:hAnsi="Consolas"/>
          <w:sz w:val="20"/>
          <w:szCs w:val="20"/>
          <w:lang w:val="en-US"/>
          <w:rPrChange w:id="736" w:author="Srishti" w:date="2025-11-06T10:08:00Z" w16du:dateUtc="2025-11-06T04:38:00Z">
            <w:rPr>
              <w:lang w:val="en-US"/>
            </w:rPr>
          </w:rPrChange>
        </w:rPr>
        <w:t>3</w:t>
      </w:r>
      <w:r w:rsidRPr="00D63DEF">
        <w:rPr>
          <w:rStyle w:val="Heading9Char"/>
          <w:rFonts w:ascii="Consolas" w:eastAsia="Arial" w:hAnsi="Consolas" w:cs="Consolas"/>
          <w:i w:val="0"/>
          <w:iCs w:val="0"/>
          <w:sz w:val="20"/>
          <w:szCs w:val="20"/>
          <w:rPrChange w:id="737" w:author="Srishti" w:date="2025-11-06T10:08:00Z" w16du:dateUtc="2025-11-06T04:38:00Z">
            <w:rPr>
              <w:rStyle w:val="Heading9Char"/>
              <w:rFonts w:ascii="Courier" w:eastAsia="Arial" w:hAnsi="Courier" w:cs="Consolas"/>
              <w:i w:val="0"/>
              <w:iCs w:val="0"/>
              <w:sz w:val="22"/>
              <w:szCs w:val="22"/>
            </w:rPr>
          </w:rPrChange>
        </w:rPr>
        <w:t xml:space="preserve">, </w:t>
      </w:r>
      <w:r w:rsidRPr="00D63DEF">
        <w:rPr>
          <w:rFonts w:ascii="Consolas" w:hAnsi="Consolas"/>
          <w:sz w:val="20"/>
          <w:szCs w:val="20"/>
          <w:lang w:val="en-US"/>
          <w:rPrChange w:id="738" w:author="Srishti" w:date="2025-11-06T10:08:00Z" w16du:dateUtc="2025-11-06T04:38:00Z">
            <w:rPr>
              <w:lang w:val="en-US"/>
            </w:rPr>
          </w:rPrChange>
        </w:rPr>
        <w:t>3</w:t>
      </w:r>
      <w:r w:rsidRPr="00D63DEF">
        <w:rPr>
          <w:rStyle w:val="Heading9Char"/>
          <w:rFonts w:ascii="Consolas" w:eastAsia="Arial" w:hAnsi="Consolas" w:cs="Consolas"/>
          <w:i w:val="0"/>
          <w:iCs w:val="0"/>
          <w:sz w:val="20"/>
          <w:szCs w:val="20"/>
          <w:rPrChange w:id="739" w:author="Srishti" w:date="2025-11-06T10:08:00Z" w16du:dateUtc="2025-11-06T04:38:00Z">
            <w:rPr>
              <w:rStyle w:val="Heading9Char"/>
              <w:rFonts w:ascii="Courier" w:eastAsia="Arial" w:hAnsi="Courier" w:cs="Consolas"/>
              <w:i w:val="0"/>
              <w:iCs w:val="0"/>
              <w:sz w:val="22"/>
              <w:szCs w:val="22"/>
            </w:rPr>
          </w:rPrChange>
        </w:rPr>
        <w:t>), activation=</w:t>
      </w:r>
      <w:r w:rsidRPr="00D63DEF">
        <w:rPr>
          <w:rStyle w:val="P-URL"/>
          <w:rFonts w:ascii="Consolas" w:hAnsi="Consolas"/>
          <w:color w:val="auto"/>
          <w:sz w:val="20"/>
          <w:szCs w:val="20"/>
          <w:u w:val="none"/>
          <w:shd w:val="clear" w:color="auto" w:fill="auto"/>
          <w:lang w:val="en-US"/>
          <w:rPrChange w:id="740" w:author="Srishti" w:date="2025-11-06T10:08:00Z" w16du:dateUtc="2025-11-06T04:38:00Z">
            <w:rPr>
              <w:rStyle w:val="P-URL"/>
              <w:rFonts w:ascii="Courier" w:hAnsi="Courier"/>
              <w:color w:val="auto"/>
              <w:u w:val="none"/>
              <w:shd w:val="clear" w:color="auto" w:fill="auto"/>
              <w:lang w:val="en-US"/>
            </w:rPr>
          </w:rPrChange>
        </w:rPr>
        <w:t>'relu'</w:t>
      </w:r>
      <w:r w:rsidRPr="00D63DEF">
        <w:rPr>
          <w:rStyle w:val="Heading9Char"/>
          <w:rFonts w:ascii="Consolas" w:eastAsia="Arial" w:hAnsi="Consolas" w:cs="Consolas"/>
          <w:i w:val="0"/>
          <w:iCs w:val="0"/>
          <w:sz w:val="20"/>
          <w:szCs w:val="20"/>
          <w:rPrChange w:id="741" w:author="Srishti" w:date="2025-11-06T10:08:00Z" w16du:dateUtc="2025-11-06T04:38:00Z">
            <w:rPr>
              <w:rStyle w:val="Heading9Char"/>
              <w:rFonts w:ascii="Courier" w:eastAsia="Arial" w:hAnsi="Courier" w:cs="Consolas"/>
              <w:i w:val="0"/>
              <w:iCs w:val="0"/>
              <w:sz w:val="22"/>
              <w:szCs w:val="22"/>
            </w:rPr>
          </w:rPrChange>
        </w:rPr>
        <w:t>)(conv1)</w:t>
      </w:r>
    </w:p>
    <w:p w14:paraId="355498D0" w14:textId="77777777" w:rsidR="00F31E9E" w:rsidRPr="00D63DEF" w:rsidRDefault="333278B3" w:rsidP="333278B3">
      <w:pPr>
        <w:pStyle w:val="SC-Source"/>
        <w:divId w:val="2128238554"/>
        <w:rPr>
          <w:rStyle w:val="Heading9Char"/>
          <w:rFonts w:ascii="Consolas" w:eastAsia="Arial" w:hAnsi="Consolas" w:cs="Consolas"/>
          <w:i w:val="0"/>
          <w:iCs w:val="0"/>
          <w:sz w:val="20"/>
          <w:szCs w:val="20"/>
          <w:rPrChange w:id="742" w:author="Srishti" w:date="2025-11-06T10:08:00Z" w16du:dateUtc="2025-11-06T04:38:00Z">
            <w:rPr>
              <w:rStyle w:val="Heading9Char"/>
              <w:rFonts w:ascii="Courier" w:eastAsia="Arial" w:hAnsi="Courier" w:cs="Consolas"/>
              <w:i w:val="0"/>
              <w:iCs w:val="0"/>
              <w:sz w:val="22"/>
              <w:szCs w:val="22"/>
            </w:rPr>
          </w:rPrChange>
        </w:rPr>
      </w:pPr>
      <w:r w:rsidRPr="00D63DEF">
        <w:rPr>
          <w:rStyle w:val="Heading9Char"/>
          <w:rFonts w:ascii="Consolas" w:eastAsia="Arial" w:hAnsi="Consolas" w:cs="Consolas"/>
          <w:i w:val="0"/>
          <w:iCs w:val="0"/>
          <w:sz w:val="20"/>
          <w:szCs w:val="20"/>
          <w:rPrChange w:id="743" w:author="Srishti" w:date="2025-11-06T10:08:00Z" w16du:dateUtc="2025-11-06T04:38:00Z">
            <w:rPr>
              <w:rStyle w:val="Heading9Char"/>
              <w:rFonts w:ascii="Courier" w:eastAsia="Arial" w:hAnsi="Courier" w:cs="Consolas"/>
              <w:i w:val="0"/>
              <w:iCs w:val="0"/>
              <w:sz w:val="22"/>
              <w:szCs w:val="22"/>
            </w:rPr>
          </w:rPrChange>
        </w:rPr>
        <w:t xml:space="preserve">    flat = Flatten()(conv2)</w:t>
      </w:r>
    </w:p>
    <w:p w14:paraId="09772C79" w14:textId="77777777" w:rsidR="00F31E9E" w:rsidRPr="00D63DEF" w:rsidRDefault="00F31E9E" w:rsidP="333278B3">
      <w:pPr>
        <w:pStyle w:val="SC-Source"/>
        <w:divId w:val="2128238554"/>
        <w:rPr>
          <w:rStyle w:val="Heading9Char"/>
          <w:rFonts w:ascii="Consolas" w:eastAsia="Arial" w:hAnsi="Consolas" w:cs="Consolas"/>
          <w:i w:val="0"/>
          <w:iCs w:val="0"/>
          <w:sz w:val="20"/>
          <w:szCs w:val="20"/>
          <w:rPrChange w:id="744" w:author="Srishti" w:date="2025-11-06T10:08:00Z" w16du:dateUtc="2025-11-06T04:38:00Z">
            <w:rPr>
              <w:rStyle w:val="Heading9Char"/>
              <w:rFonts w:ascii="Courier" w:eastAsia="Arial" w:hAnsi="Courier" w:cs="Consolas"/>
              <w:i w:val="0"/>
              <w:iCs w:val="0"/>
              <w:sz w:val="22"/>
              <w:szCs w:val="22"/>
            </w:rPr>
          </w:rPrChange>
        </w:rPr>
      </w:pPr>
      <w:r w:rsidRPr="00D63DEF">
        <w:rPr>
          <w:rStyle w:val="Heading9Char"/>
          <w:rFonts w:ascii="Consolas" w:eastAsia="Arial" w:hAnsi="Consolas" w:cs="Consolas"/>
          <w:i w:val="0"/>
          <w:iCs w:val="0"/>
          <w:sz w:val="20"/>
          <w:szCs w:val="20"/>
          <w:rPrChange w:id="745" w:author="Srishti" w:date="2025-11-06T10:08:00Z" w16du:dateUtc="2025-11-06T04:38:00Z">
            <w:rPr>
              <w:rStyle w:val="Heading9Char"/>
              <w:rFonts w:ascii="Courier" w:eastAsia="Arial" w:hAnsi="Courier" w:cs="Consolas"/>
              <w:i w:val="0"/>
              <w:iCs w:val="0"/>
              <w:sz w:val="22"/>
              <w:szCs w:val="22"/>
            </w:rPr>
          </w:rPrChange>
        </w:rPr>
        <w:t xml:space="preserve">    dense = Dense(</w:t>
      </w:r>
      <w:r w:rsidRPr="00D63DEF">
        <w:rPr>
          <w:rFonts w:ascii="Consolas" w:hAnsi="Consolas"/>
          <w:sz w:val="20"/>
          <w:szCs w:val="20"/>
          <w:lang w:val="en-US"/>
          <w:rPrChange w:id="746" w:author="Srishti" w:date="2025-11-06T10:08:00Z" w16du:dateUtc="2025-11-06T04:38:00Z">
            <w:rPr>
              <w:lang w:val="en-US"/>
            </w:rPr>
          </w:rPrChange>
        </w:rPr>
        <w:t>128</w:t>
      </w:r>
      <w:r w:rsidRPr="00D63DEF">
        <w:rPr>
          <w:rStyle w:val="Heading9Char"/>
          <w:rFonts w:ascii="Consolas" w:eastAsia="Arial" w:hAnsi="Consolas" w:cs="Consolas"/>
          <w:i w:val="0"/>
          <w:iCs w:val="0"/>
          <w:sz w:val="20"/>
          <w:szCs w:val="20"/>
          <w:rPrChange w:id="747" w:author="Srishti" w:date="2025-11-06T10:08:00Z" w16du:dateUtc="2025-11-06T04:38:00Z">
            <w:rPr>
              <w:rStyle w:val="Heading9Char"/>
              <w:rFonts w:ascii="Courier" w:eastAsia="Arial" w:hAnsi="Courier" w:cs="Consolas"/>
              <w:i w:val="0"/>
              <w:iCs w:val="0"/>
              <w:sz w:val="22"/>
              <w:szCs w:val="22"/>
            </w:rPr>
          </w:rPrChange>
        </w:rPr>
        <w:t>, activation=</w:t>
      </w:r>
      <w:r w:rsidRPr="00D63DEF">
        <w:rPr>
          <w:rStyle w:val="P-URL"/>
          <w:rFonts w:ascii="Consolas" w:hAnsi="Consolas"/>
          <w:color w:val="auto"/>
          <w:sz w:val="20"/>
          <w:szCs w:val="20"/>
          <w:u w:val="none"/>
          <w:shd w:val="clear" w:color="auto" w:fill="auto"/>
          <w:lang w:val="en-US"/>
          <w:rPrChange w:id="748" w:author="Srishti" w:date="2025-11-06T10:08:00Z" w16du:dateUtc="2025-11-06T04:38:00Z">
            <w:rPr>
              <w:rStyle w:val="P-URL"/>
              <w:rFonts w:ascii="Courier" w:hAnsi="Courier"/>
              <w:color w:val="auto"/>
              <w:u w:val="none"/>
              <w:shd w:val="clear" w:color="auto" w:fill="auto"/>
              <w:lang w:val="en-US"/>
            </w:rPr>
          </w:rPrChange>
        </w:rPr>
        <w:t>'relu'</w:t>
      </w:r>
      <w:r w:rsidRPr="00D63DEF">
        <w:rPr>
          <w:rStyle w:val="Heading9Char"/>
          <w:rFonts w:ascii="Consolas" w:eastAsia="Arial" w:hAnsi="Consolas" w:cs="Consolas"/>
          <w:i w:val="0"/>
          <w:iCs w:val="0"/>
          <w:sz w:val="20"/>
          <w:szCs w:val="20"/>
          <w:rPrChange w:id="749" w:author="Srishti" w:date="2025-11-06T10:08:00Z" w16du:dateUtc="2025-11-06T04:38:00Z">
            <w:rPr>
              <w:rStyle w:val="Heading9Char"/>
              <w:rFonts w:ascii="Courier" w:eastAsia="Arial" w:hAnsi="Courier" w:cs="Consolas"/>
              <w:i w:val="0"/>
              <w:iCs w:val="0"/>
              <w:sz w:val="22"/>
              <w:szCs w:val="22"/>
            </w:rPr>
          </w:rPrChange>
        </w:rPr>
        <w:t>)(flat)</w:t>
      </w:r>
    </w:p>
    <w:p w14:paraId="3BF1C751" w14:textId="77777777" w:rsidR="00F31E9E" w:rsidRPr="00D63DEF" w:rsidRDefault="00F31E9E" w:rsidP="333278B3">
      <w:pPr>
        <w:pStyle w:val="SC-Source"/>
        <w:divId w:val="2128238554"/>
        <w:rPr>
          <w:rStyle w:val="Heading9Char"/>
          <w:rFonts w:ascii="Consolas" w:eastAsia="Arial" w:hAnsi="Consolas" w:cs="Consolas"/>
          <w:i w:val="0"/>
          <w:iCs w:val="0"/>
          <w:sz w:val="20"/>
          <w:szCs w:val="20"/>
          <w:rPrChange w:id="750" w:author="Srishti" w:date="2025-11-06T10:08:00Z" w16du:dateUtc="2025-11-06T04:38:00Z">
            <w:rPr>
              <w:rStyle w:val="Heading9Char"/>
              <w:rFonts w:ascii="Courier" w:eastAsia="Arial" w:hAnsi="Courier" w:cs="Consolas"/>
              <w:i w:val="0"/>
              <w:iCs w:val="0"/>
              <w:sz w:val="22"/>
              <w:szCs w:val="22"/>
            </w:rPr>
          </w:rPrChange>
        </w:rPr>
      </w:pPr>
      <w:r w:rsidRPr="00D63DEF">
        <w:rPr>
          <w:rStyle w:val="Heading9Char"/>
          <w:rFonts w:ascii="Consolas" w:eastAsia="Arial" w:hAnsi="Consolas" w:cs="Consolas"/>
          <w:i w:val="0"/>
          <w:iCs w:val="0"/>
          <w:sz w:val="20"/>
          <w:szCs w:val="20"/>
          <w:rPrChange w:id="751" w:author="Srishti" w:date="2025-11-06T10:08:00Z" w16du:dateUtc="2025-11-06T04:38:00Z">
            <w:rPr>
              <w:rStyle w:val="Heading9Char"/>
              <w:rFonts w:ascii="Courier" w:eastAsia="Arial" w:hAnsi="Courier" w:cs="Consolas"/>
              <w:i w:val="0"/>
              <w:iCs w:val="0"/>
              <w:sz w:val="22"/>
              <w:szCs w:val="22"/>
            </w:rPr>
          </w:rPrChange>
        </w:rPr>
        <w:t xml:space="preserve">    policy = Dense(num_actions, activation=</w:t>
      </w:r>
      <w:r w:rsidRPr="00D63DEF">
        <w:rPr>
          <w:rStyle w:val="P-URL"/>
          <w:rFonts w:ascii="Consolas" w:hAnsi="Consolas"/>
          <w:color w:val="auto"/>
          <w:sz w:val="20"/>
          <w:szCs w:val="20"/>
          <w:u w:val="none"/>
          <w:shd w:val="clear" w:color="auto" w:fill="auto"/>
          <w:lang w:val="en-US"/>
          <w:rPrChange w:id="752" w:author="Srishti" w:date="2025-11-06T10:08:00Z" w16du:dateUtc="2025-11-06T04:38:00Z">
            <w:rPr>
              <w:rStyle w:val="P-URL"/>
              <w:rFonts w:ascii="Courier" w:hAnsi="Courier"/>
              <w:color w:val="auto"/>
              <w:u w:val="none"/>
              <w:shd w:val="clear" w:color="auto" w:fill="auto"/>
              <w:lang w:val="en-US"/>
            </w:rPr>
          </w:rPrChange>
        </w:rPr>
        <w:t>'softmax'</w:t>
      </w:r>
      <w:r w:rsidRPr="00D63DEF">
        <w:rPr>
          <w:rStyle w:val="Heading9Char"/>
          <w:rFonts w:ascii="Consolas" w:eastAsia="Arial" w:hAnsi="Consolas" w:cs="Consolas"/>
          <w:i w:val="0"/>
          <w:iCs w:val="0"/>
          <w:sz w:val="20"/>
          <w:szCs w:val="20"/>
          <w:rPrChange w:id="753" w:author="Srishti" w:date="2025-11-06T10:08:00Z" w16du:dateUtc="2025-11-06T04:38:00Z">
            <w:rPr>
              <w:rStyle w:val="Heading9Char"/>
              <w:rFonts w:ascii="Courier" w:eastAsia="Arial" w:hAnsi="Courier" w:cs="Consolas"/>
              <w:i w:val="0"/>
              <w:iCs w:val="0"/>
              <w:sz w:val="22"/>
              <w:szCs w:val="22"/>
            </w:rPr>
          </w:rPrChange>
        </w:rPr>
        <w:t>)(dense)</w:t>
      </w:r>
    </w:p>
    <w:p w14:paraId="45785274" w14:textId="77777777" w:rsidR="00F31E9E" w:rsidRPr="00D63DEF" w:rsidRDefault="333278B3" w:rsidP="333278B3">
      <w:pPr>
        <w:pStyle w:val="SC-Source"/>
        <w:divId w:val="2128238554"/>
        <w:rPr>
          <w:rStyle w:val="Heading9Char"/>
          <w:rFonts w:ascii="Consolas" w:eastAsia="Arial" w:hAnsi="Consolas" w:cs="Consolas"/>
          <w:i w:val="0"/>
          <w:iCs w:val="0"/>
          <w:sz w:val="20"/>
          <w:szCs w:val="20"/>
          <w:rPrChange w:id="754" w:author="Srishti" w:date="2025-11-06T10:08:00Z" w16du:dateUtc="2025-11-06T04:38:00Z">
            <w:rPr>
              <w:rStyle w:val="Heading9Char"/>
              <w:rFonts w:ascii="Courier" w:eastAsia="Arial" w:hAnsi="Courier" w:cs="Consolas"/>
              <w:i w:val="0"/>
              <w:iCs w:val="0"/>
              <w:sz w:val="22"/>
              <w:szCs w:val="22"/>
            </w:rPr>
          </w:rPrChange>
        </w:rPr>
      </w:pPr>
      <w:r w:rsidRPr="00D63DEF">
        <w:rPr>
          <w:rStyle w:val="Heading9Char"/>
          <w:rFonts w:ascii="Consolas" w:eastAsia="Arial" w:hAnsi="Consolas" w:cs="Consolas"/>
          <w:i w:val="0"/>
          <w:iCs w:val="0"/>
          <w:sz w:val="20"/>
          <w:szCs w:val="20"/>
          <w:rPrChange w:id="755" w:author="Srishti" w:date="2025-11-06T10:08:00Z" w16du:dateUtc="2025-11-06T04:38:00Z">
            <w:rPr>
              <w:rStyle w:val="Heading9Char"/>
              <w:rFonts w:ascii="Courier" w:eastAsia="Arial" w:hAnsi="Courier" w:cs="Consolas"/>
              <w:i w:val="0"/>
              <w:iCs w:val="0"/>
              <w:sz w:val="22"/>
              <w:szCs w:val="22"/>
            </w:rPr>
          </w:rPrChange>
        </w:rPr>
        <w:t xml:space="preserve">    value = Dense(</w:t>
      </w:r>
      <w:r w:rsidRPr="00D63DEF">
        <w:rPr>
          <w:rFonts w:ascii="Consolas" w:hAnsi="Consolas"/>
          <w:sz w:val="20"/>
          <w:szCs w:val="20"/>
          <w:lang w:val="en-US"/>
          <w:rPrChange w:id="756" w:author="Srishti" w:date="2025-11-06T10:08:00Z" w16du:dateUtc="2025-11-06T04:38:00Z">
            <w:rPr>
              <w:lang w:val="en-US"/>
            </w:rPr>
          </w:rPrChange>
        </w:rPr>
        <w:t>1</w:t>
      </w:r>
      <w:r w:rsidRPr="00D63DEF">
        <w:rPr>
          <w:rStyle w:val="Heading9Char"/>
          <w:rFonts w:ascii="Consolas" w:eastAsia="Arial" w:hAnsi="Consolas" w:cs="Consolas"/>
          <w:i w:val="0"/>
          <w:iCs w:val="0"/>
          <w:sz w:val="20"/>
          <w:szCs w:val="20"/>
          <w:rPrChange w:id="757" w:author="Srishti" w:date="2025-11-06T10:08:00Z" w16du:dateUtc="2025-11-06T04:38:00Z">
            <w:rPr>
              <w:rStyle w:val="Heading9Char"/>
              <w:rFonts w:ascii="Courier" w:eastAsia="Arial" w:hAnsi="Courier" w:cs="Consolas"/>
              <w:i w:val="0"/>
              <w:iCs w:val="0"/>
              <w:sz w:val="22"/>
              <w:szCs w:val="22"/>
            </w:rPr>
          </w:rPrChange>
        </w:rPr>
        <w:t>)(dense)</w:t>
      </w:r>
    </w:p>
    <w:p w14:paraId="340018CA" w14:textId="77777777" w:rsidR="00F31E9E" w:rsidRPr="00D63DEF" w:rsidRDefault="00F31E9E" w:rsidP="333278B3">
      <w:pPr>
        <w:pStyle w:val="SC-Source"/>
        <w:divId w:val="2128238554"/>
        <w:rPr>
          <w:rStyle w:val="Heading9Char"/>
          <w:rFonts w:ascii="Consolas" w:eastAsia="Arial" w:hAnsi="Consolas" w:cs="Consolas"/>
          <w:i w:val="0"/>
          <w:iCs w:val="0"/>
          <w:sz w:val="20"/>
          <w:szCs w:val="20"/>
          <w:rPrChange w:id="758" w:author="Srishti" w:date="2025-11-06T10:08:00Z" w16du:dateUtc="2025-11-06T04:38:00Z">
            <w:rPr>
              <w:rStyle w:val="Heading9Char"/>
              <w:rFonts w:ascii="Courier" w:eastAsia="Arial" w:hAnsi="Courier" w:cs="Consolas"/>
              <w:i w:val="0"/>
              <w:iCs w:val="0"/>
              <w:sz w:val="22"/>
              <w:szCs w:val="22"/>
            </w:rPr>
          </w:rPrChange>
        </w:rPr>
      </w:pPr>
      <w:r w:rsidRPr="00D63DEF">
        <w:rPr>
          <w:rStyle w:val="Heading9Char"/>
          <w:rFonts w:ascii="Consolas" w:eastAsia="Arial" w:hAnsi="Consolas" w:cs="Consolas"/>
          <w:i w:val="0"/>
          <w:iCs w:val="0"/>
          <w:sz w:val="20"/>
          <w:szCs w:val="20"/>
          <w:rPrChange w:id="759" w:author="Srishti" w:date="2025-11-06T10:08:00Z" w16du:dateUtc="2025-11-06T04:38:00Z">
            <w:rPr>
              <w:rStyle w:val="Heading9Char"/>
              <w:rFonts w:ascii="Courier" w:eastAsia="Arial" w:hAnsi="Courier" w:cs="Consolas"/>
              <w:i w:val="0"/>
              <w:iCs w:val="0"/>
              <w:sz w:val="22"/>
              <w:szCs w:val="22"/>
            </w:rPr>
          </w:rPrChange>
        </w:rPr>
        <w:t xml:space="preserve">    </w:t>
      </w:r>
      <w:r w:rsidRPr="00D63DEF">
        <w:rPr>
          <w:rStyle w:val="P-Bold"/>
          <w:rFonts w:ascii="Consolas" w:hAnsi="Consolas"/>
          <w:b w:val="0"/>
          <w:sz w:val="20"/>
          <w:szCs w:val="20"/>
          <w:shd w:val="clear" w:color="auto" w:fill="auto"/>
          <w:lang w:val="en-US"/>
          <w:rPrChange w:id="760" w:author="Srishti" w:date="2025-11-06T10:08:00Z" w16du:dateUtc="2025-11-06T04:38:00Z">
            <w:rPr>
              <w:rStyle w:val="P-Bold"/>
              <w:rFonts w:ascii="Courier" w:hAnsi="Courier"/>
              <w:b w:val="0"/>
              <w:shd w:val="clear" w:color="auto" w:fill="auto"/>
              <w:lang w:val="en-US"/>
            </w:rPr>
          </w:rPrChange>
        </w:rPr>
        <w:t>return</w:t>
      </w:r>
      <w:r w:rsidRPr="00D63DEF">
        <w:rPr>
          <w:rStyle w:val="Heading9Char"/>
          <w:rFonts w:ascii="Consolas" w:eastAsia="Arial" w:hAnsi="Consolas" w:cs="Consolas"/>
          <w:i w:val="0"/>
          <w:iCs w:val="0"/>
          <w:sz w:val="20"/>
          <w:szCs w:val="20"/>
          <w:rPrChange w:id="761" w:author="Srishti" w:date="2025-11-06T10:08:00Z" w16du:dateUtc="2025-11-06T04:38:00Z">
            <w:rPr>
              <w:rStyle w:val="Heading9Char"/>
              <w:rFonts w:ascii="Courier" w:eastAsia="Arial" w:hAnsi="Courier" w:cs="Consolas"/>
              <w:i w:val="0"/>
              <w:iCs w:val="0"/>
              <w:sz w:val="22"/>
              <w:szCs w:val="22"/>
            </w:rPr>
          </w:rPrChange>
        </w:rPr>
        <w:t xml:space="preserve"> Model(inputs=inputs, outputs=[policy, value])</w:t>
      </w:r>
    </w:p>
    <w:p w14:paraId="02C3BF66" w14:textId="77777777" w:rsidR="00F31E9E" w:rsidRPr="00D63DEF" w:rsidRDefault="00F31E9E" w:rsidP="0002792E">
      <w:pPr>
        <w:pStyle w:val="SC-Source"/>
        <w:divId w:val="2128238554"/>
        <w:rPr>
          <w:rStyle w:val="Heading9Char"/>
          <w:rFonts w:ascii="Consolas" w:eastAsia="Arial" w:hAnsi="Consolas" w:cs="Consolas"/>
          <w:i w:val="0"/>
          <w:iCs w:val="0"/>
          <w:sz w:val="20"/>
          <w:szCs w:val="20"/>
          <w:lang w:val="en"/>
          <w:rPrChange w:id="762" w:author="Srishti" w:date="2025-11-06T10:08:00Z" w16du:dateUtc="2025-11-06T04:38:00Z">
            <w:rPr>
              <w:rStyle w:val="Heading9Char"/>
              <w:rFonts w:ascii="Courier" w:eastAsia="Arial" w:hAnsi="Courier" w:cs="Consolas"/>
              <w:i w:val="0"/>
              <w:iCs w:val="0"/>
              <w:sz w:val="22"/>
              <w:lang w:val="en"/>
            </w:rPr>
          </w:rPrChange>
        </w:rPr>
      </w:pPr>
    </w:p>
    <w:p w14:paraId="2A926082" w14:textId="77777777" w:rsidR="00F31E9E" w:rsidRPr="00D63DEF" w:rsidRDefault="00F31E9E" w:rsidP="0002792E">
      <w:pPr>
        <w:pStyle w:val="SC-Source"/>
        <w:divId w:val="2128238554"/>
        <w:rPr>
          <w:rStyle w:val="Heading9Char"/>
          <w:rFonts w:ascii="Consolas" w:eastAsia="Arial" w:hAnsi="Consolas" w:cs="Consolas"/>
          <w:i w:val="0"/>
          <w:iCs w:val="0"/>
          <w:sz w:val="20"/>
          <w:szCs w:val="20"/>
          <w:lang w:val="en"/>
          <w:rPrChange w:id="763" w:author="Srishti" w:date="2025-11-06T10:08:00Z" w16du:dateUtc="2025-11-06T04:38:00Z">
            <w:rPr>
              <w:rStyle w:val="Heading9Char"/>
              <w:rFonts w:ascii="Courier" w:eastAsia="Arial" w:hAnsi="Courier" w:cs="Consolas"/>
              <w:i w:val="0"/>
              <w:iCs w:val="0"/>
              <w:sz w:val="22"/>
              <w:lang w:val="en"/>
            </w:rPr>
          </w:rPrChange>
        </w:rPr>
      </w:pPr>
      <w:r w:rsidRPr="00D63DEF">
        <w:rPr>
          <w:rFonts w:ascii="Consolas" w:hAnsi="Consolas"/>
          <w:sz w:val="20"/>
          <w:szCs w:val="20"/>
          <w:rPrChange w:id="764" w:author="Srishti" w:date="2025-11-06T10:08:00Z" w16du:dateUtc="2025-11-06T04:38:00Z">
            <w:rPr>
              <w:rFonts w:asciiTheme="majorHAnsi" w:eastAsiaTheme="majorEastAsia" w:hAnsiTheme="majorHAnsi" w:cstheme="majorBidi"/>
              <w:i/>
              <w:iCs/>
              <w:sz w:val="21"/>
              <w:lang w:val="en-US"/>
            </w:rPr>
          </w:rPrChange>
        </w:rPr>
        <w:t># Initialize CARLA environment</w:t>
      </w:r>
    </w:p>
    <w:p w14:paraId="4C8D1466" w14:textId="77777777" w:rsidR="00F31E9E" w:rsidRPr="00D63DEF" w:rsidRDefault="00F31E9E" w:rsidP="333278B3">
      <w:pPr>
        <w:pStyle w:val="SC-Source"/>
        <w:divId w:val="2128238554"/>
        <w:rPr>
          <w:rStyle w:val="Heading9Char"/>
          <w:rFonts w:ascii="Consolas" w:eastAsia="Arial" w:hAnsi="Consolas" w:cs="Consolas"/>
          <w:i w:val="0"/>
          <w:iCs w:val="0"/>
          <w:sz w:val="20"/>
          <w:szCs w:val="20"/>
          <w:rPrChange w:id="765" w:author="Srishti" w:date="2025-11-06T10:08:00Z" w16du:dateUtc="2025-11-06T04:38:00Z">
            <w:rPr>
              <w:rStyle w:val="Heading9Char"/>
              <w:rFonts w:ascii="Courier" w:eastAsia="Arial" w:hAnsi="Courier" w:cs="Consolas"/>
              <w:i w:val="0"/>
              <w:iCs w:val="0"/>
              <w:sz w:val="22"/>
              <w:szCs w:val="22"/>
            </w:rPr>
          </w:rPrChange>
        </w:rPr>
      </w:pPr>
      <w:r w:rsidRPr="00D63DEF">
        <w:rPr>
          <w:rStyle w:val="Heading9Char"/>
          <w:rFonts w:ascii="Consolas" w:eastAsia="Arial" w:hAnsi="Consolas" w:cs="Consolas"/>
          <w:i w:val="0"/>
          <w:iCs w:val="0"/>
          <w:sz w:val="20"/>
          <w:szCs w:val="20"/>
          <w:rPrChange w:id="766" w:author="Srishti" w:date="2025-11-06T10:08:00Z" w16du:dateUtc="2025-11-06T04:38:00Z">
            <w:rPr>
              <w:rStyle w:val="Heading9Char"/>
              <w:rFonts w:ascii="Courier" w:eastAsia="Arial" w:hAnsi="Courier" w:cs="Consolas"/>
              <w:i w:val="0"/>
              <w:iCs w:val="0"/>
              <w:sz w:val="22"/>
              <w:szCs w:val="22"/>
            </w:rPr>
          </w:rPrChange>
        </w:rPr>
        <w:t>client = carla.Client(</w:t>
      </w:r>
      <w:r w:rsidRPr="00D63DEF">
        <w:rPr>
          <w:rStyle w:val="P-URL"/>
          <w:rFonts w:ascii="Consolas" w:hAnsi="Consolas"/>
          <w:color w:val="auto"/>
          <w:sz w:val="20"/>
          <w:szCs w:val="20"/>
          <w:u w:val="none"/>
          <w:shd w:val="clear" w:color="auto" w:fill="auto"/>
          <w:lang w:val="en-US"/>
          <w:rPrChange w:id="767" w:author="Srishti" w:date="2025-11-06T10:08:00Z" w16du:dateUtc="2025-11-06T04:38:00Z">
            <w:rPr>
              <w:rStyle w:val="P-URL"/>
              <w:rFonts w:ascii="Courier" w:hAnsi="Courier"/>
              <w:color w:val="auto"/>
              <w:u w:val="none"/>
              <w:shd w:val="clear" w:color="auto" w:fill="auto"/>
              <w:lang w:val="en-US"/>
            </w:rPr>
          </w:rPrChange>
        </w:rPr>
        <w:t>'localhost'</w:t>
      </w:r>
      <w:r w:rsidRPr="00D63DEF">
        <w:rPr>
          <w:rStyle w:val="Heading9Char"/>
          <w:rFonts w:ascii="Consolas" w:eastAsia="Arial" w:hAnsi="Consolas" w:cs="Consolas"/>
          <w:i w:val="0"/>
          <w:iCs w:val="0"/>
          <w:sz w:val="20"/>
          <w:szCs w:val="20"/>
          <w:rPrChange w:id="768" w:author="Srishti" w:date="2025-11-06T10:08:00Z" w16du:dateUtc="2025-11-06T04:38:00Z">
            <w:rPr>
              <w:rStyle w:val="Heading9Char"/>
              <w:rFonts w:ascii="Courier" w:eastAsia="Arial" w:hAnsi="Courier" w:cs="Consolas"/>
              <w:i w:val="0"/>
              <w:iCs w:val="0"/>
              <w:sz w:val="22"/>
              <w:szCs w:val="22"/>
            </w:rPr>
          </w:rPrChange>
        </w:rPr>
        <w:t xml:space="preserve">, </w:t>
      </w:r>
      <w:r w:rsidRPr="00D63DEF">
        <w:rPr>
          <w:rFonts w:ascii="Consolas" w:hAnsi="Consolas"/>
          <w:sz w:val="20"/>
          <w:szCs w:val="20"/>
          <w:lang w:val="en-US"/>
          <w:rPrChange w:id="769" w:author="Srishti" w:date="2025-11-06T10:08:00Z" w16du:dateUtc="2025-11-06T04:38:00Z">
            <w:rPr>
              <w:lang w:val="en-US"/>
            </w:rPr>
          </w:rPrChange>
        </w:rPr>
        <w:t>2000</w:t>
      </w:r>
      <w:r w:rsidRPr="00D63DEF">
        <w:rPr>
          <w:rStyle w:val="Heading9Char"/>
          <w:rFonts w:ascii="Consolas" w:eastAsia="Arial" w:hAnsi="Consolas" w:cs="Consolas"/>
          <w:i w:val="0"/>
          <w:iCs w:val="0"/>
          <w:sz w:val="20"/>
          <w:szCs w:val="20"/>
          <w:rPrChange w:id="770" w:author="Srishti" w:date="2025-11-06T10:08:00Z" w16du:dateUtc="2025-11-06T04:38:00Z">
            <w:rPr>
              <w:rStyle w:val="Heading9Char"/>
              <w:rFonts w:ascii="Courier" w:eastAsia="Arial" w:hAnsi="Courier" w:cs="Consolas"/>
              <w:i w:val="0"/>
              <w:iCs w:val="0"/>
              <w:sz w:val="22"/>
              <w:szCs w:val="22"/>
            </w:rPr>
          </w:rPrChange>
        </w:rPr>
        <w:t>)</w:t>
      </w:r>
    </w:p>
    <w:p w14:paraId="5B546E3C" w14:textId="77777777" w:rsidR="00F31E9E" w:rsidRPr="00D63DEF" w:rsidRDefault="00F31E9E" w:rsidP="333278B3">
      <w:pPr>
        <w:pStyle w:val="SC-Source"/>
        <w:divId w:val="2128238554"/>
        <w:rPr>
          <w:rStyle w:val="Heading9Char"/>
          <w:rFonts w:ascii="Consolas" w:eastAsia="Arial" w:hAnsi="Consolas" w:cs="Consolas"/>
          <w:i w:val="0"/>
          <w:iCs w:val="0"/>
          <w:sz w:val="20"/>
          <w:szCs w:val="20"/>
          <w:rPrChange w:id="771" w:author="Srishti" w:date="2025-11-06T10:08:00Z" w16du:dateUtc="2025-11-06T04:38:00Z">
            <w:rPr>
              <w:rStyle w:val="Heading9Char"/>
              <w:rFonts w:ascii="Courier" w:eastAsia="Arial" w:hAnsi="Courier" w:cs="Consolas"/>
              <w:i w:val="0"/>
              <w:iCs w:val="0"/>
              <w:sz w:val="22"/>
              <w:szCs w:val="22"/>
            </w:rPr>
          </w:rPrChange>
        </w:rPr>
      </w:pPr>
      <w:r w:rsidRPr="00D63DEF">
        <w:rPr>
          <w:rStyle w:val="Heading9Char"/>
          <w:rFonts w:ascii="Consolas" w:eastAsia="Arial" w:hAnsi="Consolas" w:cs="Consolas"/>
          <w:i w:val="0"/>
          <w:iCs w:val="0"/>
          <w:sz w:val="20"/>
          <w:szCs w:val="20"/>
          <w:rPrChange w:id="772" w:author="Srishti" w:date="2025-11-06T10:08:00Z" w16du:dateUtc="2025-11-06T04:38:00Z">
            <w:rPr>
              <w:rStyle w:val="Heading9Char"/>
              <w:rFonts w:ascii="Courier" w:eastAsia="Arial" w:hAnsi="Courier" w:cs="Consolas"/>
              <w:i w:val="0"/>
              <w:iCs w:val="0"/>
              <w:sz w:val="22"/>
              <w:szCs w:val="22"/>
            </w:rPr>
          </w:rPrChange>
        </w:rPr>
        <w:t>world = client.load_world(</w:t>
      </w:r>
      <w:r w:rsidRPr="00D63DEF">
        <w:rPr>
          <w:rStyle w:val="P-URL"/>
          <w:rFonts w:ascii="Consolas" w:hAnsi="Consolas"/>
          <w:color w:val="auto"/>
          <w:sz w:val="20"/>
          <w:szCs w:val="20"/>
          <w:u w:val="none"/>
          <w:shd w:val="clear" w:color="auto" w:fill="auto"/>
          <w:lang w:val="en-US"/>
          <w:rPrChange w:id="773" w:author="Srishti" w:date="2025-11-06T10:08:00Z" w16du:dateUtc="2025-11-06T04:38:00Z">
            <w:rPr>
              <w:rStyle w:val="P-URL"/>
              <w:rFonts w:ascii="Courier" w:hAnsi="Courier"/>
              <w:color w:val="auto"/>
              <w:u w:val="none"/>
              <w:shd w:val="clear" w:color="auto" w:fill="auto"/>
              <w:lang w:val="en-US"/>
            </w:rPr>
          </w:rPrChange>
        </w:rPr>
        <w:t>'Town03'</w:t>
      </w:r>
      <w:r w:rsidRPr="00D63DEF">
        <w:rPr>
          <w:rStyle w:val="Heading9Char"/>
          <w:rFonts w:ascii="Consolas" w:eastAsia="Arial" w:hAnsi="Consolas" w:cs="Consolas"/>
          <w:i w:val="0"/>
          <w:iCs w:val="0"/>
          <w:sz w:val="20"/>
          <w:szCs w:val="20"/>
          <w:rPrChange w:id="774" w:author="Srishti" w:date="2025-11-06T10:08:00Z" w16du:dateUtc="2025-11-06T04:38:00Z">
            <w:rPr>
              <w:rStyle w:val="Heading9Char"/>
              <w:rFonts w:ascii="Courier" w:eastAsia="Arial" w:hAnsi="Courier" w:cs="Consolas"/>
              <w:i w:val="0"/>
              <w:iCs w:val="0"/>
              <w:sz w:val="22"/>
              <w:szCs w:val="22"/>
            </w:rPr>
          </w:rPrChange>
        </w:rPr>
        <w:t>)</w:t>
      </w:r>
    </w:p>
    <w:p w14:paraId="5115E430" w14:textId="77777777" w:rsidR="00F31E9E" w:rsidRPr="00D63DEF" w:rsidRDefault="00F31E9E" w:rsidP="0002792E">
      <w:pPr>
        <w:pStyle w:val="SC-Source"/>
        <w:divId w:val="2128238554"/>
        <w:rPr>
          <w:rStyle w:val="Heading9Char"/>
          <w:rFonts w:ascii="Consolas" w:eastAsia="Arial" w:hAnsi="Consolas" w:cs="Consolas"/>
          <w:i w:val="0"/>
          <w:iCs w:val="0"/>
          <w:sz w:val="20"/>
          <w:szCs w:val="20"/>
          <w:lang w:val="en"/>
          <w:rPrChange w:id="775" w:author="Srishti" w:date="2025-11-06T10:08:00Z" w16du:dateUtc="2025-11-06T04:38:00Z">
            <w:rPr>
              <w:rStyle w:val="Heading9Char"/>
              <w:rFonts w:ascii="Courier" w:eastAsia="Arial" w:hAnsi="Courier" w:cs="Consolas"/>
              <w:i w:val="0"/>
              <w:iCs w:val="0"/>
              <w:sz w:val="22"/>
              <w:lang w:val="en"/>
            </w:rPr>
          </w:rPrChange>
        </w:rPr>
      </w:pPr>
    </w:p>
    <w:p w14:paraId="4FDFF0F5" w14:textId="77777777" w:rsidR="00F31E9E" w:rsidRPr="00D63DEF" w:rsidRDefault="00F31E9E" w:rsidP="333278B3">
      <w:pPr>
        <w:pStyle w:val="SC-Source"/>
        <w:divId w:val="2128238554"/>
        <w:rPr>
          <w:rStyle w:val="Heading9Char"/>
          <w:rFonts w:ascii="Consolas" w:eastAsia="Arial" w:hAnsi="Consolas" w:cs="Consolas"/>
          <w:i w:val="0"/>
          <w:iCs w:val="0"/>
          <w:sz w:val="20"/>
          <w:szCs w:val="20"/>
          <w:rPrChange w:id="776" w:author="Srishti" w:date="2025-11-06T10:08:00Z" w16du:dateUtc="2025-11-06T04:38:00Z">
            <w:rPr>
              <w:rStyle w:val="Heading9Char"/>
              <w:rFonts w:ascii="Courier" w:eastAsia="Arial" w:hAnsi="Courier" w:cs="Consolas"/>
              <w:i w:val="0"/>
              <w:iCs w:val="0"/>
              <w:sz w:val="22"/>
              <w:szCs w:val="22"/>
            </w:rPr>
          </w:rPrChange>
        </w:rPr>
      </w:pPr>
      <w:r w:rsidRPr="00D63DEF">
        <w:rPr>
          <w:rStyle w:val="P-Italics"/>
          <w:rFonts w:ascii="Consolas" w:hAnsi="Consolas"/>
          <w:i w:val="0"/>
          <w:sz w:val="20"/>
          <w:szCs w:val="20"/>
          <w:shd w:val="clear" w:color="auto" w:fill="auto"/>
          <w:lang w:val="en-US"/>
          <w:rPrChange w:id="777" w:author="Srishti" w:date="2025-11-06T10:08:00Z" w16du:dateUtc="2025-11-06T04:38:00Z">
            <w:rPr>
              <w:rStyle w:val="P-Italics"/>
              <w:rFonts w:ascii="Courier" w:hAnsi="Courier"/>
              <w:i w:val="0"/>
              <w:shd w:val="clear" w:color="auto" w:fill="auto"/>
              <w:lang w:val="en-US"/>
            </w:rPr>
          </w:rPrChange>
        </w:rPr>
        <w:t>print</w:t>
      </w:r>
      <w:r w:rsidRPr="00D63DEF">
        <w:rPr>
          <w:rStyle w:val="Heading9Char"/>
          <w:rFonts w:ascii="Consolas" w:eastAsia="Arial" w:hAnsi="Consolas" w:cs="Consolas"/>
          <w:i w:val="0"/>
          <w:iCs w:val="0"/>
          <w:sz w:val="20"/>
          <w:szCs w:val="20"/>
          <w:rPrChange w:id="778" w:author="Srishti" w:date="2025-11-06T10:08:00Z" w16du:dateUtc="2025-11-06T04:38:00Z">
            <w:rPr>
              <w:rStyle w:val="Heading9Char"/>
              <w:rFonts w:ascii="Courier" w:eastAsia="Arial" w:hAnsi="Courier" w:cs="Consolas"/>
              <w:i w:val="0"/>
              <w:iCs w:val="0"/>
              <w:sz w:val="22"/>
              <w:szCs w:val="22"/>
            </w:rPr>
          </w:rPrChange>
        </w:rPr>
        <w:t>(</w:t>
      </w:r>
      <w:r w:rsidRPr="00D63DEF">
        <w:rPr>
          <w:rStyle w:val="P-URL"/>
          <w:rFonts w:ascii="Consolas" w:hAnsi="Consolas"/>
          <w:color w:val="auto"/>
          <w:sz w:val="20"/>
          <w:szCs w:val="20"/>
          <w:u w:val="none"/>
          <w:shd w:val="clear" w:color="auto" w:fill="auto"/>
          <w:lang w:val="en-US"/>
          <w:rPrChange w:id="779" w:author="Srishti" w:date="2025-11-06T10:08:00Z" w16du:dateUtc="2025-11-06T04:38:00Z">
            <w:rPr>
              <w:rStyle w:val="P-URL"/>
              <w:rFonts w:ascii="Courier" w:hAnsi="Courier"/>
              <w:color w:val="auto"/>
              <w:u w:val="none"/>
              <w:shd w:val="clear" w:color="auto" w:fill="auto"/>
              <w:lang w:val="en-US"/>
            </w:rPr>
          </w:rPrChange>
        </w:rPr>
        <w:t>"Environment setup for autonomous driving."</w:t>
      </w:r>
      <w:r w:rsidRPr="00D63DEF">
        <w:rPr>
          <w:rStyle w:val="Heading9Char"/>
          <w:rFonts w:ascii="Consolas" w:eastAsia="Arial" w:hAnsi="Consolas" w:cs="Consolas"/>
          <w:i w:val="0"/>
          <w:iCs w:val="0"/>
          <w:sz w:val="20"/>
          <w:szCs w:val="20"/>
          <w:rPrChange w:id="780" w:author="Srishti" w:date="2025-11-06T10:08:00Z" w16du:dateUtc="2025-11-06T04:38:00Z">
            <w:rPr>
              <w:rStyle w:val="Heading9Char"/>
              <w:rFonts w:ascii="Courier" w:eastAsia="Arial" w:hAnsi="Courier" w:cs="Consolas"/>
              <w:i w:val="0"/>
              <w:iCs w:val="0"/>
              <w:sz w:val="22"/>
              <w:szCs w:val="22"/>
            </w:rPr>
          </w:rPrChange>
        </w:rPr>
        <w:t>)</w:t>
      </w:r>
    </w:p>
    <w:p w14:paraId="23C33C39" w14:textId="13EA0DEF" w:rsidR="00262762" w:rsidRPr="00D63DEF" w:rsidRDefault="00262762" w:rsidP="0002792E">
      <w:pPr>
        <w:pStyle w:val="SC-Source"/>
        <w:divId w:val="2128238554"/>
        <w:rPr>
          <w:rStyle w:val="Heading9Char"/>
          <w:rFonts w:ascii="Consolas" w:eastAsia="Arial" w:hAnsi="Consolas" w:cs="Consolas"/>
          <w:i w:val="0"/>
          <w:iCs w:val="0"/>
          <w:sz w:val="20"/>
          <w:szCs w:val="20"/>
          <w:lang w:val="en"/>
          <w:rPrChange w:id="781" w:author="Srishti" w:date="2025-11-06T10:08:00Z" w16du:dateUtc="2025-11-06T04:38:00Z">
            <w:rPr>
              <w:rStyle w:val="Heading9Char"/>
              <w:rFonts w:ascii="Courier" w:eastAsia="Arial" w:hAnsi="Courier" w:cs="Consolas"/>
              <w:i w:val="0"/>
              <w:iCs w:val="0"/>
              <w:sz w:val="22"/>
              <w:lang w:val="en"/>
            </w:rPr>
          </w:rPrChange>
        </w:rPr>
      </w:pPr>
      <w:r w:rsidRPr="00D63DEF">
        <w:rPr>
          <w:rStyle w:val="Heading9Char"/>
          <w:rFonts w:ascii="Consolas" w:eastAsia="Arial" w:hAnsi="Consolas" w:cs="Consolas"/>
          <w:i w:val="0"/>
          <w:iCs w:val="0"/>
          <w:sz w:val="20"/>
          <w:szCs w:val="20"/>
          <w:lang w:val="en"/>
          <w:rPrChange w:id="782" w:author="Srishti" w:date="2025-11-06T10:08:00Z" w16du:dateUtc="2025-11-06T04:38:00Z">
            <w:rPr>
              <w:rStyle w:val="Heading9Char"/>
              <w:rFonts w:ascii="Courier" w:eastAsia="Arial" w:hAnsi="Courier" w:cs="Consolas"/>
              <w:i w:val="0"/>
              <w:iCs w:val="0"/>
              <w:sz w:val="22"/>
              <w:lang w:val="en"/>
            </w:rPr>
          </w:rPrChange>
        </w:rPr>
        <w:t>`</w:t>
      </w:r>
    </w:p>
    <w:p w14:paraId="7654E4D0" w14:textId="35B4F4B5" w:rsidR="00F31E9E" w:rsidRDefault="00F31E9E" w:rsidP="00D63DEF">
      <w:pPr>
        <w:pStyle w:val="NormalBPBHEB"/>
        <w:divId w:val="1554004245"/>
        <w:rPr>
          <w:ins w:id="783" w:author="Srishti" w:date="2025-11-06T10:08:00Z" w16du:dateUtc="2025-11-06T04:38:00Z"/>
        </w:rPr>
      </w:pPr>
      <w:r>
        <w:lastRenderedPageBreak/>
        <w:t xml:space="preserve">Using A3C, the simulated AVs demonstrated the ability to navigate complex intersections and handle unexpected obstacles with high reliability. Compared to synchronous learning methods, A3C achieved faster convergence and produced more robust navigation policies. Researchers noted significant reductions in collision rates and fuel inefficiencies during testing phases </w:t>
      </w:r>
      <w:ins w:id="784" w:author="Srishti" w:date="2025-11-06T10:08:00Z" w16du:dateUtc="2025-11-06T04:38:00Z">
        <w:r w:rsidR="00D63DEF">
          <w:t>[9]</w:t>
        </w:r>
      </w:ins>
      <w:customXmlDelRangeStart w:id="785" w:author="Srishti" w:date="2025-11-06T10:08:00Z"/>
      <w:sdt>
        <w:sdtPr>
          <w:id w:val="486215597"/>
          <w:citation/>
        </w:sdtPr>
        <w:sdtContent>
          <w:customXmlDelRangeEnd w:id="785"/>
          <w:del w:id="786" w:author="Srishti" w:date="2025-11-06T10:08:00Z" w16du:dateUtc="2025-11-06T04:38:00Z">
            <w:r w:rsidR="00C02348" w:rsidDel="00D63DEF">
              <w:fldChar w:fldCharType="begin"/>
            </w:r>
            <w:r w:rsidR="00C02348" w:rsidDel="00D63DEF">
              <w:delInstrText xml:space="preserve"> CITATION Dosovitskiy \l 1033 </w:delInstrText>
            </w:r>
            <w:r w:rsidR="00C02348" w:rsidDel="00D63DEF">
              <w:fldChar w:fldCharType="separate"/>
            </w:r>
            <w:r w:rsidR="00E84876" w:rsidRPr="00E84876" w:rsidDel="00D63DEF">
              <w:rPr>
                <w:noProof/>
              </w:rPr>
              <w:delText>[9]</w:delText>
            </w:r>
            <w:r w:rsidR="00C02348" w:rsidDel="00D63DEF">
              <w:fldChar w:fldCharType="end"/>
            </w:r>
          </w:del>
          <w:customXmlDelRangeStart w:id="787" w:author="Srishti" w:date="2025-11-06T10:08:00Z"/>
        </w:sdtContent>
      </w:sdt>
      <w:customXmlDelRangeEnd w:id="787"/>
      <w:r>
        <w:t>.</w:t>
      </w:r>
    </w:p>
    <w:p w14:paraId="5C243534" w14:textId="77777777" w:rsidR="00D63DEF" w:rsidRDefault="00D63DEF">
      <w:pPr>
        <w:pStyle w:val="NormalBPBHEB"/>
        <w:divId w:val="1554004245"/>
        <w:pPrChange w:id="788" w:author="Srishti" w:date="2025-11-06T10:08:00Z" w16du:dateUtc="2025-11-06T04:38:00Z">
          <w:pPr>
            <w:jc w:val="both"/>
            <w:divId w:val="1554004245"/>
          </w:pPr>
        </w:pPrChange>
      </w:pPr>
    </w:p>
    <w:p w14:paraId="691DAAA1" w14:textId="04268442" w:rsidR="00F31E9E" w:rsidRDefault="00F31E9E">
      <w:pPr>
        <w:pStyle w:val="Heading2BPBHEB"/>
        <w:divId w:val="1554004245"/>
        <w:pPrChange w:id="789" w:author="Srishti" w:date="2025-11-06T10:08:00Z" w16du:dateUtc="2025-11-06T04:38:00Z">
          <w:pPr>
            <w:pStyle w:val="H2-Heading"/>
            <w:divId w:val="1554004245"/>
          </w:pPr>
        </w:pPrChange>
      </w:pPr>
      <w:r w:rsidRPr="005D61AA">
        <w:t xml:space="preserve">Case </w:t>
      </w:r>
      <w:ins w:id="790" w:author="Srishti" w:date="2025-11-06T10:08:00Z" w16du:dateUtc="2025-11-06T04:38:00Z">
        <w:r w:rsidR="00D63DEF">
          <w:t>s</w:t>
        </w:r>
      </w:ins>
      <w:del w:id="791" w:author="Srishti" w:date="2025-11-06T10:08:00Z" w16du:dateUtc="2025-11-06T04:38:00Z">
        <w:r w:rsidRPr="005D61AA" w:rsidDel="00D63DEF">
          <w:delText>S</w:delText>
        </w:r>
      </w:del>
      <w:r w:rsidRPr="005D61AA">
        <w:t xml:space="preserve">tudy 2: Financial </w:t>
      </w:r>
      <w:ins w:id="792" w:author="Srishti" w:date="2025-11-06T10:09:00Z" w16du:dateUtc="2025-11-06T04:39:00Z">
        <w:r w:rsidR="00D63DEF">
          <w:t>t</w:t>
        </w:r>
      </w:ins>
      <w:del w:id="793" w:author="Srishti" w:date="2025-11-06T10:09:00Z" w16du:dateUtc="2025-11-06T04:39:00Z">
        <w:r w:rsidRPr="005D61AA" w:rsidDel="00D63DEF">
          <w:delText>T</w:delText>
        </w:r>
      </w:del>
      <w:r w:rsidRPr="005D61AA">
        <w:t>rading</w:t>
      </w:r>
    </w:p>
    <w:p w14:paraId="56E1283D" w14:textId="77777777" w:rsidR="005D6E7F" w:rsidRPr="00DA1DC3" w:rsidRDefault="005D6E7F">
      <w:pPr>
        <w:pStyle w:val="NormalBPBHEB"/>
        <w:divId w:val="1554004245"/>
        <w:pPrChange w:id="794" w:author="Srishti" w:date="2025-11-06T10:09:00Z" w16du:dateUtc="2025-11-06T04:39:00Z">
          <w:pPr>
            <w:pStyle w:val="L-Bullets"/>
            <w:divId w:val="1554004245"/>
          </w:pPr>
        </w:pPrChange>
      </w:pPr>
      <w:r w:rsidRPr="00DA1DC3">
        <w:rPr>
          <w:b/>
          <w:bCs/>
        </w:rPr>
        <w:t>Scenario</w:t>
      </w:r>
      <w:r w:rsidRPr="00DA1DC3">
        <w:t>: Developing trading bots to predict market trends.</w:t>
      </w:r>
    </w:p>
    <w:p w14:paraId="16D1876D" w14:textId="77777777" w:rsidR="005D6E7F" w:rsidRDefault="005D6E7F">
      <w:pPr>
        <w:pStyle w:val="NormalBPBHEB"/>
        <w:divId w:val="1554004245"/>
        <w:pPrChange w:id="795" w:author="Srishti" w:date="2025-11-06T10:09:00Z" w16du:dateUtc="2025-11-06T04:39:00Z">
          <w:pPr>
            <w:pStyle w:val="L-Bullets"/>
            <w:jc w:val="both"/>
            <w:divId w:val="1554004245"/>
          </w:pPr>
        </w:pPrChange>
      </w:pPr>
      <w:r w:rsidRPr="00DA1DC3">
        <w:rPr>
          <w:b/>
          <w:bCs/>
        </w:rPr>
        <w:t>Outcome</w:t>
      </w:r>
      <w:r w:rsidRPr="00DA1DC3">
        <w:t>: Adaptability to volatile markets with reduced risk of overfitting.</w:t>
      </w:r>
    </w:p>
    <w:p w14:paraId="3C8CF05D" w14:textId="4899C753" w:rsidR="00F31E9E" w:rsidRDefault="00F31E9E" w:rsidP="00D63DEF">
      <w:pPr>
        <w:pStyle w:val="NormalBPBHEB"/>
        <w:divId w:val="1554004245"/>
        <w:rPr>
          <w:ins w:id="796" w:author="Srishti" w:date="2025-11-06T10:09:00Z" w16du:dateUtc="2025-11-06T04:39:00Z"/>
        </w:rPr>
      </w:pPr>
      <w:r>
        <w:t>In financial markets, trading bots must adapt to rapidly changing conditions</w:t>
      </w:r>
      <w:r w:rsidR="00E8403C">
        <w:t xml:space="preserve"> </w:t>
      </w:r>
      <w:ins w:id="797" w:author="Srishti" w:date="2025-11-06T10:09:00Z" w16du:dateUtc="2025-11-06T04:39:00Z">
        <w:r w:rsidR="00D63DEF">
          <w:t>[10]</w:t>
        </w:r>
      </w:ins>
      <w:customXmlDelRangeStart w:id="798" w:author="Srishti" w:date="2025-11-06T10:09:00Z"/>
      <w:sdt>
        <w:sdtPr>
          <w:id w:val="-200009901"/>
          <w:citation/>
        </w:sdtPr>
        <w:sdtContent>
          <w:customXmlDelRangeEnd w:id="798"/>
          <w:del w:id="799" w:author="Srishti" w:date="2025-11-06T10:09:00Z" w16du:dateUtc="2025-11-06T04:39:00Z">
            <w:r w:rsidR="001B1EAD" w:rsidDel="00D63DEF">
              <w:fldChar w:fldCharType="begin"/>
            </w:r>
            <w:r w:rsidR="001B1EAD" w:rsidDel="00D63DEF">
              <w:delInstrText xml:space="preserve"> CITATION Zhang \l 1033 </w:delInstrText>
            </w:r>
            <w:r w:rsidR="001B1EAD" w:rsidDel="00D63DEF">
              <w:fldChar w:fldCharType="separate"/>
            </w:r>
            <w:r w:rsidR="00E84876" w:rsidRPr="00E84876" w:rsidDel="00D63DEF">
              <w:rPr>
                <w:noProof/>
              </w:rPr>
              <w:delText>[10]</w:delText>
            </w:r>
            <w:r w:rsidR="001B1EAD" w:rsidDel="00D63DEF">
              <w:fldChar w:fldCharType="end"/>
            </w:r>
          </w:del>
          <w:customXmlDelRangeStart w:id="800" w:author="Srishti" w:date="2025-11-06T10:09:00Z"/>
        </w:sdtContent>
      </w:sdt>
      <w:customXmlDelRangeEnd w:id="800"/>
      <w:r>
        <w:t xml:space="preserve"> and predict market trends accurately. A3C has been applied to train trading agents that learn to optimize portfolio returns by analyzing historical price data and market indicators.</w:t>
      </w:r>
    </w:p>
    <w:p w14:paraId="716A205F" w14:textId="77777777" w:rsidR="00D63DEF" w:rsidRDefault="00D63DEF">
      <w:pPr>
        <w:pStyle w:val="NormalBPBHEB"/>
        <w:divId w:val="1554004245"/>
        <w:pPrChange w:id="801" w:author="Srishti" w:date="2025-11-06T10:09:00Z" w16du:dateUtc="2025-11-06T04:39:00Z">
          <w:pPr>
            <w:jc w:val="both"/>
            <w:divId w:val="1554004245"/>
          </w:pPr>
        </w:pPrChange>
      </w:pPr>
    </w:p>
    <w:p w14:paraId="05EE028B" w14:textId="6A31FA62" w:rsidR="00F31E9E" w:rsidRDefault="00F31E9E">
      <w:pPr>
        <w:pStyle w:val="Heading3BPBHEB"/>
        <w:divId w:val="1554004245"/>
        <w:pPrChange w:id="802" w:author="Srishti" w:date="2025-11-06T10:09:00Z" w16du:dateUtc="2025-11-06T04:39:00Z">
          <w:pPr>
            <w:pStyle w:val="H3-Subheading"/>
            <w:divId w:val="1554004245"/>
          </w:pPr>
        </w:pPrChange>
      </w:pPr>
      <w:r>
        <w:t xml:space="preserve">Implementation </w:t>
      </w:r>
      <w:ins w:id="803" w:author="Srishti" w:date="2025-11-06T10:09:00Z" w16du:dateUtc="2025-11-06T04:39:00Z">
        <w:r w:rsidR="00D63DEF">
          <w:t>d</w:t>
        </w:r>
      </w:ins>
      <w:del w:id="804" w:author="Srishti" w:date="2025-11-06T10:09:00Z" w16du:dateUtc="2025-11-06T04:39:00Z">
        <w:r w:rsidDel="00D63DEF">
          <w:delText>D</w:delText>
        </w:r>
      </w:del>
      <w:r>
        <w:t>etails</w:t>
      </w:r>
    </w:p>
    <w:p w14:paraId="16E45169" w14:textId="77777777" w:rsidR="00F31E9E" w:rsidRDefault="00F31E9E" w:rsidP="00D63DEF">
      <w:pPr>
        <w:pStyle w:val="NormalBPBHEB"/>
        <w:divId w:val="1554004245"/>
        <w:rPr>
          <w:ins w:id="805" w:author="Srishti" w:date="2025-11-06T10:09:00Z" w16du:dateUtc="2025-11-06T04:39:00Z"/>
        </w:rPr>
      </w:pPr>
      <w:r>
        <w:t>A simulated trading environment, such as OpenAI Gym’s trading environments or custom-built datasets, provides the agents with market state information. The state includes features like price trends, volatility indices, and momentum indicators. Actions correspond to buying, selling, or holding assets, while rewards are based on portfolio performance.</w:t>
      </w:r>
    </w:p>
    <w:p w14:paraId="6B6B723D" w14:textId="18100D24" w:rsidR="00D63DEF" w:rsidRDefault="00D63DEF">
      <w:pPr>
        <w:pStyle w:val="NormalBPBHEB"/>
        <w:divId w:val="1554004245"/>
        <w:pPrChange w:id="806" w:author="Srishti" w:date="2025-11-06T10:09:00Z" w16du:dateUtc="2025-11-06T04:39:00Z">
          <w:pPr>
            <w:jc w:val="both"/>
            <w:divId w:val="1554004245"/>
          </w:pPr>
        </w:pPrChange>
      </w:pPr>
      <w:ins w:id="807" w:author="Srishti" w:date="2025-11-06T10:09:00Z" w16du:dateUtc="2025-11-06T04:39:00Z">
        <w:r w:rsidRPr="00D63DEF">
          <w:t>The code example is as follows:</w:t>
        </w:r>
      </w:ins>
    </w:p>
    <w:p w14:paraId="5013E47D" w14:textId="69E46E35" w:rsidR="00F31E9E" w:rsidRPr="00D63DEF" w:rsidDel="00D63DEF" w:rsidRDefault="00F31E9E" w:rsidP="00081BA4">
      <w:pPr>
        <w:pStyle w:val="H4-Subheading"/>
        <w:divId w:val="1554004245"/>
        <w:rPr>
          <w:del w:id="808" w:author="Srishti" w:date="2025-11-06T10:09:00Z" w16du:dateUtc="2025-11-06T04:39:00Z"/>
          <w:rFonts w:ascii="Consolas" w:hAnsi="Consolas"/>
          <w:sz w:val="20"/>
          <w:szCs w:val="20"/>
          <w:rPrChange w:id="809" w:author="Srishti" w:date="2025-11-06T10:09:00Z" w16du:dateUtc="2025-11-06T04:39:00Z">
            <w:rPr>
              <w:del w:id="810" w:author="Srishti" w:date="2025-11-06T10:09:00Z" w16du:dateUtc="2025-11-06T04:39:00Z"/>
            </w:rPr>
          </w:rPrChange>
        </w:rPr>
      </w:pPr>
      <w:del w:id="811" w:author="Srishti" w:date="2025-11-06T10:09:00Z" w16du:dateUtc="2025-11-06T04:39:00Z">
        <w:r w:rsidRPr="00D63DEF" w:rsidDel="00D63DEF">
          <w:rPr>
            <w:rStyle w:val="Heading6Char"/>
            <w:rFonts w:ascii="Consolas" w:hAnsi="Consolas"/>
            <w:b w:val="0"/>
            <w:i/>
            <w:iCs w:val="0"/>
            <w:sz w:val="20"/>
            <w:szCs w:val="20"/>
            <w:rPrChange w:id="812" w:author="Srishti" w:date="2025-11-06T10:09:00Z" w16du:dateUtc="2025-11-06T04:39:00Z">
              <w:rPr>
                <w:rStyle w:val="Heading6Char"/>
                <w:b w:val="0"/>
                <w:i/>
                <w:iCs w:val="0"/>
              </w:rPr>
            </w:rPrChange>
          </w:rPr>
          <w:delText>Code Example</w:delText>
        </w:r>
      </w:del>
    </w:p>
    <w:p w14:paraId="7011B65B" w14:textId="77777777" w:rsidR="00C60868" w:rsidRPr="00D63DEF" w:rsidRDefault="00262762" w:rsidP="333278B3">
      <w:pPr>
        <w:pStyle w:val="SC-Source"/>
        <w:divId w:val="784081027"/>
        <w:rPr>
          <w:rFonts w:ascii="Consolas" w:hAnsi="Consolas"/>
          <w:sz w:val="20"/>
          <w:szCs w:val="20"/>
          <w:rPrChange w:id="813" w:author="Srishti" w:date="2025-11-06T10:09:00Z" w16du:dateUtc="2025-11-06T04:39:00Z">
            <w:rPr/>
          </w:rPrChange>
        </w:rPr>
      </w:pPr>
      <w:r w:rsidRPr="00D63DEF">
        <w:rPr>
          <w:rFonts w:ascii="Consolas" w:hAnsi="Consolas"/>
          <w:sz w:val="20"/>
          <w:szCs w:val="20"/>
          <w:rPrChange w:id="814" w:author="Srishti" w:date="2025-11-06T10:09:00Z" w16du:dateUtc="2025-11-06T04:39:00Z">
            <w:rPr/>
          </w:rPrChange>
        </w:rPr>
        <w:t>`</w:t>
      </w:r>
      <w:r w:rsidR="00F31E9E" w:rsidRPr="00D63DEF">
        <w:rPr>
          <w:rFonts w:ascii="Consolas" w:hAnsi="Consolas"/>
          <w:sz w:val="20"/>
          <w:szCs w:val="20"/>
          <w:rPrChange w:id="815" w:author="Srishti" w:date="2025-11-06T10:09:00Z" w16du:dateUtc="2025-11-06T04:39:00Z">
            <w:rPr/>
          </w:rPrChange>
        </w:rPr>
        <w:t>python</w:t>
      </w:r>
    </w:p>
    <w:p w14:paraId="428F80D9" w14:textId="77777777" w:rsidR="00C60868" w:rsidRPr="00D63DEF" w:rsidRDefault="00C60868" w:rsidP="333278B3">
      <w:pPr>
        <w:pStyle w:val="SC-Source"/>
        <w:divId w:val="784081027"/>
        <w:rPr>
          <w:rFonts w:ascii="Consolas" w:hAnsi="Consolas"/>
          <w:sz w:val="20"/>
          <w:szCs w:val="20"/>
          <w:rPrChange w:id="816" w:author="Srishti" w:date="2025-11-06T10:09:00Z" w16du:dateUtc="2025-11-06T04:39:00Z">
            <w:rPr/>
          </w:rPrChange>
        </w:rPr>
      </w:pPr>
    </w:p>
    <w:p w14:paraId="1046A800" w14:textId="728DBCC3" w:rsidR="00F31E9E" w:rsidRPr="00D63DEF" w:rsidRDefault="00F31E9E" w:rsidP="333278B3">
      <w:pPr>
        <w:pStyle w:val="SC-Source"/>
        <w:divId w:val="784081027"/>
        <w:rPr>
          <w:rStyle w:val="Heading9Char"/>
          <w:rFonts w:ascii="Consolas" w:eastAsia="Arial" w:hAnsi="Consolas" w:cs="Consolas"/>
          <w:i w:val="0"/>
          <w:iCs w:val="0"/>
          <w:sz w:val="20"/>
          <w:szCs w:val="20"/>
          <w:rPrChange w:id="817" w:author="Srishti" w:date="2025-11-06T10:09:00Z" w16du:dateUtc="2025-11-06T04:39:00Z">
            <w:rPr>
              <w:rStyle w:val="Heading9Char"/>
              <w:rFonts w:ascii="Courier" w:eastAsia="Arial" w:hAnsi="Courier" w:cs="Consolas"/>
              <w:i w:val="0"/>
              <w:iCs w:val="0"/>
              <w:sz w:val="22"/>
              <w:szCs w:val="22"/>
            </w:rPr>
          </w:rPrChange>
        </w:rPr>
      </w:pPr>
      <w:proofErr w:type="gramStart"/>
      <w:r w:rsidRPr="00D63DEF">
        <w:rPr>
          <w:rStyle w:val="P-Bold"/>
          <w:rFonts w:ascii="Consolas" w:hAnsi="Consolas"/>
          <w:b w:val="0"/>
          <w:sz w:val="20"/>
          <w:szCs w:val="20"/>
          <w:shd w:val="clear" w:color="auto" w:fill="auto"/>
          <w:lang w:val="en-US"/>
          <w:rPrChange w:id="818" w:author="Srishti" w:date="2025-11-06T10:09:00Z" w16du:dateUtc="2025-11-06T04:39:00Z">
            <w:rPr>
              <w:rStyle w:val="P-Bold"/>
              <w:rFonts w:ascii="Courier" w:hAnsi="Courier"/>
              <w:b w:val="0"/>
              <w:shd w:val="clear" w:color="auto" w:fill="auto"/>
              <w:lang w:val="en-US"/>
            </w:rPr>
          </w:rPrChange>
        </w:rPr>
        <w:t>import</w:t>
      </w:r>
      <w:proofErr w:type="gramEnd"/>
      <w:r w:rsidRPr="00D63DEF">
        <w:rPr>
          <w:rStyle w:val="Heading9Char"/>
          <w:rFonts w:ascii="Consolas" w:eastAsia="Arial" w:hAnsi="Consolas" w:cs="Consolas"/>
          <w:i w:val="0"/>
          <w:iCs w:val="0"/>
          <w:sz w:val="20"/>
          <w:szCs w:val="20"/>
          <w:rPrChange w:id="819" w:author="Srishti" w:date="2025-11-06T10:09:00Z" w16du:dateUtc="2025-11-06T04:39:00Z">
            <w:rPr>
              <w:rStyle w:val="Heading9Char"/>
              <w:rFonts w:ascii="Courier" w:eastAsia="Arial" w:hAnsi="Courier" w:cs="Consolas"/>
              <w:i w:val="0"/>
              <w:iCs w:val="0"/>
              <w:sz w:val="22"/>
              <w:szCs w:val="22"/>
            </w:rPr>
          </w:rPrChange>
        </w:rPr>
        <w:t xml:space="preserve"> numpy </w:t>
      </w:r>
      <w:r w:rsidRPr="00D63DEF">
        <w:rPr>
          <w:rStyle w:val="P-Bold"/>
          <w:rFonts w:ascii="Consolas" w:hAnsi="Consolas"/>
          <w:b w:val="0"/>
          <w:sz w:val="20"/>
          <w:szCs w:val="20"/>
          <w:shd w:val="clear" w:color="auto" w:fill="auto"/>
          <w:lang w:val="en-US"/>
          <w:rPrChange w:id="820" w:author="Srishti" w:date="2025-11-06T10:09:00Z" w16du:dateUtc="2025-11-06T04:39:00Z">
            <w:rPr>
              <w:rStyle w:val="P-Bold"/>
              <w:rFonts w:ascii="Courier" w:hAnsi="Courier"/>
              <w:b w:val="0"/>
              <w:shd w:val="clear" w:color="auto" w:fill="auto"/>
              <w:lang w:val="en-US"/>
            </w:rPr>
          </w:rPrChange>
        </w:rPr>
        <w:t>as</w:t>
      </w:r>
      <w:r w:rsidRPr="00D63DEF">
        <w:rPr>
          <w:rStyle w:val="Heading9Char"/>
          <w:rFonts w:ascii="Consolas" w:eastAsia="Arial" w:hAnsi="Consolas" w:cs="Consolas"/>
          <w:i w:val="0"/>
          <w:iCs w:val="0"/>
          <w:sz w:val="20"/>
          <w:szCs w:val="20"/>
          <w:rPrChange w:id="821" w:author="Srishti" w:date="2025-11-06T10:09:00Z" w16du:dateUtc="2025-11-06T04:39:00Z">
            <w:rPr>
              <w:rStyle w:val="Heading9Char"/>
              <w:rFonts w:ascii="Courier" w:eastAsia="Arial" w:hAnsi="Courier" w:cs="Consolas"/>
              <w:i w:val="0"/>
              <w:iCs w:val="0"/>
              <w:sz w:val="22"/>
              <w:szCs w:val="22"/>
            </w:rPr>
          </w:rPrChange>
        </w:rPr>
        <w:t xml:space="preserve"> np</w:t>
      </w:r>
    </w:p>
    <w:p w14:paraId="01A7BB41" w14:textId="77777777" w:rsidR="00F31E9E" w:rsidRPr="00D63DEF" w:rsidRDefault="00F31E9E" w:rsidP="333278B3">
      <w:pPr>
        <w:pStyle w:val="SC-Source"/>
        <w:divId w:val="784081027"/>
        <w:rPr>
          <w:rStyle w:val="Heading9Char"/>
          <w:rFonts w:ascii="Consolas" w:eastAsia="Arial" w:hAnsi="Consolas" w:cs="Consolas"/>
          <w:i w:val="0"/>
          <w:iCs w:val="0"/>
          <w:sz w:val="20"/>
          <w:szCs w:val="20"/>
          <w:rPrChange w:id="822" w:author="Srishti" w:date="2025-11-06T10:09:00Z" w16du:dateUtc="2025-11-06T04:39:00Z">
            <w:rPr>
              <w:rStyle w:val="Heading9Char"/>
              <w:rFonts w:ascii="Courier" w:eastAsia="Arial" w:hAnsi="Courier" w:cs="Consolas"/>
              <w:i w:val="0"/>
              <w:iCs w:val="0"/>
              <w:sz w:val="22"/>
              <w:szCs w:val="22"/>
            </w:rPr>
          </w:rPrChange>
        </w:rPr>
      </w:pPr>
      <w:r w:rsidRPr="00D63DEF">
        <w:rPr>
          <w:rStyle w:val="P-Bold"/>
          <w:rFonts w:ascii="Consolas" w:hAnsi="Consolas"/>
          <w:b w:val="0"/>
          <w:sz w:val="20"/>
          <w:szCs w:val="20"/>
          <w:shd w:val="clear" w:color="auto" w:fill="auto"/>
          <w:lang w:val="en-US"/>
          <w:rPrChange w:id="823" w:author="Srishti" w:date="2025-11-06T10:09:00Z" w16du:dateUtc="2025-11-06T04:39:00Z">
            <w:rPr>
              <w:rStyle w:val="P-Bold"/>
              <w:rFonts w:ascii="Courier" w:hAnsi="Courier"/>
              <w:b w:val="0"/>
              <w:shd w:val="clear" w:color="auto" w:fill="auto"/>
              <w:lang w:val="en-US"/>
            </w:rPr>
          </w:rPrChange>
        </w:rPr>
        <w:t>from</w:t>
      </w:r>
      <w:r w:rsidRPr="00D63DEF">
        <w:rPr>
          <w:rStyle w:val="Heading9Char"/>
          <w:rFonts w:ascii="Consolas" w:eastAsia="Arial" w:hAnsi="Consolas" w:cs="Consolas"/>
          <w:i w:val="0"/>
          <w:iCs w:val="0"/>
          <w:sz w:val="20"/>
          <w:szCs w:val="20"/>
          <w:rPrChange w:id="824" w:author="Srishti" w:date="2025-11-06T10:09:00Z" w16du:dateUtc="2025-11-06T04:39:00Z">
            <w:rPr>
              <w:rStyle w:val="Heading9Char"/>
              <w:rFonts w:ascii="Courier" w:eastAsia="Arial" w:hAnsi="Courier" w:cs="Consolas"/>
              <w:i w:val="0"/>
              <w:iCs w:val="0"/>
              <w:sz w:val="22"/>
              <w:szCs w:val="22"/>
            </w:rPr>
          </w:rPrChange>
        </w:rPr>
        <w:t xml:space="preserve"> tensorflow.keras.</w:t>
      </w:r>
      <w:proofErr w:type="gramStart"/>
      <w:r w:rsidRPr="00D63DEF">
        <w:rPr>
          <w:rStyle w:val="Heading9Char"/>
          <w:rFonts w:ascii="Consolas" w:eastAsia="Arial" w:hAnsi="Consolas" w:cs="Consolas"/>
          <w:i w:val="0"/>
          <w:iCs w:val="0"/>
          <w:sz w:val="20"/>
          <w:szCs w:val="20"/>
          <w:rPrChange w:id="825" w:author="Srishti" w:date="2025-11-06T10:09:00Z" w16du:dateUtc="2025-11-06T04:39:00Z">
            <w:rPr>
              <w:rStyle w:val="Heading9Char"/>
              <w:rFonts w:ascii="Courier" w:eastAsia="Arial" w:hAnsi="Courier" w:cs="Consolas"/>
              <w:i w:val="0"/>
              <w:iCs w:val="0"/>
              <w:sz w:val="22"/>
              <w:szCs w:val="22"/>
            </w:rPr>
          </w:rPrChange>
        </w:rPr>
        <w:t xml:space="preserve">layers </w:t>
      </w:r>
      <w:r w:rsidRPr="00D63DEF">
        <w:rPr>
          <w:rStyle w:val="P-Bold"/>
          <w:rFonts w:ascii="Consolas" w:hAnsi="Consolas"/>
          <w:b w:val="0"/>
          <w:sz w:val="20"/>
          <w:szCs w:val="20"/>
          <w:shd w:val="clear" w:color="auto" w:fill="auto"/>
          <w:lang w:val="en-US"/>
          <w:rPrChange w:id="826" w:author="Srishti" w:date="2025-11-06T10:09:00Z" w16du:dateUtc="2025-11-06T04:39:00Z">
            <w:rPr>
              <w:rStyle w:val="P-Bold"/>
              <w:rFonts w:ascii="Courier" w:hAnsi="Courier"/>
              <w:b w:val="0"/>
              <w:shd w:val="clear" w:color="auto" w:fill="auto"/>
              <w:lang w:val="en-US"/>
            </w:rPr>
          </w:rPrChange>
        </w:rPr>
        <w:t>import</w:t>
      </w:r>
      <w:proofErr w:type="gramEnd"/>
      <w:r w:rsidRPr="00D63DEF">
        <w:rPr>
          <w:rStyle w:val="Heading9Char"/>
          <w:rFonts w:ascii="Consolas" w:eastAsia="Arial" w:hAnsi="Consolas" w:cs="Consolas"/>
          <w:i w:val="0"/>
          <w:iCs w:val="0"/>
          <w:sz w:val="20"/>
          <w:szCs w:val="20"/>
          <w:rPrChange w:id="827" w:author="Srishti" w:date="2025-11-06T10:09:00Z" w16du:dateUtc="2025-11-06T04:39:00Z">
            <w:rPr>
              <w:rStyle w:val="Heading9Char"/>
              <w:rFonts w:ascii="Courier" w:eastAsia="Arial" w:hAnsi="Courier" w:cs="Consolas"/>
              <w:i w:val="0"/>
              <w:iCs w:val="0"/>
              <w:sz w:val="22"/>
              <w:szCs w:val="22"/>
            </w:rPr>
          </w:rPrChange>
        </w:rPr>
        <w:t xml:space="preserve"> Input, Dense</w:t>
      </w:r>
    </w:p>
    <w:p w14:paraId="1AC76962" w14:textId="77777777" w:rsidR="00F31E9E" w:rsidRPr="00D63DEF" w:rsidRDefault="00F31E9E" w:rsidP="333278B3">
      <w:pPr>
        <w:pStyle w:val="SC-Source"/>
        <w:divId w:val="784081027"/>
        <w:rPr>
          <w:rStyle w:val="Heading9Char"/>
          <w:rFonts w:ascii="Consolas" w:eastAsia="Arial" w:hAnsi="Consolas" w:cs="Consolas"/>
          <w:i w:val="0"/>
          <w:iCs w:val="0"/>
          <w:sz w:val="20"/>
          <w:szCs w:val="20"/>
          <w:rPrChange w:id="828" w:author="Srishti" w:date="2025-11-06T10:09:00Z" w16du:dateUtc="2025-11-06T04:39:00Z">
            <w:rPr>
              <w:rStyle w:val="Heading9Char"/>
              <w:rFonts w:ascii="Courier" w:eastAsia="Arial" w:hAnsi="Courier" w:cs="Consolas"/>
              <w:i w:val="0"/>
              <w:iCs w:val="0"/>
              <w:sz w:val="22"/>
              <w:szCs w:val="22"/>
            </w:rPr>
          </w:rPrChange>
        </w:rPr>
      </w:pPr>
      <w:r w:rsidRPr="00D63DEF">
        <w:rPr>
          <w:rStyle w:val="P-Bold"/>
          <w:rFonts w:ascii="Consolas" w:hAnsi="Consolas"/>
          <w:b w:val="0"/>
          <w:sz w:val="20"/>
          <w:szCs w:val="20"/>
          <w:shd w:val="clear" w:color="auto" w:fill="auto"/>
          <w:lang w:val="en-US"/>
          <w:rPrChange w:id="829" w:author="Srishti" w:date="2025-11-06T10:09:00Z" w16du:dateUtc="2025-11-06T04:39:00Z">
            <w:rPr>
              <w:rStyle w:val="P-Bold"/>
              <w:rFonts w:ascii="Courier" w:hAnsi="Courier"/>
              <w:b w:val="0"/>
              <w:shd w:val="clear" w:color="auto" w:fill="auto"/>
              <w:lang w:val="en-US"/>
            </w:rPr>
          </w:rPrChange>
        </w:rPr>
        <w:t>from</w:t>
      </w:r>
      <w:r w:rsidRPr="00D63DEF">
        <w:rPr>
          <w:rStyle w:val="Heading9Char"/>
          <w:rFonts w:ascii="Consolas" w:eastAsia="Arial" w:hAnsi="Consolas" w:cs="Consolas"/>
          <w:i w:val="0"/>
          <w:iCs w:val="0"/>
          <w:sz w:val="20"/>
          <w:szCs w:val="20"/>
          <w:rPrChange w:id="830" w:author="Srishti" w:date="2025-11-06T10:09:00Z" w16du:dateUtc="2025-11-06T04:39:00Z">
            <w:rPr>
              <w:rStyle w:val="Heading9Char"/>
              <w:rFonts w:ascii="Courier" w:eastAsia="Arial" w:hAnsi="Courier" w:cs="Consolas"/>
              <w:i w:val="0"/>
              <w:iCs w:val="0"/>
              <w:sz w:val="22"/>
              <w:szCs w:val="22"/>
            </w:rPr>
          </w:rPrChange>
        </w:rPr>
        <w:t xml:space="preserve"> tensorflow.keras.models </w:t>
      </w:r>
      <w:r w:rsidRPr="00D63DEF">
        <w:rPr>
          <w:rStyle w:val="P-Bold"/>
          <w:rFonts w:ascii="Consolas" w:hAnsi="Consolas"/>
          <w:b w:val="0"/>
          <w:sz w:val="20"/>
          <w:szCs w:val="20"/>
          <w:shd w:val="clear" w:color="auto" w:fill="auto"/>
          <w:lang w:val="en-US"/>
          <w:rPrChange w:id="831" w:author="Srishti" w:date="2025-11-06T10:09:00Z" w16du:dateUtc="2025-11-06T04:39:00Z">
            <w:rPr>
              <w:rStyle w:val="P-Bold"/>
              <w:rFonts w:ascii="Courier" w:hAnsi="Courier"/>
              <w:b w:val="0"/>
              <w:shd w:val="clear" w:color="auto" w:fill="auto"/>
              <w:lang w:val="en-US"/>
            </w:rPr>
          </w:rPrChange>
        </w:rPr>
        <w:t>import</w:t>
      </w:r>
      <w:r w:rsidRPr="00D63DEF">
        <w:rPr>
          <w:rStyle w:val="Heading9Char"/>
          <w:rFonts w:ascii="Consolas" w:eastAsia="Arial" w:hAnsi="Consolas" w:cs="Consolas"/>
          <w:i w:val="0"/>
          <w:iCs w:val="0"/>
          <w:sz w:val="20"/>
          <w:szCs w:val="20"/>
          <w:rPrChange w:id="832" w:author="Srishti" w:date="2025-11-06T10:09:00Z" w16du:dateUtc="2025-11-06T04:39:00Z">
            <w:rPr>
              <w:rStyle w:val="Heading9Char"/>
              <w:rFonts w:ascii="Courier" w:eastAsia="Arial" w:hAnsi="Courier" w:cs="Consolas"/>
              <w:i w:val="0"/>
              <w:iCs w:val="0"/>
              <w:sz w:val="22"/>
              <w:szCs w:val="22"/>
            </w:rPr>
          </w:rPrChange>
        </w:rPr>
        <w:t xml:space="preserve"> Model</w:t>
      </w:r>
    </w:p>
    <w:p w14:paraId="6F2293FD" w14:textId="77777777" w:rsidR="00F31E9E" w:rsidRPr="00D63DEF" w:rsidRDefault="00F31E9E" w:rsidP="004B72D8">
      <w:pPr>
        <w:pStyle w:val="SC-Source"/>
        <w:divId w:val="784081027"/>
        <w:rPr>
          <w:rStyle w:val="Heading9Char"/>
          <w:rFonts w:ascii="Consolas" w:eastAsia="Arial" w:hAnsi="Consolas" w:cs="Consolas"/>
          <w:i w:val="0"/>
          <w:iCs w:val="0"/>
          <w:sz w:val="20"/>
          <w:szCs w:val="20"/>
          <w:lang w:val="en"/>
          <w:rPrChange w:id="833" w:author="Srishti" w:date="2025-11-06T10:09:00Z" w16du:dateUtc="2025-11-06T04:39:00Z">
            <w:rPr>
              <w:rStyle w:val="Heading9Char"/>
              <w:rFonts w:ascii="Courier" w:eastAsia="Arial" w:hAnsi="Courier" w:cs="Consolas"/>
              <w:i w:val="0"/>
              <w:iCs w:val="0"/>
              <w:sz w:val="22"/>
              <w:lang w:val="en"/>
            </w:rPr>
          </w:rPrChange>
        </w:rPr>
      </w:pPr>
    </w:p>
    <w:p w14:paraId="1C944FE1" w14:textId="77777777" w:rsidR="00F31E9E" w:rsidRPr="00D63DEF" w:rsidRDefault="00F31E9E" w:rsidP="004B72D8">
      <w:pPr>
        <w:pStyle w:val="SC-Source"/>
        <w:divId w:val="784081027"/>
        <w:rPr>
          <w:rStyle w:val="Heading9Char"/>
          <w:rFonts w:ascii="Consolas" w:eastAsia="Arial" w:hAnsi="Consolas" w:cs="Consolas"/>
          <w:i w:val="0"/>
          <w:iCs w:val="0"/>
          <w:sz w:val="20"/>
          <w:szCs w:val="20"/>
          <w:lang w:val="en"/>
          <w:rPrChange w:id="834" w:author="Srishti" w:date="2025-11-06T10:09:00Z" w16du:dateUtc="2025-11-06T04:39:00Z">
            <w:rPr>
              <w:rStyle w:val="Heading9Char"/>
              <w:rFonts w:ascii="Courier" w:eastAsia="Arial" w:hAnsi="Courier" w:cs="Consolas"/>
              <w:i w:val="0"/>
              <w:iCs w:val="0"/>
              <w:sz w:val="22"/>
              <w:lang w:val="en"/>
            </w:rPr>
          </w:rPrChange>
        </w:rPr>
      </w:pPr>
      <w:r w:rsidRPr="00D63DEF">
        <w:rPr>
          <w:rFonts w:ascii="Consolas" w:hAnsi="Consolas"/>
          <w:sz w:val="20"/>
          <w:szCs w:val="20"/>
          <w:rPrChange w:id="835" w:author="Srishti" w:date="2025-11-06T10:09:00Z" w16du:dateUtc="2025-11-06T04:39:00Z">
            <w:rPr>
              <w:rFonts w:asciiTheme="majorHAnsi" w:eastAsiaTheme="majorEastAsia" w:hAnsiTheme="majorHAnsi" w:cstheme="majorBidi"/>
              <w:i/>
              <w:iCs/>
              <w:sz w:val="21"/>
              <w:lang w:val="en-US"/>
            </w:rPr>
          </w:rPrChange>
        </w:rPr>
        <w:t># Define trading environment</w:t>
      </w:r>
    </w:p>
    <w:p w14:paraId="00C92975" w14:textId="77777777" w:rsidR="00F31E9E" w:rsidRPr="00D63DEF" w:rsidRDefault="00F31E9E" w:rsidP="333278B3">
      <w:pPr>
        <w:pStyle w:val="SC-Source"/>
        <w:divId w:val="784081027"/>
        <w:rPr>
          <w:rStyle w:val="Heading9Char"/>
          <w:rFonts w:ascii="Consolas" w:eastAsia="Arial" w:hAnsi="Consolas" w:cs="Consolas"/>
          <w:i w:val="0"/>
          <w:iCs w:val="0"/>
          <w:sz w:val="20"/>
          <w:szCs w:val="20"/>
          <w:rPrChange w:id="836" w:author="Srishti" w:date="2025-11-06T10:09:00Z" w16du:dateUtc="2025-11-06T04:39:00Z">
            <w:rPr>
              <w:rStyle w:val="Heading9Char"/>
              <w:rFonts w:ascii="Courier" w:eastAsia="Arial" w:hAnsi="Courier" w:cs="Consolas"/>
              <w:i w:val="0"/>
              <w:iCs w:val="0"/>
              <w:sz w:val="22"/>
              <w:szCs w:val="22"/>
            </w:rPr>
          </w:rPrChange>
        </w:rPr>
      </w:pPr>
      <w:r w:rsidRPr="00D63DEF">
        <w:rPr>
          <w:rStyle w:val="P-Bold"/>
          <w:rFonts w:ascii="Consolas" w:hAnsi="Consolas"/>
          <w:b w:val="0"/>
          <w:sz w:val="20"/>
          <w:szCs w:val="20"/>
          <w:shd w:val="clear" w:color="auto" w:fill="auto"/>
          <w:lang w:val="en-US"/>
          <w:rPrChange w:id="837" w:author="Srishti" w:date="2025-11-06T10:09:00Z" w16du:dateUtc="2025-11-06T04:39:00Z">
            <w:rPr>
              <w:rStyle w:val="P-Bold"/>
              <w:rFonts w:ascii="Courier" w:hAnsi="Courier"/>
              <w:b w:val="0"/>
              <w:shd w:val="clear" w:color="auto" w:fill="auto"/>
              <w:lang w:val="en-US"/>
            </w:rPr>
          </w:rPrChange>
        </w:rPr>
        <w:t>class</w:t>
      </w:r>
      <w:r w:rsidRPr="00D63DEF">
        <w:rPr>
          <w:rStyle w:val="Heading9Char"/>
          <w:rFonts w:ascii="Consolas" w:eastAsia="Arial" w:hAnsi="Consolas" w:cs="Consolas"/>
          <w:i w:val="0"/>
          <w:iCs w:val="0"/>
          <w:sz w:val="20"/>
          <w:szCs w:val="20"/>
          <w:rPrChange w:id="838" w:author="Srishti" w:date="2025-11-06T10:09:00Z" w16du:dateUtc="2025-11-06T04:39:00Z">
            <w:rPr>
              <w:rStyle w:val="Heading9Char"/>
              <w:rFonts w:ascii="Courier" w:eastAsia="Arial" w:hAnsi="Courier" w:cs="Consolas"/>
              <w:i w:val="0"/>
              <w:iCs w:val="0"/>
              <w:sz w:val="22"/>
              <w:szCs w:val="22"/>
            </w:rPr>
          </w:rPrChange>
        </w:rPr>
        <w:t xml:space="preserve"> </w:t>
      </w:r>
      <w:r w:rsidRPr="00D63DEF">
        <w:rPr>
          <w:rStyle w:val="P-Keyword"/>
          <w:rFonts w:ascii="Consolas" w:hAnsi="Consolas"/>
          <w:b w:val="0"/>
          <w:sz w:val="20"/>
          <w:szCs w:val="20"/>
          <w:u w:val="none"/>
          <w:shd w:val="clear" w:color="auto" w:fill="auto"/>
          <w:lang w:val="en-US"/>
          <w:rPrChange w:id="839" w:author="Srishti" w:date="2025-11-06T10:09:00Z" w16du:dateUtc="2025-11-06T04:39:00Z">
            <w:rPr>
              <w:rStyle w:val="P-Keyword"/>
              <w:rFonts w:ascii="Courier" w:hAnsi="Courier"/>
              <w:b w:val="0"/>
              <w:u w:val="none"/>
              <w:shd w:val="clear" w:color="auto" w:fill="auto"/>
              <w:lang w:val="en-US"/>
            </w:rPr>
          </w:rPrChange>
        </w:rPr>
        <w:t>TradingEnv</w:t>
      </w:r>
      <w:r w:rsidRPr="00D63DEF">
        <w:rPr>
          <w:rStyle w:val="Heading9Char"/>
          <w:rFonts w:ascii="Consolas" w:eastAsia="Arial" w:hAnsi="Consolas" w:cs="Consolas"/>
          <w:i w:val="0"/>
          <w:iCs w:val="0"/>
          <w:sz w:val="20"/>
          <w:szCs w:val="20"/>
          <w:rPrChange w:id="840" w:author="Srishti" w:date="2025-11-06T10:09:00Z" w16du:dateUtc="2025-11-06T04:39:00Z">
            <w:rPr>
              <w:rStyle w:val="Heading9Char"/>
              <w:rFonts w:ascii="Courier" w:eastAsia="Arial" w:hAnsi="Courier" w:cs="Consolas"/>
              <w:i w:val="0"/>
              <w:iCs w:val="0"/>
              <w:sz w:val="22"/>
              <w:szCs w:val="22"/>
            </w:rPr>
          </w:rPrChange>
        </w:rPr>
        <w:t>:</w:t>
      </w:r>
    </w:p>
    <w:p w14:paraId="40482241" w14:textId="77777777" w:rsidR="00F31E9E" w:rsidRPr="00D63DEF" w:rsidRDefault="00F31E9E" w:rsidP="333278B3">
      <w:pPr>
        <w:pStyle w:val="SC-Source"/>
        <w:divId w:val="784081027"/>
        <w:rPr>
          <w:rStyle w:val="Heading9Char"/>
          <w:rFonts w:ascii="Consolas" w:eastAsia="Arial" w:hAnsi="Consolas" w:cs="Consolas"/>
          <w:i w:val="0"/>
          <w:iCs w:val="0"/>
          <w:sz w:val="20"/>
          <w:szCs w:val="20"/>
          <w:rPrChange w:id="841" w:author="Srishti" w:date="2025-11-06T10:09:00Z" w16du:dateUtc="2025-11-06T04:39:00Z">
            <w:rPr>
              <w:rStyle w:val="Heading9Char"/>
              <w:rFonts w:ascii="Courier" w:eastAsia="Arial" w:hAnsi="Courier" w:cs="Consolas"/>
              <w:i w:val="0"/>
              <w:iCs w:val="0"/>
              <w:sz w:val="22"/>
              <w:szCs w:val="22"/>
            </w:rPr>
          </w:rPrChange>
        </w:rPr>
      </w:pPr>
      <w:r w:rsidRPr="00D63DEF">
        <w:rPr>
          <w:rStyle w:val="Heading9Char"/>
          <w:rFonts w:ascii="Consolas" w:eastAsia="Arial" w:hAnsi="Consolas" w:cs="Consolas"/>
          <w:i w:val="0"/>
          <w:iCs w:val="0"/>
          <w:sz w:val="20"/>
          <w:szCs w:val="20"/>
          <w:rPrChange w:id="842" w:author="Srishti" w:date="2025-11-06T10:09:00Z" w16du:dateUtc="2025-11-06T04:39:00Z">
            <w:rPr>
              <w:rStyle w:val="Heading9Char"/>
              <w:rFonts w:ascii="Courier" w:eastAsia="Arial" w:hAnsi="Courier" w:cs="Consolas"/>
              <w:i w:val="0"/>
              <w:iCs w:val="0"/>
              <w:sz w:val="22"/>
              <w:szCs w:val="22"/>
            </w:rPr>
          </w:rPrChange>
        </w:rPr>
        <w:t xml:space="preserve">    </w:t>
      </w:r>
      <w:r w:rsidRPr="00D63DEF">
        <w:rPr>
          <w:rStyle w:val="P-Bold"/>
          <w:rFonts w:ascii="Consolas" w:hAnsi="Consolas"/>
          <w:b w:val="0"/>
          <w:sz w:val="20"/>
          <w:szCs w:val="20"/>
          <w:shd w:val="clear" w:color="auto" w:fill="auto"/>
          <w:lang w:val="en-US"/>
          <w:rPrChange w:id="843" w:author="Srishti" w:date="2025-11-06T10:09:00Z" w16du:dateUtc="2025-11-06T04:39:00Z">
            <w:rPr>
              <w:rStyle w:val="P-Bold"/>
              <w:rFonts w:ascii="Courier" w:hAnsi="Courier"/>
              <w:b w:val="0"/>
              <w:shd w:val="clear" w:color="auto" w:fill="auto"/>
              <w:lang w:val="en-US"/>
            </w:rPr>
          </w:rPrChange>
        </w:rPr>
        <w:t>def</w:t>
      </w:r>
      <w:r w:rsidRPr="00D63DEF">
        <w:rPr>
          <w:rStyle w:val="Heading9Char"/>
          <w:rFonts w:ascii="Consolas" w:eastAsia="Arial" w:hAnsi="Consolas" w:cs="Consolas"/>
          <w:i w:val="0"/>
          <w:iCs w:val="0"/>
          <w:sz w:val="20"/>
          <w:szCs w:val="20"/>
          <w:rPrChange w:id="844" w:author="Srishti" w:date="2025-11-06T10:09:00Z" w16du:dateUtc="2025-11-06T04:39:00Z">
            <w:rPr>
              <w:rStyle w:val="Heading9Char"/>
              <w:rFonts w:ascii="Courier" w:eastAsia="Arial" w:hAnsi="Courier" w:cs="Consolas"/>
              <w:i w:val="0"/>
              <w:iCs w:val="0"/>
              <w:sz w:val="22"/>
              <w:szCs w:val="22"/>
            </w:rPr>
          </w:rPrChange>
        </w:rPr>
        <w:t xml:space="preserve"> </w:t>
      </w:r>
      <w:r w:rsidRPr="00D63DEF">
        <w:rPr>
          <w:rStyle w:val="P-Keyword"/>
          <w:rFonts w:ascii="Consolas" w:hAnsi="Consolas"/>
          <w:b w:val="0"/>
          <w:sz w:val="20"/>
          <w:szCs w:val="20"/>
          <w:u w:val="none"/>
          <w:shd w:val="clear" w:color="auto" w:fill="auto"/>
          <w:lang w:val="en-US"/>
          <w:rPrChange w:id="845" w:author="Srishti" w:date="2025-11-06T10:09:00Z" w16du:dateUtc="2025-11-06T04:39:00Z">
            <w:rPr>
              <w:rStyle w:val="P-Keyword"/>
              <w:rFonts w:ascii="Courier" w:hAnsi="Courier"/>
              <w:b w:val="0"/>
              <w:u w:val="none"/>
              <w:shd w:val="clear" w:color="auto" w:fill="auto"/>
              <w:lang w:val="en-US"/>
            </w:rPr>
          </w:rPrChange>
        </w:rPr>
        <w:t>__init__</w:t>
      </w:r>
      <w:r w:rsidRPr="00D63DEF">
        <w:rPr>
          <w:rStyle w:val="Heading9Char"/>
          <w:rFonts w:ascii="Consolas" w:eastAsia="Arial" w:hAnsi="Consolas" w:cs="Consolas"/>
          <w:i w:val="0"/>
          <w:iCs w:val="0"/>
          <w:sz w:val="20"/>
          <w:szCs w:val="20"/>
          <w:rPrChange w:id="846" w:author="Srishti" w:date="2025-11-06T10:09:00Z" w16du:dateUtc="2025-11-06T04:39:00Z">
            <w:rPr>
              <w:rStyle w:val="Heading9Char"/>
              <w:rFonts w:ascii="Courier" w:eastAsia="Arial" w:hAnsi="Courier" w:cs="Consolas"/>
              <w:i w:val="0"/>
              <w:iCs w:val="0"/>
              <w:sz w:val="22"/>
              <w:szCs w:val="22"/>
            </w:rPr>
          </w:rPrChange>
        </w:rPr>
        <w:t>(</w:t>
      </w:r>
      <w:r w:rsidRPr="00D63DEF">
        <w:rPr>
          <w:rFonts w:ascii="Consolas" w:hAnsi="Consolas"/>
          <w:sz w:val="20"/>
          <w:szCs w:val="20"/>
          <w:lang w:val="en-US"/>
          <w:rPrChange w:id="847" w:author="Srishti" w:date="2025-11-06T10:09:00Z" w16du:dateUtc="2025-11-06T04:39:00Z">
            <w:rPr>
              <w:lang w:val="en-US"/>
            </w:rPr>
          </w:rPrChange>
        </w:rPr>
        <w:t>self</w:t>
      </w:r>
      <w:r w:rsidRPr="00D63DEF">
        <w:rPr>
          <w:rStyle w:val="Heading9Char"/>
          <w:rFonts w:ascii="Consolas" w:eastAsia="Arial" w:hAnsi="Consolas" w:cs="Consolas"/>
          <w:i w:val="0"/>
          <w:iCs w:val="0"/>
          <w:sz w:val="20"/>
          <w:szCs w:val="20"/>
          <w:rPrChange w:id="848" w:author="Srishti" w:date="2025-11-06T10:09:00Z" w16du:dateUtc="2025-11-06T04:39:00Z">
            <w:rPr>
              <w:rStyle w:val="Heading9Char"/>
              <w:rFonts w:ascii="Courier" w:eastAsia="Arial" w:hAnsi="Courier" w:cs="Consolas"/>
              <w:i w:val="0"/>
              <w:iCs w:val="0"/>
              <w:sz w:val="22"/>
              <w:szCs w:val="22"/>
            </w:rPr>
          </w:rPrChange>
        </w:rPr>
        <w:t>):</w:t>
      </w:r>
    </w:p>
    <w:p w14:paraId="2A56ECA9" w14:textId="77777777" w:rsidR="00F31E9E" w:rsidRPr="00D63DEF" w:rsidRDefault="333278B3" w:rsidP="333278B3">
      <w:pPr>
        <w:pStyle w:val="SC-Source"/>
        <w:divId w:val="784081027"/>
        <w:rPr>
          <w:rStyle w:val="Heading9Char"/>
          <w:rFonts w:ascii="Consolas" w:eastAsia="Arial" w:hAnsi="Consolas" w:cs="Consolas"/>
          <w:i w:val="0"/>
          <w:iCs w:val="0"/>
          <w:sz w:val="20"/>
          <w:szCs w:val="20"/>
          <w:rPrChange w:id="849" w:author="Srishti" w:date="2025-11-06T10:09:00Z" w16du:dateUtc="2025-11-06T04:39:00Z">
            <w:rPr>
              <w:rStyle w:val="Heading9Char"/>
              <w:rFonts w:ascii="Courier" w:eastAsia="Arial" w:hAnsi="Courier" w:cs="Consolas"/>
              <w:i w:val="0"/>
              <w:iCs w:val="0"/>
              <w:sz w:val="22"/>
              <w:szCs w:val="22"/>
            </w:rPr>
          </w:rPrChange>
        </w:rPr>
      </w:pPr>
      <w:r w:rsidRPr="00D63DEF">
        <w:rPr>
          <w:rStyle w:val="Heading9Char"/>
          <w:rFonts w:ascii="Consolas" w:eastAsia="Arial" w:hAnsi="Consolas" w:cs="Consolas"/>
          <w:i w:val="0"/>
          <w:iCs w:val="0"/>
          <w:sz w:val="20"/>
          <w:szCs w:val="20"/>
          <w:rPrChange w:id="850" w:author="Srishti" w:date="2025-11-06T10:09:00Z" w16du:dateUtc="2025-11-06T04:39:00Z">
            <w:rPr>
              <w:rStyle w:val="Heading9Char"/>
              <w:rFonts w:ascii="Courier" w:eastAsia="Arial" w:hAnsi="Courier" w:cs="Consolas"/>
              <w:i w:val="0"/>
              <w:iCs w:val="0"/>
              <w:sz w:val="22"/>
              <w:szCs w:val="22"/>
            </w:rPr>
          </w:rPrChange>
        </w:rPr>
        <w:t xml:space="preserve">        self.state = np.random.randn(</w:t>
      </w:r>
      <w:r w:rsidRPr="00D63DEF">
        <w:rPr>
          <w:rFonts w:ascii="Consolas" w:hAnsi="Consolas"/>
          <w:sz w:val="20"/>
          <w:szCs w:val="20"/>
          <w:lang w:val="en-US"/>
          <w:rPrChange w:id="851" w:author="Srishti" w:date="2025-11-06T10:09:00Z" w16du:dateUtc="2025-11-06T04:39:00Z">
            <w:rPr>
              <w:lang w:val="en-US"/>
            </w:rPr>
          </w:rPrChange>
        </w:rPr>
        <w:t>10</w:t>
      </w:r>
      <w:r w:rsidRPr="00D63DEF">
        <w:rPr>
          <w:rStyle w:val="Heading9Char"/>
          <w:rFonts w:ascii="Consolas" w:eastAsia="Arial" w:hAnsi="Consolas" w:cs="Consolas"/>
          <w:i w:val="0"/>
          <w:iCs w:val="0"/>
          <w:sz w:val="20"/>
          <w:szCs w:val="20"/>
          <w:rPrChange w:id="852" w:author="Srishti" w:date="2025-11-06T10:09:00Z" w16du:dateUtc="2025-11-06T04:39:00Z">
            <w:rPr>
              <w:rStyle w:val="Heading9Char"/>
              <w:rFonts w:ascii="Courier" w:eastAsia="Arial" w:hAnsi="Courier" w:cs="Consolas"/>
              <w:i w:val="0"/>
              <w:iCs w:val="0"/>
              <w:sz w:val="22"/>
              <w:szCs w:val="22"/>
            </w:rPr>
          </w:rPrChange>
        </w:rPr>
        <w:t>)</w:t>
      </w:r>
    </w:p>
    <w:p w14:paraId="63C1D48D" w14:textId="77777777" w:rsidR="00F31E9E" w:rsidRPr="00D63DEF" w:rsidRDefault="00F31E9E" w:rsidP="004B72D8">
      <w:pPr>
        <w:pStyle w:val="SC-Source"/>
        <w:divId w:val="784081027"/>
        <w:rPr>
          <w:rStyle w:val="Heading9Char"/>
          <w:rFonts w:ascii="Consolas" w:eastAsia="Arial" w:hAnsi="Consolas" w:cs="Consolas"/>
          <w:i w:val="0"/>
          <w:iCs w:val="0"/>
          <w:sz w:val="20"/>
          <w:szCs w:val="20"/>
          <w:lang w:val="en"/>
          <w:rPrChange w:id="853" w:author="Srishti" w:date="2025-11-06T10:09:00Z" w16du:dateUtc="2025-11-06T04:39:00Z">
            <w:rPr>
              <w:rStyle w:val="Heading9Char"/>
              <w:rFonts w:ascii="Courier" w:eastAsia="Arial" w:hAnsi="Courier" w:cs="Consolas"/>
              <w:i w:val="0"/>
              <w:iCs w:val="0"/>
              <w:sz w:val="22"/>
              <w:lang w:val="en"/>
            </w:rPr>
          </w:rPrChange>
        </w:rPr>
      </w:pPr>
    </w:p>
    <w:p w14:paraId="1E04182A" w14:textId="77777777" w:rsidR="00F31E9E" w:rsidRPr="00D63DEF" w:rsidRDefault="00F31E9E" w:rsidP="333278B3">
      <w:pPr>
        <w:pStyle w:val="SC-Source"/>
        <w:divId w:val="784081027"/>
        <w:rPr>
          <w:rStyle w:val="Heading9Char"/>
          <w:rFonts w:ascii="Consolas" w:eastAsia="Arial" w:hAnsi="Consolas" w:cs="Consolas"/>
          <w:i w:val="0"/>
          <w:iCs w:val="0"/>
          <w:sz w:val="20"/>
          <w:szCs w:val="20"/>
          <w:rPrChange w:id="854" w:author="Srishti" w:date="2025-11-06T10:09:00Z" w16du:dateUtc="2025-11-06T04:39:00Z">
            <w:rPr>
              <w:rStyle w:val="Heading9Char"/>
              <w:rFonts w:ascii="Courier" w:eastAsia="Arial" w:hAnsi="Courier" w:cs="Consolas"/>
              <w:i w:val="0"/>
              <w:iCs w:val="0"/>
              <w:sz w:val="22"/>
              <w:szCs w:val="22"/>
            </w:rPr>
          </w:rPrChange>
        </w:rPr>
      </w:pPr>
      <w:r w:rsidRPr="00D63DEF">
        <w:rPr>
          <w:rStyle w:val="Heading9Char"/>
          <w:rFonts w:ascii="Consolas" w:eastAsia="Arial" w:hAnsi="Consolas" w:cs="Consolas"/>
          <w:i w:val="0"/>
          <w:iCs w:val="0"/>
          <w:sz w:val="20"/>
          <w:szCs w:val="20"/>
          <w:rPrChange w:id="855" w:author="Srishti" w:date="2025-11-06T10:09:00Z" w16du:dateUtc="2025-11-06T04:39:00Z">
            <w:rPr>
              <w:rStyle w:val="Heading9Char"/>
              <w:rFonts w:ascii="Courier" w:eastAsia="Arial" w:hAnsi="Courier" w:cs="Consolas"/>
              <w:i w:val="0"/>
              <w:iCs w:val="0"/>
              <w:sz w:val="22"/>
              <w:szCs w:val="22"/>
            </w:rPr>
          </w:rPrChange>
        </w:rPr>
        <w:t xml:space="preserve">    </w:t>
      </w:r>
      <w:r w:rsidRPr="00D63DEF">
        <w:rPr>
          <w:rStyle w:val="P-Bold"/>
          <w:rFonts w:ascii="Consolas" w:hAnsi="Consolas"/>
          <w:b w:val="0"/>
          <w:sz w:val="20"/>
          <w:szCs w:val="20"/>
          <w:shd w:val="clear" w:color="auto" w:fill="auto"/>
          <w:lang w:val="en-US"/>
          <w:rPrChange w:id="856" w:author="Srishti" w:date="2025-11-06T10:09:00Z" w16du:dateUtc="2025-11-06T04:39:00Z">
            <w:rPr>
              <w:rStyle w:val="P-Bold"/>
              <w:rFonts w:ascii="Courier" w:hAnsi="Courier"/>
              <w:b w:val="0"/>
              <w:shd w:val="clear" w:color="auto" w:fill="auto"/>
              <w:lang w:val="en-US"/>
            </w:rPr>
          </w:rPrChange>
        </w:rPr>
        <w:t>def</w:t>
      </w:r>
      <w:r w:rsidRPr="00D63DEF">
        <w:rPr>
          <w:rStyle w:val="Heading9Char"/>
          <w:rFonts w:ascii="Consolas" w:eastAsia="Arial" w:hAnsi="Consolas" w:cs="Consolas"/>
          <w:i w:val="0"/>
          <w:iCs w:val="0"/>
          <w:sz w:val="20"/>
          <w:szCs w:val="20"/>
          <w:rPrChange w:id="857" w:author="Srishti" w:date="2025-11-06T10:09:00Z" w16du:dateUtc="2025-11-06T04:39:00Z">
            <w:rPr>
              <w:rStyle w:val="Heading9Char"/>
              <w:rFonts w:ascii="Courier" w:eastAsia="Arial" w:hAnsi="Courier" w:cs="Consolas"/>
              <w:i w:val="0"/>
              <w:iCs w:val="0"/>
              <w:sz w:val="22"/>
              <w:szCs w:val="22"/>
            </w:rPr>
          </w:rPrChange>
        </w:rPr>
        <w:t xml:space="preserve"> </w:t>
      </w:r>
      <w:r w:rsidRPr="00D63DEF">
        <w:rPr>
          <w:rStyle w:val="P-Keyword"/>
          <w:rFonts w:ascii="Consolas" w:hAnsi="Consolas"/>
          <w:b w:val="0"/>
          <w:sz w:val="20"/>
          <w:szCs w:val="20"/>
          <w:u w:val="none"/>
          <w:shd w:val="clear" w:color="auto" w:fill="auto"/>
          <w:lang w:val="en-US"/>
          <w:rPrChange w:id="858" w:author="Srishti" w:date="2025-11-06T10:09:00Z" w16du:dateUtc="2025-11-06T04:39:00Z">
            <w:rPr>
              <w:rStyle w:val="P-Keyword"/>
              <w:rFonts w:ascii="Courier" w:hAnsi="Courier"/>
              <w:b w:val="0"/>
              <w:u w:val="none"/>
              <w:shd w:val="clear" w:color="auto" w:fill="auto"/>
              <w:lang w:val="en-US"/>
            </w:rPr>
          </w:rPrChange>
        </w:rPr>
        <w:t>step</w:t>
      </w:r>
      <w:r w:rsidRPr="00D63DEF">
        <w:rPr>
          <w:rStyle w:val="Heading9Char"/>
          <w:rFonts w:ascii="Consolas" w:eastAsia="Arial" w:hAnsi="Consolas" w:cs="Consolas"/>
          <w:i w:val="0"/>
          <w:iCs w:val="0"/>
          <w:sz w:val="20"/>
          <w:szCs w:val="20"/>
          <w:rPrChange w:id="859" w:author="Srishti" w:date="2025-11-06T10:09:00Z" w16du:dateUtc="2025-11-06T04:39:00Z">
            <w:rPr>
              <w:rStyle w:val="Heading9Char"/>
              <w:rFonts w:ascii="Courier" w:eastAsia="Arial" w:hAnsi="Courier" w:cs="Consolas"/>
              <w:i w:val="0"/>
              <w:iCs w:val="0"/>
              <w:sz w:val="22"/>
              <w:szCs w:val="22"/>
            </w:rPr>
          </w:rPrChange>
        </w:rPr>
        <w:t>(</w:t>
      </w:r>
      <w:r w:rsidRPr="00D63DEF">
        <w:rPr>
          <w:rFonts w:ascii="Consolas" w:hAnsi="Consolas"/>
          <w:sz w:val="20"/>
          <w:szCs w:val="20"/>
          <w:lang w:val="en-US"/>
          <w:rPrChange w:id="860" w:author="Srishti" w:date="2025-11-06T10:09:00Z" w16du:dateUtc="2025-11-06T04:39:00Z">
            <w:rPr>
              <w:lang w:val="en-US"/>
            </w:rPr>
          </w:rPrChange>
        </w:rPr>
        <w:t>self, action</w:t>
      </w:r>
      <w:r w:rsidRPr="00D63DEF">
        <w:rPr>
          <w:rStyle w:val="Heading9Char"/>
          <w:rFonts w:ascii="Consolas" w:eastAsia="Arial" w:hAnsi="Consolas" w:cs="Consolas"/>
          <w:i w:val="0"/>
          <w:iCs w:val="0"/>
          <w:sz w:val="20"/>
          <w:szCs w:val="20"/>
          <w:rPrChange w:id="861" w:author="Srishti" w:date="2025-11-06T10:09:00Z" w16du:dateUtc="2025-11-06T04:39:00Z">
            <w:rPr>
              <w:rStyle w:val="Heading9Char"/>
              <w:rFonts w:ascii="Courier" w:eastAsia="Arial" w:hAnsi="Courier" w:cs="Consolas"/>
              <w:i w:val="0"/>
              <w:iCs w:val="0"/>
              <w:sz w:val="22"/>
              <w:szCs w:val="22"/>
            </w:rPr>
          </w:rPrChange>
        </w:rPr>
        <w:t>):</w:t>
      </w:r>
    </w:p>
    <w:p w14:paraId="1E1FCF2A" w14:textId="77777777" w:rsidR="00F31E9E" w:rsidRPr="00D63DEF" w:rsidRDefault="333278B3" w:rsidP="333278B3">
      <w:pPr>
        <w:pStyle w:val="SC-Source"/>
        <w:divId w:val="784081027"/>
        <w:rPr>
          <w:rStyle w:val="Heading9Char"/>
          <w:rFonts w:ascii="Consolas" w:eastAsia="Arial" w:hAnsi="Consolas" w:cs="Consolas"/>
          <w:i w:val="0"/>
          <w:iCs w:val="0"/>
          <w:sz w:val="20"/>
          <w:szCs w:val="20"/>
          <w:rPrChange w:id="862" w:author="Srishti" w:date="2025-11-06T10:09:00Z" w16du:dateUtc="2025-11-06T04:39:00Z">
            <w:rPr>
              <w:rStyle w:val="Heading9Char"/>
              <w:rFonts w:ascii="Courier" w:eastAsia="Arial" w:hAnsi="Courier" w:cs="Consolas"/>
              <w:i w:val="0"/>
              <w:iCs w:val="0"/>
              <w:sz w:val="22"/>
              <w:szCs w:val="22"/>
            </w:rPr>
          </w:rPrChange>
        </w:rPr>
      </w:pPr>
      <w:r w:rsidRPr="00D63DEF">
        <w:rPr>
          <w:rStyle w:val="Heading9Char"/>
          <w:rFonts w:ascii="Consolas" w:eastAsia="Arial" w:hAnsi="Consolas" w:cs="Consolas"/>
          <w:i w:val="0"/>
          <w:iCs w:val="0"/>
          <w:sz w:val="20"/>
          <w:szCs w:val="20"/>
          <w:rPrChange w:id="863" w:author="Srishti" w:date="2025-11-06T10:09:00Z" w16du:dateUtc="2025-11-06T04:39:00Z">
            <w:rPr>
              <w:rStyle w:val="Heading9Char"/>
              <w:rFonts w:ascii="Courier" w:eastAsia="Arial" w:hAnsi="Courier" w:cs="Consolas"/>
              <w:i w:val="0"/>
              <w:iCs w:val="0"/>
              <w:sz w:val="22"/>
              <w:szCs w:val="22"/>
            </w:rPr>
          </w:rPrChange>
        </w:rPr>
        <w:t xml:space="preserve">        reward = np.dot(self.state, action)</w:t>
      </w:r>
    </w:p>
    <w:p w14:paraId="455B31CF" w14:textId="77777777" w:rsidR="00F31E9E" w:rsidRPr="00D63DEF" w:rsidRDefault="333278B3" w:rsidP="333278B3">
      <w:pPr>
        <w:pStyle w:val="SC-Source"/>
        <w:divId w:val="784081027"/>
        <w:rPr>
          <w:rStyle w:val="Heading9Char"/>
          <w:rFonts w:ascii="Consolas" w:eastAsia="Arial" w:hAnsi="Consolas" w:cs="Consolas"/>
          <w:i w:val="0"/>
          <w:iCs w:val="0"/>
          <w:sz w:val="20"/>
          <w:szCs w:val="20"/>
          <w:rPrChange w:id="864" w:author="Srishti" w:date="2025-11-06T10:09:00Z" w16du:dateUtc="2025-11-06T04:39:00Z">
            <w:rPr>
              <w:rStyle w:val="Heading9Char"/>
              <w:rFonts w:ascii="Courier" w:eastAsia="Arial" w:hAnsi="Courier" w:cs="Consolas"/>
              <w:i w:val="0"/>
              <w:iCs w:val="0"/>
              <w:sz w:val="22"/>
              <w:szCs w:val="22"/>
            </w:rPr>
          </w:rPrChange>
        </w:rPr>
      </w:pPr>
      <w:r w:rsidRPr="00D63DEF">
        <w:rPr>
          <w:rStyle w:val="Heading9Char"/>
          <w:rFonts w:ascii="Consolas" w:eastAsia="Arial" w:hAnsi="Consolas" w:cs="Consolas"/>
          <w:i w:val="0"/>
          <w:iCs w:val="0"/>
          <w:sz w:val="20"/>
          <w:szCs w:val="20"/>
          <w:rPrChange w:id="865" w:author="Srishti" w:date="2025-11-06T10:09:00Z" w16du:dateUtc="2025-11-06T04:39:00Z">
            <w:rPr>
              <w:rStyle w:val="Heading9Char"/>
              <w:rFonts w:ascii="Courier" w:eastAsia="Arial" w:hAnsi="Courier" w:cs="Consolas"/>
              <w:i w:val="0"/>
              <w:iCs w:val="0"/>
              <w:sz w:val="22"/>
              <w:szCs w:val="22"/>
            </w:rPr>
          </w:rPrChange>
        </w:rPr>
        <w:t xml:space="preserve">        self.state = np.random.randn(</w:t>
      </w:r>
      <w:r w:rsidRPr="00D63DEF">
        <w:rPr>
          <w:rFonts w:ascii="Consolas" w:hAnsi="Consolas"/>
          <w:sz w:val="20"/>
          <w:szCs w:val="20"/>
          <w:lang w:val="en-US"/>
          <w:rPrChange w:id="866" w:author="Srishti" w:date="2025-11-06T10:09:00Z" w16du:dateUtc="2025-11-06T04:39:00Z">
            <w:rPr>
              <w:lang w:val="en-US"/>
            </w:rPr>
          </w:rPrChange>
        </w:rPr>
        <w:t>10</w:t>
      </w:r>
      <w:r w:rsidRPr="00D63DEF">
        <w:rPr>
          <w:rStyle w:val="Heading9Char"/>
          <w:rFonts w:ascii="Consolas" w:eastAsia="Arial" w:hAnsi="Consolas" w:cs="Consolas"/>
          <w:i w:val="0"/>
          <w:iCs w:val="0"/>
          <w:sz w:val="20"/>
          <w:szCs w:val="20"/>
          <w:rPrChange w:id="867" w:author="Srishti" w:date="2025-11-06T10:09:00Z" w16du:dateUtc="2025-11-06T04:39:00Z">
            <w:rPr>
              <w:rStyle w:val="Heading9Char"/>
              <w:rFonts w:ascii="Courier" w:eastAsia="Arial" w:hAnsi="Courier" w:cs="Consolas"/>
              <w:i w:val="0"/>
              <w:iCs w:val="0"/>
              <w:sz w:val="22"/>
              <w:szCs w:val="22"/>
            </w:rPr>
          </w:rPrChange>
        </w:rPr>
        <w:t>)</w:t>
      </w:r>
    </w:p>
    <w:p w14:paraId="5692AAD7" w14:textId="77777777" w:rsidR="00F31E9E" w:rsidRPr="00D63DEF" w:rsidRDefault="00F31E9E" w:rsidP="004B72D8">
      <w:pPr>
        <w:pStyle w:val="SC-Source"/>
        <w:divId w:val="784081027"/>
        <w:rPr>
          <w:rStyle w:val="Heading9Char"/>
          <w:rFonts w:ascii="Consolas" w:eastAsia="Arial" w:hAnsi="Consolas" w:cs="Consolas"/>
          <w:i w:val="0"/>
          <w:iCs w:val="0"/>
          <w:sz w:val="20"/>
          <w:szCs w:val="20"/>
          <w:lang w:val="en"/>
          <w:rPrChange w:id="868" w:author="Srishti" w:date="2025-11-06T10:09:00Z" w16du:dateUtc="2025-11-06T04:39:00Z">
            <w:rPr>
              <w:rStyle w:val="Heading9Char"/>
              <w:rFonts w:ascii="Courier" w:eastAsia="Arial" w:hAnsi="Courier" w:cs="Consolas"/>
              <w:i w:val="0"/>
              <w:iCs w:val="0"/>
              <w:sz w:val="22"/>
              <w:lang w:val="en"/>
            </w:rPr>
          </w:rPrChange>
        </w:rPr>
      </w:pPr>
      <w:r w:rsidRPr="00D63DEF">
        <w:rPr>
          <w:rStyle w:val="Heading9Char"/>
          <w:rFonts w:ascii="Consolas" w:eastAsia="Arial" w:hAnsi="Consolas" w:cs="Consolas"/>
          <w:i w:val="0"/>
          <w:iCs w:val="0"/>
          <w:sz w:val="20"/>
          <w:szCs w:val="20"/>
          <w:lang w:val="en"/>
          <w:rPrChange w:id="869" w:author="Srishti" w:date="2025-11-06T10:09:00Z" w16du:dateUtc="2025-11-06T04:39:00Z">
            <w:rPr>
              <w:rStyle w:val="Heading9Char"/>
              <w:rFonts w:ascii="Courier" w:eastAsia="Arial" w:hAnsi="Courier" w:cs="Consolas"/>
              <w:i w:val="0"/>
              <w:iCs w:val="0"/>
              <w:sz w:val="22"/>
              <w:lang w:val="en"/>
            </w:rPr>
          </w:rPrChange>
        </w:rPr>
        <w:t xml:space="preserve">        done = </w:t>
      </w:r>
      <w:r w:rsidRPr="00D63DEF">
        <w:rPr>
          <w:rFonts w:ascii="Consolas" w:hAnsi="Consolas"/>
          <w:sz w:val="20"/>
          <w:szCs w:val="20"/>
          <w:rPrChange w:id="870" w:author="Srishti" w:date="2025-11-06T10:09:00Z" w16du:dateUtc="2025-11-06T04:39:00Z">
            <w:rPr/>
          </w:rPrChange>
        </w:rPr>
        <w:t>False</w:t>
      </w:r>
    </w:p>
    <w:p w14:paraId="53B0CF5F" w14:textId="77777777" w:rsidR="00F31E9E" w:rsidRPr="00D63DEF" w:rsidRDefault="00F31E9E" w:rsidP="333278B3">
      <w:pPr>
        <w:pStyle w:val="SC-Source"/>
        <w:divId w:val="784081027"/>
        <w:rPr>
          <w:rStyle w:val="Heading9Char"/>
          <w:rFonts w:ascii="Consolas" w:eastAsia="Arial" w:hAnsi="Consolas" w:cs="Consolas"/>
          <w:i w:val="0"/>
          <w:iCs w:val="0"/>
          <w:sz w:val="20"/>
          <w:szCs w:val="20"/>
          <w:rPrChange w:id="871" w:author="Srishti" w:date="2025-11-06T10:09:00Z" w16du:dateUtc="2025-11-06T04:39:00Z">
            <w:rPr>
              <w:rStyle w:val="Heading9Char"/>
              <w:rFonts w:ascii="Courier" w:eastAsia="Arial" w:hAnsi="Courier" w:cs="Consolas"/>
              <w:i w:val="0"/>
              <w:iCs w:val="0"/>
              <w:sz w:val="22"/>
              <w:szCs w:val="22"/>
            </w:rPr>
          </w:rPrChange>
        </w:rPr>
      </w:pPr>
      <w:r w:rsidRPr="00D63DEF">
        <w:rPr>
          <w:rStyle w:val="Heading9Char"/>
          <w:rFonts w:ascii="Consolas" w:eastAsia="Arial" w:hAnsi="Consolas" w:cs="Consolas"/>
          <w:i w:val="0"/>
          <w:iCs w:val="0"/>
          <w:sz w:val="20"/>
          <w:szCs w:val="20"/>
          <w:rPrChange w:id="872" w:author="Srishti" w:date="2025-11-06T10:09:00Z" w16du:dateUtc="2025-11-06T04:39:00Z">
            <w:rPr>
              <w:rStyle w:val="Heading9Char"/>
              <w:rFonts w:ascii="Courier" w:eastAsia="Arial" w:hAnsi="Courier" w:cs="Consolas"/>
              <w:i w:val="0"/>
              <w:iCs w:val="0"/>
              <w:sz w:val="22"/>
              <w:szCs w:val="22"/>
            </w:rPr>
          </w:rPrChange>
        </w:rPr>
        <w:lastRenderedPageBreak/>
        <w:t xml:space="preserve">        </w:t>
      </w:r>
      <w:r w:rsidRPr="00D63DEF">
        <w:rPr>
          <w:rStyle w:val="P-Bold"/>
          <w:rFonts w:ascii="Consolas" w:hAnsi="Consolas"/>
          <w:b w:val="0"/>
          <w:sz w:val="20"/>
          <w:szCs w:val="20"/>
          <w:shd w:val="clear" w:color="auto" w:fill="auto"/>
          <w:lang w:val="en-US"/>
          <w:rPrChange w:id="873" w:author="Srishti" w:date="2025-11-06T10:09:00Z" w16du:dateUtc="2025-11-06T04:39:00Z">
            <w:rPr>
              <w:rStyle w:val="P-Bold"/>
              <w:rFonts w:ascii="Courier" w:hAnsi="Courier"/>
              <w:b w:val="0"/>
              <w:shd w:val="clear" w:color="auto" w:fill="auto"/>
              <w:lang w:val="en-US"/>
            </w:rPr>
          </w:rPrChange>
        </w:rPr>
        <w:t>return</w:t>
      </w:r>
      <w:r w:rsidRPr="00D63DEF">
        <w:rPr>
          <w:rStyle w:val="Heading9Char"/>
          <w:rFonts w:ascii="Consolas" w:eastAsia="Arial" w:hAnsi="Consolas" w:cs="Consolas"/>
          <w:i w:val="0"/>
          <w:iCs w:val="0"/>
          <w:sz w:val="20"/>
          <w:szCs w:val="20"/>
          <w:rPrChange w:id="874" w:author="Srishti" w:date="2025-11-06T10:09:00Z" w16du:dateUtc="2025-11-06T04:39:00Z">
            <w:rPr>
              <w:rStyle w:val="Heading9Char"/>
              <w:rFonts w:ascii="Courier" w:eastAsia="Arial" w:hAnsi="Courier" w:cs="Consolas"/>
              <w:i w:val="0"/>
              <w:iCs w:val="0"/>
              <w:sz w:val="22"/>
              <w:szCs w:val="22"/>
            </w:rPr>
          </w:rPrChange>
        </w:rPr>
        <w:t xml:space="preserve"> self.state, reward, done</w:t>
      </w:r>
    </w:p>
    <w:p w14:paraId="4110647A" w14:textId="77777777" w:rsidR="00F31E9E" w:rsidRPr="00D63DEF" w:rsidRDefault="00F31E9E" w:rsidP="004B72D8">
      <w:pPr>
        <w:pStyle w:val="SC-Source"/>
        <w:divId w:val="784081027"/>
        <w:rPr>
          <w:rStyle w:val="Heading9Char"/>
          <w:rFonts w:ascii="Consolas" w:eastAsia="Arial" w:hAnsi="Consolas" w:cs="Consolas"/>
          <w:i w:val="0"/>
          <w:iCs w:val="0"/>
          <w:sz w:val="20"/>
          <w:szCs w:val="20"/>
          <w:lang w:val="en"/>
          <w:rPrChange w:id="875" w:author="Srishti" w:date="2025-11-06T10:09:00Z" w16du:dateUtc="2025-11-06T04:39:00Z">
            <w:rPr>
              <w:rStyle w:val="Heading9Char"/>
              <w:rFonts w:ascii="Courier" w:eastAsia="Arial" w:hAnsi="Courier" w:cs="Consolas"/>
              <w:i w:val="0"/>
              <w:iCs w:val="0"/>
              <w:sz w:val="22"/>
              <w:lang w:val="en"/>
            </w:rPr>
          </w:rPrChange>
        </w:rPr>
      </w:pPr>
    </w:p>
    <w:p w14:paraId="2CEB648D" w14:textId="77777777" w:rsidR="00F31E9E" w:rsidRPr="00D63DEF" w:rsidRDefault="00F31E9E" w:rsidP="004B72D8">
      <w:pPr>
        <w:pStyle w:val="SC-Source"/>
        <w:divId w:val="784081027"/>
        <w:rPr>
          <w:rStyle w:val="Heading9Char"/>
          <w:rFonts w:ascii="Consolas" w:eastAsia="Arial" w:hAnsi="Consolas" w:cs="Consolas"/>
          <w:i w:val="0"/>
          <w:iCs w:val="0"/>
          <w:sz w:val="20"/>
          <w:szCs w:val="20"/>
          <w:lang w:val="en"/>
          <w:rPrChange w:id="876" w:author="Srishti" w:date="2025-11-06T10:09:00Z" w16du:dateUtc="2025-11-06T04:39:00Z">
            <w:rPr>
              <w:rStyle w:val="Heading9Char"/>
              <w:rFonts w:ascii="Courier" w:eastAsia="Arial" w:hAnsi="Courier" w:cs="Consolas"/>
              <w:i w:val="0"/>
              <w:iCs w:val="0"/>
              <w:sz w:val="22"/>
              <w:lang w:val="en"/>
            </w:rPr>
          </w:rPrChange>
        </w:rPr>
      </w:pPr>
      <w:r w:rsidRPr="00D63DEF">
        <w:rPr>
          <w:rFonts w:ascii="Consolas" w:hAnsi="Consolas"/>
          <w:sz w:val="20"/>
          <w:szCs w:val="20"/>
          <w:rPrChange w:id="877" w:author="Srishti" w:date="2025-11-06T10:09:00Z" w16du:dateUtc="2025-11-06T04:39:00Z">
            <w:rPr>
              <w:rFonts w:asciiTheme="majorHAnsi" w:eastAsiaTheme="majorEastAsia" w:hAnsiTheme="majorHAnsi" w:cstheme="majorBidi"/>
              <w:i/>
              <w:iCs/>
              <w:sz w:val="21"/>
              <w:lang w:val="en-US"/>
            </w:rPr>
          </w:rPrChange>
        </w:rPr>
        <w:t># Build A3C Model for trading</w:t>
      </w:r>
    </w:p>
    <w:p w14:paraId="5D7D52F5" w14:textId="77777777" w:rsidR="00F31E9E" w:rsidRPr="00D63DEF" w:rsidRDefault="00F31E9E" w:rsidP="333278B3">
      <w:pPr>
        <w:pStyle w:val="SC-Source"/>
        <w:divId w:val="784081027"/>
        <w:rPr>
          <w:rStyle w:val="Heading9Char"/>
          <w:rFonts w:ascii="Consolas" w:eastAsia="Arial" w:hAnsi="Consolas" w:cs="Consolas"/>
          <w:i w:val="0"/>
          <w:iCs w:val="0"/>
          <w:sz w:val="20"/>
          <w:szCs w:val="20"/>
          <w:rPrChange w:id="878" w:author="Srishti" w:date="2025-11-06T10:09:00Z" w16du:dateUtc="2025-11-06T04:39:00Z">
            <w:rPr>
              <w:rStyle w:val="Heading9Char"/>
              <w:rFonts w:ascii="Courier" w:eastAsia="Arial" w:hAnsi="Courier" w:cs="Consolas"/>
              <w:i w:val="0"/>
              <w:iCs w:val="0"/>
              <w:sz w:val="22"/>
              <w:szCs w:val="22"/>
            </w:rPr>
          </w:rPrChange>
        </w:rPr>
      </w:pPr>
      <w:r w:rsidRPr="00D63DEF">
        <w:rPr>
          <w:rStyle w:val="P-Bold"/>
          <w:rFonts w:ascii="Consolas" w:hAnsi="Consolas"/>
          <w:b w:val="0"/>
          <w:sz w:val="20"/>
          <w:szCs w:val="20"/>
          <w:shd w:val="clear" w:color="auto" w:fill="auto"/>
          <w:lang w:val="en-US"/>
          <w:rPrChange w:id="879" w:author="Srishti" w:date="2025-11-06T10:09:00Z" w16du:dateUtc="2025-11-06T04:39:00Z">
            <w:rPr>
              <w:rStyle w:val="P-Bold"/>
              <w:rFonts w:ascii="Courier" w:hAnsi="Courier"/>
              <w:b w:val="0"/>
              <w:shd w:val="clear" w:color="auto" w:fill="auto"/>
              <w:lang w:val="en-US"/>
            </w:rPr>
          </w:rPrChange>
        </w:rPr>
        <w:t>def</w:t>
      </w:r>
      <w:r w:rsidRPr="00D63DEF">
        <w:rPr>
          <w:rStyle w:val="Heading9Char"/>
          <w:rFonts w:ascii="Consolas" w:eastAsia="Arial" w:hAnsi="Consolas" w:cs="Consolas"/>
          <w:i w:val="0"/>
          <w:iCs w:val="0"/>
          <w:sz w:val="20"/>
          <w:szCs w:val="20"/>
          <w:rPrChange w:id="880" w:author="Srishti" w:date="2025-11-06T10:09:00Z" w16du:dateUtc="2025-11-06T04:39:00Z">
            <w:rPr>
              <w:rStyle w:val="Heading9Char"/>
              <w:rFonts w:ascii="Courier" w:eastAsia="Arial" w:hAnsi="Courier" w:cs="Consolas"/>
              <w:i w:val="0"/>
              <w:iCs w:val="0"/>
              <w:sz w:val="22"/>
              <w:szCs w:val="22"/>
            </w:rPr>
          </w:rPrChange>
        </w:rPr>
        <w:t xml:space="preserve"> </w:t>
      </w:r>
      <w:r w:rsidRPr="00D63DEF">
        <w:rPr>
          <w:rStyle w:val="P-Keyword"/>
          <w:rFonts w:ascii="Consolas" w:hAnsi="Consolas"/>
          <w:b w:val="0"/>
          <w:sz w:val="20"/>
          <w:szCs w:val="20"/>
          <w:u w:val="none"/>
          <w:shd w:val="clear" w:color="auto" w:fill="auto"/>
          <w:lang w:val="en-US"/>
          <w:rPrChange w:id="881" w:author="Srishti" w:date="2025-11-06T10:09:00Z" w16du:dateUtc="2025-11-06T04:39:00Z">
            <w:rPr>
              <w:rStyle w:val="P-Keyword"/>
              <w:rFonts w:ascii="Courier" w:hAnsi="Courier"/>
              <w:b w:val="0"/>
              <w:u w:val="none"/>
              <w:shd w:val="clear" w:color="auto" w:fill="auto"/>
              <w:lang w:val="en-US"/>
            </w:rPr>
          </w:rPrChange>
        </w:rPr>
        <w:t>build_a3c_trading_model</w:t>
      </w:r>
      <w:r w:rsidRPr="00D63DEF">
        <w:rPr>
          <w:rStyle w:val="Heading9Char"/>
          <w:rFonts w:ascii="Consolas" w:eastAsia="Arial" w:hAnsi="Consolas" w:cs="Consolas"/>
          <w:i w:val="0"/>
          <w:iCs w:val="0"/>
          <w:sz w:val="20"/>
          <w:szCs w:val="20"/>
          <w:rPrChange w:id="882" w:author="Srishti" w:date="2025-11-06T10:09:00Z" w16du:dateUtc="2025-11-06T04:39:00Z">
            <w:rPr>
              <w:rStyle w:val="Heading9Char"/>
              <w:rFonts w:ascii="Courier" w:eastAsia="Arial" w:hAnsi="Courier" w:cs="Consolas"/>
              <w:i w:val="0"/>
              <w:iCs w:val="0"/>
              <w:sz w:val="22"/>
              <w:szCs w:val="22"/>
            </w:rPr>
          </w:rPrChange>
        </w:rPr>
        <w:t>(</w:t>
      </w:r>
      <w:r w:rsidRPr="00D63DEF">
        <w:rPr>
          <w:rFonts w:ascii="Consolas" w:hAnsi="Consolas"/>
          <w:sz w:val="20"/>
          <w:szCs w:val="20"/>
          <w:lang w:val="en-US"/>
          <w:rPrChange w:id="883" w:author="Srishti" w:date="2025-11-06T10:09:00Z" w16du:dateUtc="2025-11-06T04:39:00Z">
            <w:rPr>
              <w:lang w:val="en-US"/>
            </w:rPr>
          </w:rPrChange>
        </w:rPr>
        <w:t>input_shape, num_actions</w:t>
      </w:r>
      <w:r w:rsidRPr="00D63DEF">
        <w:rPr>
          <w:rStyle w:val="Heading9Char"/>
          <w:rFonts w:ascii="Consolas" w:eastAsia="Arial" w:hAnsi="Consolas" w:cs="Consolas"/>
          <w:i w:val="0"/>
          <w:iCs w:val="0"/>
          <w:sz w:val="20"/>
          <w:szCs w:val="20"/>
          <w:rPrChange w:id="884" w:author="Srishti" w:date="2025-11-06T10:09:00Z" w16du:dateUtc="2025-11-06T04:39:00Z">
            <w:rPr>
              <w:rStyle w:val="Heading9Char"/>
              <w:rFonts w:ascii="Courier" w:eastAsia="Arial" w:hAnsi="Courier" w:cs="Consolas"/>
              <w:i w:val="0"/>
              <w:iCs w:val="0"/>
              <w:sz w:val="22"/>
              <w:szCs w:val="22"/>
            </w:rPr>
          </w:rPrChange>
        </w:rPr>
        <w:t>):</w:t>
      </w:r>
    </w:p>
    <w:p w14:paraId="2BE463C3" w14:textId="77777777" w:rsidR="00F31E9E" w:rsidRPr="00D63DEF" w:rsidRDefault="333278B3" w:rsidP="333278B3">
      <w:pPr>
        <w:pStyle w:val="SC-Source"/>
        <w:divId w:val="784081027"/>
        <w:rPr>
          <w:rStyle w:val="Heading9Char"/>
          <w:rFonts w:ascii="Consolas" w:eastAsia="Arial" w:hAnsi="Consolas" w:cs="Consolas"/>
          <w:i w:val="0"/>
          <w:iCs w:val="0"/>
          <w:sz w:val="20"/>
          <w:szCs w:val="20"/>
          <w:rPrChange w:id="885" w:author="Srishti" w:date="2025-11-06T10:09:00Z" w16du:dateUtc="2025-11-06T04:39:00Z">
            <w:rPr>
              <w:rStyle w:val="Heading9Char"/>
              <w:rFonts w:ascii="Courier" w:eastAsia="Arial" w:hAnsi="Courier" w:cs="Consolas"/>
              <w:i w:val="0"/>
              <w:iCs w:val="0"/>
              <w:sz w:val="22"/>
              <w:szCs w:val="22"/>
            </w:rPr>
          </w:rPrChange>
        </w:rPr>
      </w:pPr>
      <w:r w:rsidRPr="00D63DEF">
        <w:rPr>
          <w:rStyle w:val="Heading9Char"/>
          <w:rFonts w:ascii="Consolas" w:eastAsia="Arial" w:hAnsi="Consolas" w:cs="Consolas"/>
          <w:i w:val="0"/>
          <w:iCs w:val="0"/>
          <w:sz w:val="20"/>
          <w:szCs w:val="20"/>
          <w:rPrChange w:id="886" w:author="Srishti" w:date="2025-11-06T10:09:00Z" w16du:dateUtc="2025-11-06T04:39:00Z">
            <w:rPr>
              <w:rStyle w:val="Heading9Char"/>
              <w:rFonts w:ascii="Courier" w:eastAsia="Arial" w:hAnsi="Courier" w:cs="Consolas"/>
              <w:i w:val="0"/>
              <w:iCs w:val="0"/>
              <w:sz w:val="22"/>
              <w:szCs w:val="22"/>
            </w:rPr>
          </w:rPrChange>
        </w:rPr>
        <w:t xml:space="preserve">    inputs = Input(shape=input_shape)</w:t>
      </w:r>
    </w:p>
    <w:p w14:paraId="73D3F2BF" w14:textId="77777777" w:rsidR="00F31E9E" w:rsidRPr="00D63DEF" w:rsidRDefault="00F31E9E" w:rsidP="333278B3">
      <w:pPr>
        <w:pStyle w:val="SC-Source"/>
        <w:divId w:val="784081027"/>
        <w:rPr>
          <w:rStyle w:val="Heading9Char"/>
          <w:rFonts w:ascii="Consolas" w:eastAsia="Arial" w:hAnsi="Consolas" w:cs="Consolas"/>
          <w:i w:val="0"/>
          <w:iCs w:val="0"/>
          <w:sz w:val="20"/>
          <w:szCs w:val="20"/>
          <w:rPrChange w:id="887" w:author="Srishti" w:date="2025-11-06T10:09:00Z" w16du:dateUtc="2025-11-06T04:39:00Z">
            <w:rPr>
              <w:rStyle w:val="Heading9Char"/>
              <w:rFonts w:ascii="Courier" w:eastAsia="Arial" w:hAnsi="Courier" w:cs="Consolas"/>
              <w:i w:val="0"/>
              <w:iCs w:val="0"/>
              <w:sz w:val="22"/>
              <w:szCs w:val="22"/>
            </w:rPr>
          </w:rPrChange>
        </w:rPr>
      </w:pPr>
      <w:r w:rsidRPr="00D63DEF">
        <w:rPr>
          <w:rStyle w:val="Heading9Char"/>
          <w:rFonts w:ascii="Consolas" w:eastAsia="Arial" w:hAnsi="Consolas" w:cs="Consolas"/>
          <w:i w:val="0"/>
          <w:iCs w:val="0"/>
          <w:sz w:val="20"/>
          <w:szCs w:val="20"/>
          <w:rPrChange w:id="888" w:author="Srishti" w:date="2025-11-06T10:09:00Z" w16du:dateUtc="2025-11-06T04:39:00Z">
            <w:rPr>
              <w:rStyle w:val="Heading9Char"/>
              <w:rFonts w:ascii="Courier" w:eastAsia="Arial" w:hAnsi="Courier" w:cs="Consolas"/>
              <w:i w:val="0"/>
              <w:iCs w:val="0"/>
              <w:sz w:val="22"/>
              <w:szCs w:val="22"/>
            </w:rPr>
          </w:rPrChange>
        </w:rPr>
        <w:t xml:space="preserve">    dense1 = Dense(</w:t>
      </w:r>
      <w:r w:rsidRPr="00D63DEF">
        <w:rPr>
          <w:rFonts w:ascii="Consolas" w:hAnsi="Consolas"/>
          <w:sz w:val="20"/>
          <w:szCs w:val="20"/>
          <w:lang w:val="en-US"/>
          <w:rPrChange w:id="889" w:author="Srishti" w:date="2025-11-06T10:09:00Z" w16du:dateUtc="2025-11-06T04:39:00Z">
            <w:rPr>
              <w:lang w:val="en-US"/>
            </w:rPr>
          </w:rPrChange>
        </w:rPr>
        <w:t>64</w:t>
      </w:r>
      <w:r w:rsidRPr="00D63DEF">
        <w:rPr>
          <w:rStyle w:val="Heading9Char"/>
          <w:rFonts w:ascii="Consolas" w:eastAsia="Arial" w:hAnsi="Consolas" w:cs="Consolas"/>
          <w:i w:val="0"/>
          <w:iCs w:val="0"/>
          <w:sz w:val="20"/>
          <w:szCs w:val="20"/>
          <w:rPrChange w:id="890" w:author="Srishti" w:date="2025-11-06T10:09:00Z" w16du:dateUtc="2025-11-06T04:39:00Z">
            <w:rPr>
              <w:rStyle w:val="Heading9Char"/>
              <w:rFonts w:ascii="Courier" w:eastAsia="Arial" w:hAnsi="Courier" w:cs="Consolas"/>
              <w:i w:val="0"/>
              <w:iCs w:val="0"/>
              <w:sz w:val="22"/>
              <w:szCs w:val="22"/>
            </w:rPr>
          </w:rPrChange>
        </w:rPr>
        <w:t>, activation=</w:t>
      </w:r>
      <w:r w:rsidRPr="00D63DEF">
        <w:rPr>
          <w:rStyle w:val="P-URL"/>
          <w:rFonts w:ascii="Consolas" w:hAnsi="Consolas"/>
          <w:color w:val="auto"/>
          <w:sz w:val="20"/>
          <w:szCs w:val="20"/>
          <w:u w:val="none"/>
          <w:shd w:val="clear" w:color="auto" w:fill="auto"/>
          <w:lang w:val="en-US"/>
          <w:rPrChange w:id="891" w:author="Srishti" w:date="2025-11-06T10:09:00Z" w16du:dateUtc="2025-11-06T04:39:00Z">
            <w:rPr>
              <w:rStyle w:val="P-URL"/>
              <w:rFonts w:ascii="Courier" w:hAnsi="Courier"/>
              <w:color w:val="auto"/>
              <w:u w:val="none"/>
              <w:shd w:val="clear" w:color="auto" w:fill="auto"/>
              <w:lang w:val="en-US"/>
            </w:rPr>
          </w:rPrChange>
        </w:rPr>
        <w:t>'relu'</w:t>
      </w:r>
      <w:r w:rsidRPr="00D63DEF">
        <w:rPr>
          <w:rStyle w:val="Heading9Char"/>
          <w:rFonts w:ascii="Consolas" w:eastAsia="Arial" w:hAnsi="Consolas" w:cs="Consolas"/>
          <w:i w:val="0"/>
          <w:iCs w:val="0"/>
          <w:sz w:val="20"/>
          <w:szCs w:val="20"/>
          <w:rPrChange w:id="892" w:author="Srishti" w:date="2025-11-06T10:09:00Z" w16du:dateUtc="2025-11-06T04:39:00Z">
            <w:rPr>
              <w:rStyle w:val="Heading9Char"/>
              <w:rFonts w:ascii="Courier" w:eastAsia="Arial" w:hAnsi="Courier" w:cs="Consolas"/>
              <w:i w:val="0"/>
              <w:iCs w:val="0"/>
              <w:sz w:val="22"/>
              <w:szCs w:val="22"/>
            </w:rPr>
          </w:rPrChange>
        </w:rPr>
        <w:t>)(inputs)</w:t>
      </w:r>
    </w:p>
    <w:p w14:paraId="25149175" w14:textId="77777777" w:rsidR="00F31E9E" w:rsidRPr="00D63DEF" w:rsidRDefault="00F31E9E" w:rsidP="333278B3">
      <w:pPr>
        <w:pStyle w:val="SC-Source"/>
        <w:divId w:val="784081027"/>
        <w:rPr>
          <w:rStyle w:val="Heading9Char"/>
          <w:rFonts w:ascii="Consolas" w:eastAsia="Arial" w:hAnsi="Consolas" w:cs="Consolas"/>
          <w:i w:val="0"/>
          <w:iCs w:val="0"/>
          <w:sz w:val="20"/>
          <w:szCs w:val="20"/>
          <w:rPrChange w:id="893" w:author="Srishti" w:date="2025-11-06T10:09:00Z" w16du:dateUtc="2025-11-06T04:39:00Z">
            <w:rPr>
              <w:rStyle w:val="Heading9Char"/>
              <w:rFonts w:ascii="Courier" w:eastAsia="Arial" w:hAnsi="Courier" w:cs="Consolas"/>
              <w:i w:val="0"/>
              <w:iCs w:val="0"/>
              <w:sz w:val="22"/>
              <w:szCs w:val="22"/>
            </w:rPr>
          </w:rPrChange>
        </w:rPr>
      </w:pPr>
      <w:r w:rsidRPr="00D63DEF">
        <w:rPr>
          <w:rStyle w:val="Heading9Char"/>
          <w:rFonts w:ascii="Consolas" w:eastAsia="Arial" w:hAnsi="Consolas" w:cs="Consolas"/>
          <w:i w:val="0"/>
          <w:iCs w:val="0"/>
          <w:sz w:val="20"/>
          <w:szCs w:val="20"/>
          <w:rPrChange w:id="894" w:author="Srishti" w:date="2025-11-06T10:09:00Z" w16du:dateUtc="2025-11-06T04:39:00Z">
            <w:rPr>
              <w:rStyle w:val="Heading9Char"/>
              <w:rFonts w:ascii="Courier" w:eastAsia="Arial" w:hAnsi="Courier" w:cs="Consolas"/>
              <w:i w:val="0"/>
              <w:iCs w:val="0"/>
              <w:sz w:val="22"/>
              <w:szCs w:val="22"/>
            </w:rPr>
          </w:rPrChange>
        </w:rPr>
        <w:t xml:space="preserve">    dense2 = Dense(</w:t>
      </w:r>
      <w:r w:rsidRPr="00D63DEF">
        <w:rPr>
          <w:rFonts w:ascii="Consolas" w:hAnsi="Consolas"/>
          <w:sz w:val="20"/>
          <w:szCs w:val="20"/>
          <w:lang w:val="en-US"/>
          <w:rPrChange w:id="895" w:author="Srishti" w:date="2025-11-06T10:09:00Z" w16du:dateUtc="2025-11-06T04:39:00Z">
            <w:rPr>
              <w:lang w:val="en-US"/>
            </w:rPr>
          </w:rPrChange>
        </w:rPr>
        <w:t>64</w:t>
      </w:r>
      <w:r w:rsidRPr="00D63DEF">
        <w:rPr>
          <w:rStyle w:val="Heading9Char"/>
          <w:rFonts w:ascii="Consolas" w:eastAsia="Arial" w:hAnsi="Consolas" w:cs="Consolas"/>
          <w:i w:val="0"/>
          <w:iCs w:val="0"/>
          <w:sz w:val="20"/>
          <w:szCs w:val="20"/>
          <w:rPrChange w:id="896" w:author="Srishti" w:date="2025-11-06T10:09:00Z" w16du:dateUtc="2025-11-06T04:39:00Z">
            <w:rPr>
              <w:rStyle w:val="Heading9Char"/>
              <w:rFonts w:ascii="Courier" w:eastAsia="Arial" w:hAnsi="Courier" w:cs="Consolas"/>
              <w:i w:val="0"/>
              <w:iCs w:val="0"/>
              <w:sz w:val="22"/>
              <w:szCs w:val="22"/>
            </w:rPr>
          </w:rPrChange>
        </w:rPr>
        <w:t>, activation=</w:t>
      </w:r>
      <w:r w:rsidRPr="00D63DEF">
        <w:rPr>
          <w:rStyle w:val="P-URL"/>
          <w:rFonts w:ascii="Consolas" w:hAnsi="Consolas"/>
          <w:color w:val="auto"/>
          <w:sz w:val="20"/>
          <w:szCs w:val="20"/>
          <w:u w:val="none"/>
          <w:shd w:val="clear" w:color="auto" w:fill="auto"/>
          <w:lang w:val="en-US"/>
          <w:rPrChange w:id="897" w:author="Srishti" w:date="2025-11-06T10:09:00Z" w16du:dateUtc="2025-11-06T04:39:00Z">
            <w:rPr>
              <w:rStyle w:val="P-URL"/>
              <w:rFonts w:ascii="Courier" w:hAnsi="Courier"/>
              <w:color w:val="auto"/>
              <w:u w:val="none"/>
              <w:shd w:val="clear" w:color="auto" w:fill="auto"/>
              <w:lang w:val="en-US"/>
            </w:rPr>
          </w:rPrChange>
        </w:rPr>
        <w:t>'relu'</w:t>
      </w:r>
      <w:r w:rsidRPr="00D63DEF">
        <w:rPr>
          <w:rStyle w:val="Heading9Char"/>
          <w:rFonts w:ascii="Consolas" w:eastAsia="Arial" w:hAnsi="Consolas" w:cs="Consolas"/>
          <w:i w:val="0"/>
          <w:iCs w:val="0"/>
          <w:sz w:val="20"/>
          <w:szCs w:val="20"/>
          <w:rPrChange w:id="898" w:author="Srishti" w:date="2025-11-06T10:09:00Z" w16du:dateUtc="2025-11-06T04:39:00Z">
            <w:rPr>
              <w:rStyle w:val="Heading9Char"/>
              <w:rFonts w:ascii="Courier" w:eastAsia="Arial" w:hAnsi="Courier" w:cs="Consolas"/>
              <w:i w:val="0"/>
              <w:iCs w:val="0"/>
              <w:sz w:val="22"/>
              <w:szCs w:val="22"/>
            </w:rPr>
          </w:rPrChange>
        </w:rPr>
        <w:t>)(dense1)</w:t>
      </w:r>
    </w:p>
    <w:p w14:paraId="211D09F3" w14:textId="77777777" w:rsidR="00F31E9E" w:rsidRPr="00D63DEF" w:rsidRDefault="00F31E9E" w:rsidP="333278B3">
      <w:pPr>
        <w:pStyle w:val="SC-Source"/>
        <w:divId w:val="784081027"/>
        <w:rPr>
          <w:rStyle w:val="Heading9Char"/>
          <w:rFonts w:ascii="Consolas" w:eastAsia="Arial" w:hAnsi="Consolas" w:cs="Consolas"/>
          <w:i w:val="0"/>
          <w:iCs w:val="0"/>
          <w:sz w:val="20"/>
          <w:szCs w:val="20"/>
          <w:rPrChange w:id="899" w:author="Srishti" w:date="2025-11-06T10:09:00Z" w16du:dateUtc="2025-11-06T04:39:00Z">
            <w:rPr>
              <w:rStyle w:val="Heading9Char"/>
              <w:rFonts w:ascii="Courier" w:eastAsia="Arial" w:hAnsi="Courier" w:cs="Consolas"/>
              <w:i w:val="0"/>
              <w:iCs w:val="0"/>
              <w:sz w:val="22"/>
              <w:szCs w:val="22"/>
            </w:rPr>
          </w:rPrChange>
        </w:rPr>
      </w:pPr>
      <w:r w:rsidRPr="00D63DEF">
        <w:rPr>
          <w:rStyle w:val="Heading9Char"/>
          <w:rFonts w:ascii="Consolas" w:eastAsia="Arial" w:hAnsi="Consolas" w:cs="Consolas"/>
          <w:i w:val="0"/>
          <w:iCs w:val="0"/>
          <w:sz w:val="20"/>
          <w:szCs w:val="20"/>
          <w:rPrChange w:id="900" w:author="Srishti" w:date="2025-11-06T10:09:00Z" w16du:dateUtc="2025-11-06T04:39:00Z">
            <w:rPr>
              <w:rStyle w:val="Heading9Char"/>
              <w:rFonts w:ascii="Courier" w:eastAsia="Arial" w:hAnsi="Courier" w:cs="Consolas"/>
              <w:i w:val="0"/>
              <w:iCs w:val="0"/>
              <w:sz w:val="22"/>
              <w:szCs w:val="22"/>
            </w:rPr>
          </w:rPrChange>
        </w:rPr>
        <w:t xml:space="preserve">    policy = Dense(num_actions, activation=</w:t>
      </w:r>
      <w:r w:rsidRPr="00D63DEF">
        <w:rPr>
          <w:rStyle w:val="P-URL"/>
          <w:rFonts w:ascii="Consolas" w:hAnsi="Consolas"/>
          <w:color w:val="auto"/>
          <w:sz w:val="20"/>
          <w:szCs w:val="20"/>
          <w:u w:val="none"/>
          <w:shd w:val="clear" w:color="auto" w:fill="auto"/>
          <w:lang w:val="en-US"/>
          <w:rPrChange w:id="901" w:author="Srishti" w:date="2025-11-06T10:09:00Z" w16du:dateUtc="2025-11-06T04:39:00Z">
            <w:rPr>
              <w:rStyle w:val="P-URL"/>
              <w:rFonts w:ascii="Courier" w:hAnsi="Courier"/>
              <w:color w:val="auto"/>
              <w:u w:val="none"/>
              <w:shd w:val="clear" w:color="auto" w:fill="auto"/>
              <w:lang w:val="en-US"/>
            </w:rPr>
          </w:rPrChange>
        </w:rPr>
        <w:t>'softmax'</w:t>
      </w:r>
      <w:r w:rsidRPr="00D63DEF">
        <w:rPr>
          <w:rStyle w:val="Heading9Char"/>
          <w:rFonts w:ascii="Consolas" w:eastAsia="Arial" w:hAnsi="Consolas" w:cs="Consolas"/>
          <w:i w:val="0"/>
          <w:iCs w:val="0"/>
          <w:sz w:val="20"/>
          <w:szCs w:val="20"/>
          <w:rPrChange w:id="902" w:author="Srishti" w:date="2025-11-06T10:09:00Z" w16du:dateUtc="2025-11-06T04:39:00Z">
            <w:rPr>
              <w:rStyle w:val="Heading9Char"/>
              <w:rFonts w:ascii="Courier" w:eastAsia="Arial" w:hAnsi="Courier" w:cs="Consolas"/>
              <w:i w:val="0"/>
              <w:iCs w:val="0"/>
              <w:sz w:val="22"/>
              <w:szCs w:val="22"/>
            </w:rPr>
          </w:rPrChange>
        </w:rPr>
        <w:t>)(dense2)</w:t>
      </w:r>
    </w:p>
    <w:p w14:paraId="72137DF3" w14:textId="77777777" w:rsidR="00F31E9E" w:rsidRPr="00D63DEF" w:rsidRDefault="333278B3" w:rsidP="333278B3">
      <w:pPr>
        <w:pStyle w:val="SC-Source"/>
        <w:divId w:val="784081027"/>
        <w:rPr>
          <w:rStyle w:val="Heading9Char"/>
          <w:rFonts w:ascii="Consolas" w:eastAsia="Arial" w:hAnsi="Consolas" w:cs="Consolas"/>
          <w:i w:val="0"/>
          <w:iCs w:val="0"/>
          <w:sz w:val="20"/>
          <w:szCs w:val="20"/>
          <w:rPrChange w:id="903" w:author="Srishti" w:date="2025-11-06T10:09:00Z" w16du:dateUtc="2025-11-06T04:39:00Z">
            <w:rPr>
              <w:rStyle w:val="Heading9Char"/>
              <w:rFonts w:ascii="Courier" w:eastAsia="Arial" w:hAnsi="Courier" w:cs="Consolas"/>
              <w:i w:val="0"/>
              <w:iCs w:val="0"/>
              <w:sz w:val="22"/>
              <w:szCs w:val="22"/>
            </w:rPr>
          </w:rPrChange>
        </w:rPr>
      </w:pPr>
      <w:r w:rsidRPr="00D63DEF">
        <w:rPr>
          <w:rStyle w:val="Heading9Char"/>
          <w:rFonts w:ascii="Consolas" w:eastAsia="Arial" w:hAnsi="Consolas" w:cs="Consolas"/>
          <w:i w:val="0"/>
          <w:iCs w:val="0"/>
          <w:sz w:val="20"/>
          <w:szCs w:val="20"/>
          <w:rPrChange w:id="904" w:author="Srishti" w:date="2025-11-06T10:09:00Z" w16du:dateUtc="2025-11-06T04:39:00Z">
            <w:rPr>
              <w:rStyle w:val="Heading9Char"/>
              <w:rFonts w:ascii="Courier" w:eastAsia="Arial" w:hAnsi="Courier" w:cs="Consolas"/>
              <w:i w:val="0"/>
              <w:iCs w:val="0"/>
              <w:sz w:val="22"/>
              <w:szCs w:val="22"/>
            </w:rPr>
          </w:rPrChange>
        </w:rPr>
        <w:t xml:space="preserve">    value = Dense(</w:t>
      </w:r>
      <w:r w:rsidRPr="00D63DEF">
        <w:rPr>
          <w:rFonts w:ascii="Consolas" w:hAnsi="Consolas"/>
          <w:sz w:val="20"/>
          <w:szCs w:val="20"/>
          <w:lang w:val="en-US"/>
          <w:rPrChange w:id="905" w:author="Srishti" w:date="2025-11-06T10:09:00Z" w16du:dateUtc="2025-11-06T04:39:00Z">
            <w:rPr>
              <w:lang w:val="en-US"/>
            </w:rPr>
          </w:rPrChange>
        </w:rPr>
        <w:t>1</w:t>
      </w:r>
      <w:r w:rsidRPr="00D63DEF">
        <w:rPr>
          <w:rStyle w:val="Heading9Char"/>
          <w:rFonts w:ascii="Consolas" w:eastAsia="Arial" w:hAnsi="Consolas" w:cs="Consolas"/>
          <w:i w:val="0"/>
          <w:iCs w:val="0"/>
          <w:sz w:val="20"/>
          <w:szCs w:val="20"/>
          <w:rPrChange w:id="906" w:author="Srishti" w:date="2025-11-06T10:09:00Z" w16du:dateUtc="2025-11-06T04:39:00Z">
            <w:rPr>
              <w:rStyle w:val="Heading9Char"/>
              <w:rFonts w:ascii="Courier" w:eastAsia="Arial" w:hAnsi="Courier" w:cs="Consolas"/>
              <w:i w:val="0"/>
              <w:iCs w:val="0"/>
              <w:sz w:val="22"/>
              <w:szCs w:val="22"/>
            </w:rPr>
          </w:rPrChange>
        </w:rPr>
        <w:t>)(dense2)</w:t>
      </w:r>
    </w:p>
    <w:p w14:paraId="70D3C8D6" w14:textId="77777777" w:rsidR="00F31E9E" w:rsidRPr="00D63DEF" w:rsidRDefault="00F31E9E" w:rsidP="333278B3">
      <w:pPr>
        <w:pStyle w:val="SC-Source"/>
        <w:divId w:val="784081027"/>
        <w:rPr>
          <w:rStyle w:val="Heading9Char"/>
          <w:rFonts w:ascii="Consolas" w:eastAsia="Arial" w:hAnsi="Consolas" w:cs="Consolas"/>
          <w:i w:val="0"/>
          <w:iCs w:val="0"/>
          <w:sz w:val="20"/>
          <w:szCs w:val="20"/>
          <w:rPrChange w:id="907" w:author="Srishti" w:date="2025-11-06T10:09:00Z" w16du:dateUtc="2025-11-06T04:39:00Z">
            <w:rPr>
              <w:rStyle w:val="Heading9Char"/>
              <w:rFonts w:ascii="Courier" w:eastAsia="Arial" w:hAnsi="Courier" w:cs="Consolas"/>
              <w:i w:val="0"/>
              <w:iCs w:val="0"/>
              <w:sz w:val="22"/>
              <w:szCs w:val="22"/>
            </w:rPr>
          </w:rPrChange>
        </w:rPr>
      </w:pPr>
      <w:r w:rsidRPr="00D63DEF">
        <w:rPr>
          <w:rStyle w:val="Heading9Char"/>
          <w:rFonts w:ascii="Consolas" w:eastAsia="Arial" w:hAnsi="Consolas" w:cs="Consolas"/>
          <w:i w:val="0"/>
          <w:iCs w:val="0"/>
          <w:sz w:val="20"/>
          <w:szCs w:val="20"/>
          <w:rPrChange w:id="908" w:author="Srishti" w:date="2025-11-06T10:09:00Z" w16du:dateUtc="2025-11-06T04:39:00Z">
            <w:rPr>
              <w:rStyle w:val="Heading9Char"/>
              <w:rFonts w:ascii="Courier" w:eastAsia="Arial" w:hAnsi="Courier" w:cs="Consolas"/>
              <w:i w:val="0"/>
              <w:iCs w:val="0"/>
              <w:sz w:val="22"/>
              <w:szCs w:val="22"/>
            </w:rPr>
          </w:rPrChange>
        </w:rPr>
        <w:t xml:space="preserve">    </w:t>
      </w:r>
      <w:r w:rsidRPr="00D63DEF">
        <w:rPr>
          <w:rStyle w:val="P-Bold"/>
          <w:rFonts w:ascii="Consolas" w:hAnsi="Consolas"/>
          <w:b w:val="0"/>
          <w:sz w:val="20"/>
          <w:szCs w:val="20"/>
          <w:shd w:val="clear" w:color="auto" w:fill="auto"/>
          <w:lang w:val="en-US"/>
          <w:rPrChange w:id="909" w:author="Srishti" w:date="2025-11-06T10:09:00Z" w16du:dateUtc="2025-11-06T04:39:00Z">
            <w:rPr>
              <w:rStyle w:val="P-Bold"/>
              <w:rFonts w:ascii="Courier" w:hAnsi="Courier"/>
              <w:b w:val="0"/>
              <w:shd w:val="clear" w:color="auto" w:fill="auto"/>
              <w:lang w:val="en-US"/>
            </w:rPr>
          </w:rPrChange>
        </w:rPr>
        <w:t>return</w:t>
      </w:r>
      <w:r w:rsidRPr="00D63DEF">
        <w:rPr>
          <w:rStyle w:val="Heading9Char"/>
          <w:rFonts w:ascii="Consolas" w:eastAsia="Arial" w:hAnsi="Consolas" w:cs="Consolas"/>
          <w:i w:val="0"/>
          <w:iCs w:val="0"/>
          <w:sz w:val="20"/>
          <w:szCs w:val="20"/>
          <w:rPrChange w:id="910" w:author="Srishti" w:date="2025-11-06T10:09:00Z" w16du:dateUtc="2025-11-06T04:39:00Z">
            <w:rPr>
              <w:rStyle w:val="Heading9Char"/>
              <w:rFonts w:ascii="Courier" w:eastAsia="Arial" w:hAnsi="Courier" w:cs="Consolas"/>
              <w:i w:val="0"/>
              <w:iCs w:val="0"/>
              <w:sz w:val="22"/>
              <w:szCs w:val="22"/>
            </w:rPr>
          </w:rPrChange>
        </w:rPr>
        <w:t xml:space="preserve"> Model(inputs=inputs, outputs=[policy, value])</w:t>
      </w:r>
    </w:p>
    <w:p w14:paraId="07CCB9CC" w14:textId="77777777" w:rsidR="00F31E9E" w:rsidRPr="00D63DEF" w:rsidRDefault="00F31E9E" w:rsidP="004B72D8">
      <w:pPr>
        <w:pStyle w:val="SC-Source"/>
        <w:divId w:val="784081027"/>
        <w:rPr>
          <w:rStyle w:val="Heading9Char"/>
          <w:rFonts w:ascii="Consolas" w:eastAsia="Arial" w:hAnsi="Consolas" w:cs="Consolas"/>
          <w:i w:val="0"/>
          <w:iCs w:val="0"/>
          <w:sz w:val="20"/>
          <w:szCs w:val="20"/>
          <w:lang w:val="en"/>
          <w:rPrChange w:id="911" w:author="Srishti" w:date="2025-11-06T10:09:00Z" w16du:dateUtc="2025-11-06T04:39:00Z">
            <w:rPr>
              <w:rStyle w:val="Heading9Char"/>
              <w:rFonts w:ascii="Courier" w:eastAsia="Arial" w:hAnsi="Courier" w:cs="Consolas"/>
              <w:i w:val="0"/>
              <w:iCs w:val="0"/>
              <w:sz w:val="22"/>
              <w:lang w:val="en"/>
            </w:rPr>
          </w:rPrChange>
        </w:rPr>
      </w:pPr>
    </w:p>
    <w:p w14:paraId="54008AEB" w14:textId="77777777" w:rsidR="00F31E9E" w:rsidRPr="00D63DEF" w:rsidRDefault="333278B3" w:rsidP="333278B3">
      <w:pPr>
        <w:pStyle w:val="SC-Source"/>
        <w:divId w:val="784081027"/>
        <w:rPr>
          <w:rStyle w:val="Heading9Char"/>
          <w:rFonts w:ascii="Consolas" w:eastAsia="Arial" w:hAnsi="Consolas" w:cs="Consolas"/>
          <w:i w:val="0"/>
          <w:iCs w:val="0"/>
          <w:sz w:val="20"/>
          <w:szCs w:val="20"/>
          <w:rPrChange w:id="912" w:author="Srishti" w:date="2025-11-06T10:09:00Z" w16du:dateUtc="2025-11-06T04:39:00Z">
            <w:rPr>
              <w:rStyle w:val="Heading9Char"/>
              <w:rFonts w:ascii="Courier" w:eastAsia="Arial" w:hAnsi="Courier" w:cs="Consolas"/>
              <w:i w:val="0"/>
              <w:iCs w:val="0"/>
              <w:sz w:val="22"/>
              <w:szCs w:val="22"/>
            </w:rPr>
          </w:rPrChange>
        </w:rPr>
      </w:pPr>
      <w:r w:rsidRPr="00D63DEF">
        <w:rPr>
          <w:rStyle w:val="Heading9Char"/>
          <w:rFonts w:ascii="Consolas" w:eastAsia="Arial" w:hAnsi="Consolas" w:cs="Consolas"/>
          <w:i w:val="0"/>
          <w:iCs w:val="0"/>
          <w:sz w:val="20"/>
          <w:szCs w:val="20"/>
          <w:rPrChange w:id="913" w:author="Srishti" w:date="2025-11-06T10:09:00Z" w16du:dateUtc="2025-11-06T04:39:00Z">
            <w:rPr>
              <w:rStyle w:val="Heading9Char"/>
              <w:rFonts w:ascii="Courier" w:eastAsia="Arial" w:hAnsi="Courier" w:cs="Consolas"/>
              <w:i w:val="0"/>
              <w:iCs w:val="0"/>
              <w:sz w:val="22"/>
              <w:szCs w:val="22"/>
            </w:rPr>
          </w:rPrChange>
        </w:rPr>
        <w:t>env = TradingEnv()</w:t>
      </w:r>
    </w:p>
    <w:p w14:paraId="33DE41F9" w14:textId="77777777" w:rsidR="00F31E9E" w:rsidRPr="00D63DEF" w:rsidRDefault="00F31E9E" w:rsidP="333278B3">
      <w:pPr>
        <w:pStyle w:val="SC-Source"/>
        <w:divId w:val="784081027"/>
        <w:rPr>
          <w:rStyle w:val="Heading9Char"/>
          <w:rFonts w:ascii="Consolas" w:eastAsia="Arial" w:hAnsi="Consolas" w:cs="Consolas"/>
          <w:i w:val="0"/>
          <w:iCs w:val="0"/>
          <w:sz w:val="20"/>
          <w:szCs w:val="20"/>
          <w:rPrChange w:id="914" w:author="Srishti" w:date="2025-11-06T10:09:00Z" w16du:dateUtc="2025-11-06T04:39:00Z">
            <w:rPr>
              <w:rStyle w:val="Heading9Char"/>
              <w:rFonts w:ascii="Courier" w:eastAsia="Arial" w:hAnsi="Courier" w:cs="Consolas"/>
              <w:i w:val="0"/>
              <w:iCs w:val="0"/>
              <w:sz w:val="22"/>
              <w:szCs w:val="22"/>
            </w:rPr>
          </w:rPrChange>
        </w:rPr>
      </w:pPr>
      <w:r w:rsidRPr="00D63DEF">
        <w:rPr>
          <w:rStyle w:val="P-Italics"/>
          <w:rFonts w:ascii="Consolas" w:hAnsi="Consolas"/>
          <w:i w:val="0"/>
          <w:sz w:val="20"/>
          <w:szCs w:val="20"/>
          <w:shd w:val="clear" w:color="auto" w:fill="auto"/>
          <w:lang w:val="en-US"/>
          <w:rPrChange w:id="915" w:author="Srishti" w:date="2025-11-06T10:09:00Z" w16du:dateUtc="2025-11-06T04:39:00Z">
            <w:rPr>
              <w:rStyle w:val="P-Italics"/>
              <w:rFonts w:ascii="Courier" w:hAnsi="Courier"/>
              <w:i w:val="0"/>
              <w:shd w:val="clear" w:color="auto" w:fill="auto"/>
              <w:lang w:val="en-US"/>
            </w:rPr>
          </w:rPrChange>
        </w:rPr>
        <w:t>print</w:t>
      </w:r>
      <w:r w:rsidRPr="00D63DEF">
        <w:rPr>
          <w:rStyle w:val="Heading9Char"/>
          <w:rFonts w:ascii="Consolas" w:eastAsia="Arial" w:hAnsi="Consolas" w:cs="Consolas"/>
          <w:i w:val="0"/>
          <w:iCs w:val="0"/>
          <w:sz w:val="20"/>
          <w:szCs w:val="20"/>
          <w:rPrChange w:id="916" w:author="Srishti" w:date="2025-11-06T10:09:00Z" w16du:dateUtc="2025-11-06T04:39:00Z">
            <w:rPr>
              <w:rStyle w:val="Heading9Char"/>
              <w:rFonts w:ascii="Courier" w:eastAsia="Arial" w:hAnsi="Courier" w:cs="Consolas"/>
              <w:i w:val="0"/>
              <w:iCs w:val="0"/>
              <w:sz w:val="22"/>
              <w:szCs w:val="22"/>
            </w:rPr>
          </w:rPrChange>
        </w:rPr>
        <w:t>(</w:t>
      </w:r>
      <w:r w:rsidRPr="00D63DEF">
        <w:rPr>
          <w:rStyle w:val="P-URL"/>
          <w:rFonts w:ascii="Consolas" w:hAnsi="Consolas"/>
          <w:color w:val="auto"/>
          <w:sz w:val="20"/>
          <w:szCs w:val="20"/>
          <w:u w:val="none"/>
          <w:shd w:val="clear" w:color="auto" w:fill="auto"/>
          <w:lang w:val="en-US"/>
          <w:rPrChange w:id="917" w:author="Srishti" w:date="2025-11-06T10:09:00Z" w16du:dateUtc="2025-11-06T04:39:00Z">
            <w:rPr>
              <w:rStyle w:val="P-URL"/>
              <w:rFonts w:ascii="Courier" w:hAnsi="Courier"/>
              <w:color w:val="auto"/>
              <w:u w:val="none"/>
              <w:shd w:val="clear" w:color="auto" w:fill="auto"/>
              <w:lang w:val="en-US"/>
            </w:rPr>
          </w:rPrChange>
        </w:rPr>
        <w:t>"Trading environment initialized."</w:t>
      </w:r>
      <w:r w:rsidRPr="00D63DEF">
        <w:rPr>
          <w:rStyle w:val="Heading9Char"/>
          <w:rFonts w:ascii="Consolas" w:eastAsia="Arial" w:hAnsi="Consolas" w:cs="Consolas"/>
          <w:i w:val="0"/>
          <w:iCs w:val="0"/>
          <w:sz w:val="20"/>
          <w:szCs w:val="20"/>
          <w:rPrChange w:id="918" w:author="Srishti" w:date="2025-11-06T10:09:00Z" w16du:dateUtc="2025-11-06T04:39:00Z">
            <w:rPr>
              <w:rStyle w:val="Heading9Char"/>
              <w:rFonts w:ascii="Courier" w:eastAsia="Arial" w:hAnsi="Courier" w:cs="Consolas"/>
              <w:i w:val="0"/>
              <w:iCs w:val="0"/>
              <w:sz w:val="22"/>
              <w:szCs w:val="22"/>
            </w:rPr>
          </w:rPrChange>
        </w:rPr>
        <w:t>)</w:t>
      </w:r>
    </w:p>
    <w:p w14:paraId="7F5B1484" w14:textId="642EFDC4" w:rsidR="00262762" w:rsidRPr="00D63DEF" w:rsidRDefault="00262762" w:rsidP="004B72D8">
      <w:pPr>
        <w:pStyle w:val="SC-Source"/>
        <w:divId w:val="784081027"/>
        <w:rPr>
          <w:rStyle w:val="Heading9Char"/>
          <w:rFonts w:ascii="Consolas" w:eastAsia="Arial" w:hAnsi="Consolas" w:cs="Consolas"/>
          <w:i w:val="0"/>
          <w:iCs w:val="0"/>
          <w:sz w:val="20"/>
          <w:szCs w:val="20"/>
          <w:lang w:val="en"/>
          <w:rPrChange w:id="919" w:author="Srishti" w:date="2025-11-06T10:09:00Z" w16du:dateUtc="2025-11-06T04:39:00Z">
            <w:rPr>
              <w:rStyle w:val="Heading9Char"/>
              <w:rFonts w:ascii="Courier" w:eastAsia="Arial" w:hAnsi="Courier" w:cs="Consolas"/>
              <w:i w:val="0"/>
              <w:iCs w:val="0"/>
              <w:sz w:val="22"/>
              <w:lang w:val="en"/>
            </w:rPr>
          </w:rPrChange>
        </w:rPr>
      </w:pPr>
      <w:r w:rsidRPr="00D63DEF">
        <w:rPr>
          <w:rStyle w:val="Heading9Char"/>
          <w:rFonts w:ascii="Consolas" w:eastAsia="Arial" w:hAnsi="Consolas" w:cs="Consolas"/>
          <w:i w:val="0"/>
          <w:iCs w:val="0"/>
          <w:sz w:val="20"/>
          <w:szCs w:val="20"/>
          <w:lang w:val="en"/>
          <w:rPrChange w:id="920" w:author="Srishti" w:date="2025-11-06T10:09:00Z" w16du:dateUtc="2025-11-06T04:39:00Z">
            <w:rPr>
              <w:rStyle w:val="Heading9Char"/>
              <w:rFonts w:ascii="Courier" w:eastAsia="Arial" w:hAnsi="Courier" w:cs="Consolas"/>
              <w:i w:val="0"/>
              <w:iCs w:val="0"/>
              <w:sz w:val="22"/>
              <w:lang w:val="en"/>
            </w:rPr>
          </w:rPrChange>
        </w:rPr>
        <w:t>`</w:t>
      </w:r>
    </w:p>
    <w:p w14:paraId="3A931CBC" w14:textId="48A9934F" w:rsidR="00F31E9E" w:rsidRDefault="00F31E9E">
      <w:pPr>
        <w:pStyle w:val="NormalBPBHEB"/>
        <w:divId w:val="1554004245"/>
        <w:pPrChange w:id="921" w:author="Srishti" w:date="2025-11-06T10:09:00Z" w16du:dateUtc="2025-11-06T04:39:00Z">
          <w:pPr>
            <w:jc w:val="both"/>
            <w:divId w:val="1554004245"/>
          </w:pPr>
        </w:pPrChange>
      </w:pPr>
      <w:r>
        <w:t xml:space="preserve">A3C-powered trading bots demonstrated remarkable adaptability to volatile market conditions. By learning from diverse experiences across parallel training instances, the bots </w:t>
      </w:r>
      <w:r w:rsidR="00480217">
        <w:t>were able to reduce overfitting and maintain stable returns,</w:t>
      </w:r>
      <w:r>
        <w:t xml:space="preserve"> even during market downturns. This approach proved especially effective in high-frequency trading scenarios </w:t>
      </w:r>
      <w:ins w:id="922" w:author="Srishti" w:date="2025-11-06T10:10:00Z" w16du:dateUtc="2025-11-06T04:40:00Z">
        <w:r w:rsidR="00D63DEF">
          <w:t>[11]</w:t>
        </w:r>
      </w:ins>
      <w:customXmlDelRangeStart w:id="923" w:author="Srishti" w:date="2025-11-06T10:10:00Z"/>
      <w:sdt>
        <w:sdtPr>
          <w:id w:val="181565423"/>
          <w:citation/>
        </w:sdtPr>
        <w:sdtContent>
          <w:customXmlDelRangeEnd w:id="923"/>
          <w:del w:id="924" w:author="Srishti" w:date="2025-11-06T10:10:00Z" w16du:dateUtc="2025-11-06T04:40:00Z">
            <w:r w:rsidR="00D27164" w:rsidDel="00D63DEF">
              <w:fldChar w:fldCharType="begin"/>
            </w:r>
            <w:r w:rsidR="00D27164" w:rsidDel="00D63DEF">
              <w:delInstrText xml:space="preserve"> CITATION Yan18 \l 1033 </w:delInstrText>
            </w:r>
            <w:r w:rsidR="00D27164" w:rsidDel="00D63DEF">
              <w:fldChar w:fldCharType="separate"/>
            </w:r>
            <w:r w:rsidR="00E84876" w:rsidRPr="00E84876" w:rsidDel="00D63DEF">
              <w:rPr>
                <w:noProof/>
              </w:rPr>
              <w:delText>[11]</w:delText>
            </w:r>
            <w:r w:rsidR="00D27164" w:rsidDel="00D63DEF">
              <w:fldChar w:fldCharType="end"/>
            </w:r>
          </w:del>
          <w:customXmlDelRangeStart w:id="925" w:author="Srishti" w:date="2025-11-06T10:10:00Z"/>
        </w:sdtContent>
      </w:sdt>
      <w:customXmlDelRangeEnd w:id="925"/>
      <w:r>
        <w:t>.</w:t>
      </w:r>
    </w:p>
    <w:p w14:paraId="15DA98C1" w14:textId="5AAC651F" w:rsidR="00327951" w:rsidRDefault="00F31E9E" w:rsidP="00D63DEF">
      <w:pPr>
        <w:pStyle w:val="NormalBPBHEB"/>
        <w:rPr>
          <w:ins w:id="926" w:author="Srishti" w:date="2025-11-06T10:10:00Z" w16du:dateUtc="2025-11-06T04:40:00Z"/>
        </w:rPr>
      </w:pPr>
      <w:r>
        <w:t>This comprehensive examination of A3C in autonomous driving and financial trading underscores its adaptability and efficacy in addressing diverse, real-world challenges. By presenting concrete examples and outcomes, these case studies offer valuable insights into the transformative potential of A3C algorithms.</w:t>
      </w:r>
    </w:p>
    <w:p w14:paraId="283C0A4D" w14:textId="77777777" w:rsidR="00D63DEF" w:rsidRPr="00DA1DC3" w:rsidRDefault="00D63DEF">
      <w:pPr>
        <w:pStyle w:val="NormalBPBHEB"/>
        <w:pPrChange w:id="927" w:author="Srishti" w:date="2025-11-06T10:10:00Z" w16du:dateUtc="2025-11-06T04:40:00Z">
          <w:pPr>
            <w:jc w:val="both"/>
          </w:pPr>
        </w:pPrChange>
      </w:pPr>
    </w:p>
    <w:p w14:paraId="029CE12A" w14:textId="1E79C42E" w:rsidR="00693304" w:rsidRDefault="00693304">
      <w:pPr>
        <w:pStyle w:val="Heading3BPBHEB"/>
        <w:divId w:val="1751193876"/>
        <w:pPrChange w:id="928" w:author="Srishti" w:date="2025-11-06T10:10:00Z" w16du:dateUtc="2025-11-06T04:40:00Z">
          <w:pPr>
            <w:pStyle w:val="H3-Subheading"/>
            <w:divId w:val="1751193876"/>
          </w:pPr>
        </w:pPrChange>
      </w:pPr>
      <w:r>
        <w:t xml:space="preserve">Financial </w:t>
      </w:r>
      <w:ins w:id="929" w:author="Srishti" w:date="2025-11-06T10:10:00Z" w16du:dateUtc="2025-11-06T04:40:00Z">
        <w:r w:rsidR="00D63DEF">
          <w:t>t</w:t>
        </w:r>
      </w:ins>
      <w:del w:id="930" w:author="Srishti" w:date="2025-11-06T10:10:00Z" w16du:dateUtc="2025-11-06T04:40:00Z">
        <w:r w:rsidDel="00D63DEF">
          <w:delText>T</w:delText>
        </w:r>
      </w:del>
      <w:r>
        <w:t>rading with A3C</w:t>
      </w:r>
    </w:p>
    <w:p w14:paraId="52DD4ED5" w14:textId="62A3D310" w:rsidR="00BB550F" w:rsidRPr="00BB550F" w:rsidRDefault="00480217">
      <w:pPr>
        <w:pStyle w:val="NormalBPBHEB"/>
        <w:divId w:val="1751193876"/>
        <w:pPrChange w:id="931" w:author="Srishti" w:date="2025-11-06T10:11:00Z" w16du:dateUtc="2025-11-06T04:41:00Z">
          <w:pPr>
            <w:jc w:val="both"/>
            <w:divId w:val="1751193876"/>
          </w:pPr>
        </w:pPrChange>
      </w:pPr>
      <w:del w:id="932" w:author="Srishti" w:date="2025-11-06T10:11:00Z" w16du:dateUtc="2025-11-06T04:41:00Z">
        <w:r w:rsidRPr="00F13C38" w:rsidDel="00DC76E1">
          <w:rPr>
            <w:b/>
            <w:bCs/>
          </w:rPr>
          <w:delText>Code Example</w:delText>
        </w:r>
        <w:r w:rsidRPr="00480217" w:rsidDel="00DC76E1">
          <w:delText xml:space="preserve">: </w:delText>
        </w:r>
      </w:del>
      <w:r w:rsidR="00CF074F">
        <w:t>In financial markets, reinforcement learning offers a dynamic approach to developing intelligent trading agents capable of adapting to volatile conditions and optimizing investment strategies. The following code</w:t>
      </w:r>
      <w:ins w:id="933" w:author="Srishti" w:date="2025-11-06T10:11:00Z" w16du:dateUtc="2025-11-06T04:41:00Z">
        <w:r w:rsidR="00DC76E1">
          <w:t xml:space="preserve"> example</w:t>
        </w:r>
      </w:ins>
      <w:r w:rsidR="00CF074F">
        <w:t xml:space="preserve"> illustrates a simplified implementation of an environment for training A3C agents in financial trading scenarios, emphasizing state-action interactions and reward-based learning mechanisms</w:t>
      </w:r>
      <w:ins w:id="934" w:author="Srishti" w:date="2025-11-06T10:11:00Z" w16du:dateUtc="2025-11-06T04:41:00Z">
        <w:r w:rsidR="00DC76E1">
          <w:t xml:space="preserve">: </w:t>
        </w:r>
      </w:ins>
      <w:del w:id="935" w:author="Srishti" w:date="2025-11-06T10:11:00Z" w16du:dateUtc="2025-11-06T04:41:00Z">
        <w:r w:rsidR="00CF074F" w:rsidDel="00DC76E1">
          <w:delText>.</w:delText>
        </w:r>
      </w:del>
    </w:p>
    <w:p w14:paraId="017D07EE" w14:textId="5A1A2F22" w:rsidR="00693304" w:rsidRPr="00DC76E1" w:rsidRDefault="007E3747" w:rsidP="007E3747">
      <w:pPr>
        <w:pStyle w:val="SC-Source"/>
        <w:divId w:val="1751193876"/>
        <w:rPr>
          <w:rFonts w:ascii="Consolas" w:hAnsi="Consolas"/>
          <w:sz w:val="20"/>
          <w:szCs w:val="20"/>
          <w:rPrChange w:id="936" w:author="Srishti" w:date="2025-11-06T10:11:00Z" w16du:dateUtc="2025-11-06T04:41:00Z">
            <w:rPr/>
          </w:rPrChange>
        </w:rPr>
      </w:pPr>
      <w:r w:rsidRPr="00DC76E1">
        <w:rPr>
          <w:rFonts w:ascii="Consolas" w:hAnsi="Consolas"/>
          <w:sz w:val="20"/>
          <w:szCs w:val="20"/>
          <w:rPrChange w:id="937" w:author="Srishti" w:date="2025-11-06T10:11:00Z" w16du:dateUtc="2025-11-06T04:41:00Z">
            <w:rPr/>
          </w:rPrChange>
        </w:rPr>
        <w:t>`</w:t>
      </w:r>
      <w:r w:rsidR="00693304" w:rsidRPr="00DC76E1">
        <w:rPr>
          <w:rFonts w:ascii="Consolas" w:hAnsi="Consolas"/>
          <w:sz w:val="20"/>
          <w:szCs w:val="20"/>
          <w:rPrChange w:id="938" w:author="Srishti" w:date="2025-11-06T10:11:00Z" w16du:dateUtc="2025-11-06T04:41:00Z">
            <w:rPr/>
          </w:rPrChange>
        </w:rPr>
        <w:t>python</w:t>
      </w:r>
    </w:p>
    <w:p w14:paraId="34A5F839" w14:textId="670230E2" w:rsidR="00693304" w:rsidRPr="00DC76E1" w:rsidRDefault="00693304" w:rsidP="007E3747">
      <w:pPr>
        <w:pStyle w:val="SC-Source"/>
        <w:divId w:val="1751193876"/>
        <w:rPr>
          <w:rFonts w:ascii="Consolas" w:hAnsi="Consolas"/>
          <w:sz w:val="20"/>
          <w:szCs w:val="20"/>
          <w:rPrChange w:id="939" w:author="Srishti" w:date="2025-11-06T10:11:00Z" w16du:dateUtc="2025-11-06T04:41:00Z">
            <w:rPr/>
          </w:rPrChange>
        </w:rPr>
      </w:pPr>
    </w:p>
    <w:p w14:paraId="5E30767A" w14:textId="77777777" w:rsidR="00693304" w:rsidRPr="00DC76E1" w:rsidRDefault="333278B3" w:rsidP="007E3747">
      <w:pPr>
        <w:pStyle w:val="SC-Source"/>
        <w:divId w:val="1751193876"/>
        <w:rPr>
          <w:rFonts w:ascii="Consolas" w:hAnsi="Consolas"/>
          <w:sz w:val="20"/>
          <w:szCs w:val="20"/>
          <w:rPrChange w:id="940" w:author="Srishti" w:date="2025-11-06T10:11:00Z" w16du:dateUtc="2025-11-06T04:41:00Z">
            <w:rPr/>
          </w:rPrChange>
        </w:rPr>
      </w:pPr>
      <w:r w:rsidRPr="00DC76E1">
        <w:rPr>
          <w:rFonts w:ascii="Consolas" w:hAnsi="Consolas"/>
          <w:sz w:val="20"/>
          <w:szCs w:val="20"/>
          <w:lang w:val="en-US"/>
          <w:rPrChange w:id="941" w:author="Srishti" w:date="2025-11-06T10:11:00Z" w16du:dateUtc="2025-11-06T04:41:00Z">
            <w:rPr>
              <w:lang w:val="en-US"/>
            </w:rPr>
          </w:rPrChange>
        </w:rPr>
        <w:t>class TradingEnv:</w:t>
      </w:r>
      <w:r w:rsidR="00693304" w:rsidRPr="00DC76E1">
        <w:rPr>
          <w:rFonts w:ascii="Consolas" w:hAnsi="Consolas"/>
          <w:sz w:val="20"/>
          <w:szCs w:val="20"/>
          <w:rPrChange w:id="942" w:author="Srishti" w:date="2025-11-06T10:11:00Z" w16du:dateUtc="2025-11-06T04:41:00Z">
            <w:rPr/>
          </w:rPrChange>
        </w:rPr>
        <w:br/>
      </w:r>
      <w:r w:rsidRPr="00DC76E1">
        <w:rPr>
          <w:rFonts w:ascii="Consolas" w:hAnsi="Consolas"/>
          <w:sz w:val="20"/>
          <w:szCs w:val="20"/>
          <w:lang w:val="en-US"/>
          <w:rPrChange w:id="943" w:author="Srishti" w:date="2025-11-06T10:11:00Z" w16du:dateUtc="2025-11-06T04:41:00Z">
            <w:rPr>
              <w:lang w:val="en-US"/>
            </w:rPr>
          </w:rPrChange>
        </w:rPr>
        <w:t xml:space="preserve">    def __init__(self):</w:t>
      </w:r>
      <w:r w:rsidR="00693304" w:rsidRPr="00DC76E1">
        <w:rPr>
          <w:rFonts w:ascii="Consolas" w:hAnsi="Consolas"/>
          <w:sz w:val="20"/>
          <w:szCs w:val="20"/>
          <w:rPrChange w:id="944" w:author="Srishti" w:date="2025-11-06T10:11:00Z" w16du:dateUtc="2025-11-06T04:41:00Z">
            <w:rPr/>
          </w:rPrChange>
        </w:rPr>
        <w:br/>
      </w:r>
      <w:r w:rsidRPr="00DC76E1">
        <w:rPr>
          <w:rFonts w:ascii="Consolas" w:hAnsi="Consolas"/>
          <w:sz w:val="20"/>
          <w:szCs w:val="20"/>
          <w:lang w:val="en-US"/>
          <w:rPrChange w:id="945" w:author="Srishti" w:date="2025-11-06T10:11:00Z" w16du:dateUtc="2025-11-06T04:41:00Z">
            <w:rPr>
              <w:lang w:val="en-US"/>
            </w:rPr>
          </w:rPrChange>
        </w:rPr>
        <w:t xml:space="preserve">        self.state = np.random.randn(10)</w:t>
      </w:r>
    </w:p>
    <w:p w14:paraId="043E0E83" w14:textId="77777777" w:rsidR="00693304" w:rsidRPr="00DC76E1" w:rsidRDefault="333278B3" w:rsidP="007E3747">
      <w:pPr>
        <w:pStyle w:val="SC-Source"/>
        <w:divId w:val="1751193876"/>
        <w:rPr>
          <w:rFonts w:ascii="Consolas" w:hAnsi="Consolas"/>
          <w:sz w:val="20"/>
          <w:szCs w:val="20"/>
          <w:rPrChange w:id="946" w:author="Srishti" w:date="2025-11-06T10:11:00Z" w16du:dateUtc="2025-11-06T04:41:00Z">
            <w:rPr/>
          </w:rPrChange>
        </w:rPr>
      </w:pPr>
      <w:r w:rsidRPr="00DC76E1">
        <w:rPr>
          <w:rFonts w:ascii="Consolas" w:hAnsi="Consolas"/>
          <w:sz w:val="20"/>
          <w:szCs w:val="20"/>
          <w:lang w:val="en-US"/>
          <w:rPrChange w:id="947" w:author="Srishti" w:date="2025-11-06T10:11:00Z" w16du:dateUtc="2025-11-06T04:41:00Z">
            <w:rPr>
              <w:lang w:val="en-US"/>
            </w:rPr>
          </w:rPrChange>
        </w:rPr>
        <w:t>def step(self, action):</w:t>
      </w:r>
      <w:r w:rsidR="00693304" w:rsidRPr="00DC76E1">
        <w:rPr>
          <w:rFonts w:ascii="Consolas" w:hAnsi="Consolas"/>
          <w:sz w:val="20"/>
          <w:szCs w:val="20"/>
          <w:rPrChange w:id="948" w:author="Srishti" w:date="2025-11-06T10:11:00Z" w16du:dateUtc="2025-11-06T04:41:00Z">
            <w:rPr/>
          </w:rPrChange>
        </w:rPr>
        <w:br/>
      </w:r>
      <w:r w:rsidRPr="00DC76E1">
        <w:rPr>
          <w:rFonts w:ascii="Consolas" w:hAnsi="Consolas"/>
          <w:sz w:val="20"/>
          <w:szCs w:val="20"/>
          <w:lang w:val="en-US"/>
          <w:rPrChange w:id="949" w:author="Srishti" w:date="2025-11-06T10:11:00Z" w16du:dateUtc="2025-11-06T04:41:00Z">
            <w:rPr>
              <w:lang w:val="en-US"/>
            </w:rPr>
          </w:rPrChange>
        </w:rPr>
        <w:t xml:space="preserve">        reward = np.dot(self.state, action)</w:t>
      </w:r>
      <w:r w:rsidR="00693304" w:rsidRPr="00DC76E1">
        <w:rPr>
          <w:rFonts w:ascii="Consolas" w:hAnsi="Consolas"/>
          <w:sz w:val="20"/>
          <w:szCs w:val="20"/>
          <w:rPrChange w:id="950" w:author="Srishti" w:date="2025-11-06T10:11:00Z" w16du:dateUtc="2025-11-06T04:41:00Z">
            <w:rPr/>
          </w:rPrChange>
        </w:rPr>
        <w:br/>
      </w:r>
      <w:r w:rsidRPr="00DC76E1">
        <w:rPr>
          <w:rFonts w:ascii="Consolas" w:hAnsi="Consolas"/>
          <w:sz w:val="20"/>
          <w:szCs w:val="20"/>
          <w:lang w:val="en-US"/>
          <w:rPrChange w:id="951" w:author="Srishti" w:date="2025-11-06T10:11:00Z" w16du:dateUtc="2025-11-06T04:41:00Z">
            <w:rPr>
              <w:lang w:val="en-US"/>
            </w:rPr>
          </w:rPrChange>
        </w:rPr>
        <w:t xml:space="preserve">        self.state = np.random.randn(10)</w:t>
      </w:r>
      <w:r w:rsidR="00693304" w:rsidRPr="00DC76E1">
        <w:rPr>
          <w:rFonts w:ascii="Consolas" w:hAnsi="Consolas"/>
          <w:sz w:val="20"/>
          <w:szCs w:val="20"/>
          <w:rPrChange w:id="952" w:author="Srishti" w:date="2025-11-06T10:11:00Z" w16du:dateUtc="2025-11-06T04:41:00Z">
            <w:rPr/>
          </w:rPrChange>
        </w:rPr>
        <w:br/>
      </w:r>
      <w:r w:rsidRPr="00DC76E1">
        <w:rPr>
          <w:rFonts w:ascii="Consolas" w:hAnsi="Consolas"/>
          <w:sz w:val="20"/>
          <w:szCs w:val="20"/>
          <w:lang w:val="en-US"/>
          <w:rPrChange w:id="953" w:author="Srishti" w:date="2025-11-06T10:11:00Z" w16du:dateUtc="2025-11-06T04:41:00Z">
            <w:rPr>
              <w:lang w:val="en-US"/>
            </w:rPr>
          </w:rPrChange>
        </w:rPr>
        <w:lastRenderedPageBreak/>
        <w:t xml:space="preserve">        done = False</w:t>
      </w:r>
      <w:r w:rsidR="00693304" w:rsidRPr="00DC76E1">
        <w:rPr>
          <w:rFonts w:ascii="Consolas" w:hAnsi="Consolas"/>
          <w:sz w:val="20"/>
          <w:szCs w:val="20"/>
          <w:rPrChange w:id="954" w:author="Srishti" w:date="2025-11-06T10:11:00Z" w16du:dateUtc="2025-11-06T04:41:00Z">
            <w:rPr/>
          </w:rPrChange>
        </w:rPr>
        <w:br/>
      </w:r>
      <w:r w:rsidRPr="00DC76E1">
        <w:rPr>
          <w:rFonts w:ascii="Consolas" w:hAnsi="Consolas"/>
          <w:sz w:val="20"/>
          <w:szCs w:val="20"/>
          <w:lang w:val="en-US"/>
          <w:rPrChange w:id="955" w:author="Srishti" w:date="2025-11-06T10:11:00Z" w16du:dateUtc="2025-11-06T04:41:00Z">
            <w:rPr>
              <w:lang w:val="en-US"/>
            </w:rPr>
          </w:rPrChange>
        </w:rPr>
        <w:t xml:space="preserve">        return self.state, reward, done</w:t>
      </w:r>
    </w:p>
    <w:p w14:paraId="5BBF6DD6" w14:textId="77777777" w:rsidR="00693304" w:rsidRPr="00DC76E1" w:rsidRDefault="333278B3" w:rsidP="007E3747">
      <w:pPr>
        <w:pStyle w:val="SC-Source"/>
        <w:divId w:val="1751193876"/>
        <w:rPr>
          <w:rFonts w:ascii="Consolas" w:hAnsi="Consolas"/>
          <w:sz w:val="20"/>
          <w:szCs w:val="20"/>
          <w:rPrChange w:id="956" w:author="Srishti" w:date="2025-11-06T10:11:00Z" w16du:dateUtc="2025-11-06T04:41:00Z">
            <w:rPr/>
          </w:rPrChange>
        </w:rPr>
      </w:pPr>
      <w:r w:rsidRPr="00DC76E1">
        <w:rPr>
          <w:rFonts w:ascii="Consolas" w:hAnsi="Consolas"/>
          <w:sz w:val="20"/>
          <w:szCs w:val="20"/>
          <w:lang w:val="en-US"/>
          <w:rPrChange w:id="957" w:author="Srishti" w:date="2025-11-06T10:11:00Z" w16du:dateUtc="2025-11-06T04:41:00Z">
            <w:rPr>
              <w:lang w:val="en-US"/>
            </w:rPr>
          </w:rPrChange>
        </w:rPr>
        <w:t># Placeholder for training logic</w:t>
      </w:r>
      <w:r w:rsidR="00693304" w:rsidRPr="00DC76E1">
        <w:rPr>
          <w:rFonts w:ascii="Consolas" w:hAnsi="Consolas"/>
          <w:sz w:val="20"/>
          <w:szCs w:val="20"/>
          <w:rPrChange w:id="958" w:author="Srishti" w:date="2025-11-06T10:11:00Z" w16du:dateUtc="2025-11-06T04:41:00Z">
            <w:rPr/>
          </w:rPrChange>
        </w:rPr>
        <w:br/>
      </w:r>
      <w:r w:rsidRPr="00DC76E1">
        <w:rPr>
          <w:rFonts w:ascii="Consolas" w:hAnsi="Consolas"/>
          <w:sz w:val="20"/>
          <w:szCs w:val="20"/>
          <w:lang w:val="en-US"/>
          <w:rPrChange w:id="959" w:author="Srishti" w:date="2025-11-06T10:11:00Z" w16du:dateUtc="2025-11-06T04:41:00Z">
            <w:rPr>
              <w:lang w:val="en-US"/>
            </w:rPr>
          </w:rPrChange>
        </w:rPr>
        <w:t>env = TradingEnv()</w:t>
      </w:r>
      <w:r w:rsidR="00693304" w:rsidRPr="00DC76E1">
        <w:rPr>
          <w:rFonts w:ascii="Consolas" w:hAnsi="Consolas"/>
          <w:sz w:val="20"/>
          <w:szCs w:val="20"/>
          <w:rPrChange w:id="960" w:author="Srishti" w:date="2025-11-06T10:11:00Z" w16du:dateUtc="2025-11-06T04:41:00Z">
            <w:rPr/>
          </w:rPrChange>
        </w:rPr>
        <w:br/>
      </w:r>
      <w:r w:rsidRPr="00DC76E1">
        <w:rPr>
          <w:rFonts w:ascii="Consolas" w:hAnsi="Consolas"/>
          <w:sz w:val="20"/>
          <w:szCs w:val="20"/>
          <w:lang w:val="en-US"/>
          <w:rPrChange w:id="961" w:author="Srishti" w:date="2025-11-06T10:11:00Z" w16du:dateUtc="2025-11-06T04:41:00Z">
            <w:rPr>
              <w:lang w:val="en-US"/>
            </w:rPr>
          </w:rPrChange>
        </w:rPr>
        <w:t>state, reward, done = env.step(np.random.randn(10))</w:t>
      </w:r>
      <w:r w:rsidR="00693304" w:rsidRPr="00DC76E1">
        <w:rPr>
          <w:rFonts w:ascii="Consolas" w:hAnsi="Consolas"/>
          <w:sz w:val="20"/>
          <w:szCs w:val="20"/>
          <w:rPrChange w:id="962" w:author="Srishti" w:date="2025-11-06T10:11:00Z" w16du:dateUtc="2025-11-06T04:41:00Z">
            <w:rPr/>
          </w:rPrChange>
        </w:rPr>
        <w:br/>
      </w:r>
      <w:r w:rsidRPr="00DC76E1">
        <w:rPr>
          <w:rFonts w:ascii="Consolas" w:hAnsi="Consolas"/>
          <w:sz w:val="20"/>
          <w:szCs w:val="20"/>
          <w:lang w:val="en-US"/>
          <w:rPrChange w:id="963" w:author="Srishti" w:date="2025-11-06T10:11:00Z" w16du:dateUtc="2025-11-06T04:41:00Z">
            <w:rPr>
              <w:lang w:val="en-US"/>
            </w:rPr>
          </w:rPrChange>
        </w:rPr>
        <w:t>print(f"Reward: {reward}")</w:t>
      </w:r>
    </w:p>
    <w:p w14:paraId="59E59810" w14:textId="398F0DCF" w:rsidR="00693304" w:rsidRPr="00DC76E1" w:rsidRDefault="007E3747" w:rsidP="007E3747">
      <w:pPr>
        <w:pStyle w:val="SC-Source"/>
        <w:divId w:val="1751193876"/>
        <w:rPr>
          <w:rFonts w:ascii="Consolas" w:hAnsi="Consolas"/>
          <w:sz w:val="20"/>
          <w:szCs w:val="20"/>
          <w:rPrChange w:id="964" w:author="Srishti" w:date="2025-11-06T10:11:00Z" w16du:dateUtc="2025-11-06T04:41:00Z">
            <w:rPr/>
          </w:rPrChange>
        </w:rPr>
      </w:pPr>
      <w:r w:rsidRPr="00DC76E1">
        <w:rPr>
          <w:rFonts w:ascii="Consolas" w:hAnsi="Consolas"/>
          <w:sz w:val="20"/>
          <w:szCs w:val="20"/>
          <w:rPrChange w:id="965" w:author="Srishti" w:date="2025-11-06T10:11:00Z" w16du:dateUtc="2025-11-06T04:41:00Z">
            <w:rPr/>
          </w:rPrChange>
        </w:rPr>
        <w:t>`</w:t>
      </w:r>
      <w:r w:rsidR="00693304" w:rsidRPr="00DC76E1">
        <w:rPr>
          <w:rFonts w:ascii="Consolas" w:hAnsi="Consolas"/>
          <w:sz w:val="20"/>
          <w:szCs w:val="20"/>
          <w:rPrChange w:id="966" w:author="Srishti" w:date="2025-11-06T10:11:00Z" w16du:dateUtc="2025-11-06T04:41:00Z">
            <w:rPr/>
          </w:rPrChange>
        </w:rPr>
        <w:t> </w:t>
      </w:r>
    </w:p>
    <w:p w14:paraId="08D0237E" w14:textId="37A5A272" w:rsidR="00A56810" w:rsidRDefault="00A56810">
      <w:pPr>
        <w:pStyle w:val="NormalBPBHEB"/>
        <w:pPrChange w:id="967" w:author="Srishti" w:date="2025-11-06T10:11:00Z" w16du:dateUtc="2025-11-06T04:41:00Z">
          <w:pPr>
            <w:pStyle w:val="P-Regular"/>
            <w:jc w:val="both"/>
          </w:pPr>
        </w:pPrChange>
      </w:pPr>
      <w:r>
        <w:t xml:space="preserve">The code begins by importing the </w:t>
      </w:r>
      <w:r>
        <w:rPr>
          <w:rStyle w:val="Heading3Char"/>
        </w:rPr>
        <w:t>retro</w:t>
      </w:r>
      <w:r>
        <w:t xml:space="preserve"> library, which provides tools for creating and managing retro gaming environments. The core function, </w:t>
      </w:r>
      <w:proofErr w:type="spellStart"/>
      <w:r w:rsidRPr="00DC76E1">
        <w:rPr>
          <w:rStyle w:val="CodeinTextBPBHEBChar"/>
          <w:rPrChange w:id="968" w:author="Srishti" w:date="2025-11-06T10:11:00Z" w16du:dateUtc="2025-11-06T04:41:00Z">
            <w:rPr>
              <w:rStyle w:val="P-Code"/>
            </w:rPr>
          </w:rPrChange>
        </w:rPr>
        <w:t>setup_retro</w:t>
      </w:r>
      <w:proofErr w:type="spellEnd"/>
      <w:r>
        <w:t>, is designed to initialize a game environment. It takes two arguments: the name of the game (</w:t>
      </w:r>
      <w:r w:rsidRPr="00DC76E1">
        <w:rPr>
          <w:rStyle w:val="CodeinTextBPBHEBChar"/>
          <w:rPrChange w:id="969" w:author="Srishti" w:date="2025-11-06T10:12:00Z" w16du:dateUtc="2025-11-06T04:42:00Z">
            <w:rPr>
              <w:rStyle w:val="Heading3Char"/>
            </w:rPr>
          </w:rPrChange>
        </w:rPr>
        <w:t>game</w:t>
      </w:r>
      <w:r>
        <w:t>) and the specific state or level (</w:t>
      </w:r>
      <w:r w:rsidRPr="00DC76E1">
        <w:rPr>
          <w:rStyle w:val="CodeinTextBPBHEBChar"/>
          <w:rPrChange w:id="970" w:author="Srishti" w:date="2025-11-06T10:12:00Z" w16du:dateUtc="2025-11-06T04:42:00Z">
            <w:rPr>
              <w:rStyle w:val="Heading3Char"/>
            </w:rPr>
          </w:rPrChange>
        </w:rPr>
        <w:t>state</w:t>
      </w:r>
      <w:r>
        <w:t>) to load.</w:t>
      </w:r>
    </w:p>
    <w:p w14:paraId="33EE5611" w14:textId="72172C69" w:rsidR="00A56810" w:rsidRDefault="00A56810">
      <w:pPr>
        <w:pStyle w:val="NormalBPBHEB"/>
        <w:divId w:val="54472164"/>
        <w:pPrChange w:id="971" w:author="Srishti" w:date="2025-11-06T10:11:00Z" w16du:dateUtc="2025-11-06T04:41:00Z">
          <w:pPr>
            <w:jc w:val="both"/>
            <w:divId w:val="54472164"/>
          </w:pPr>
        </w:pPrChange>
      </w:pPr>
      <w:r>
        <w:t xml:space="preserve">The </w:t>
      </w:r>
      <w:proofErr w:type="spellStart"/>
      <w:r w:rsidRPr="00DC76E1">
        <w:rPr>
          <w:rStyle w:val="CodeinTextBPBHEBChar"/>
          <w:rPrChange w:id="972" w:author="Srishti" w:date="2025-11-06T10:12:00Z" w16du:dateUtc="2025-11-06T04:42:00Z">
            <w:rPr>
              <w:rStyle w:val="P-Code"/>
            </w:rPr>
          </w:rPrChange>
        </w:rPr>
        <w:t>retro.make</w:t>
      </w:r>
      <w:proofErr w:type="spellEnd"/>
      <w:r>
        <w:t xml:space="preserve"> function is at the heart of this setup, creating an interactive environment based on the specified game and state. This environment mirrors the original game's mechanics, allowing reinforcement learning agents to interact with it as they would with a real-world scenario. After the environment is created, the </w:t>
      </w:r>
      <w:r w:rsidRPr="00DC76E1">
        <w:rPr>
          <w:rStyle w:val="CodeinTextBPBHEBChar"/>
          <w:rPrChange w:id="973" w:author="Srishti" w:date="2025-11-06T10:12:00Z" w16du:dateUtc="2025-11-06T04:42:00Z">
            <w:rPr>
              <w:rStyle w:val="Heading3Char"/>
            </w:rPr>
          </w:rPrChange>
        </w:rPr>
        <w:t>reset</w:t>
      </w:r>
      <w:r>
        <w:t xml:space="preserve"> method initializes it to its </w:t>
      </w:r>
      <w:r w:rsidR="00F13C38">
        <w:t xml:space="preserve">initial state, making it </w:t>
      </w:r>
      <w:r>
        <w:t>ready for agent interaction.</w:t>
      </w:r>
    </w:p>
    <w:p w14:paraId="596893FB" w14:textId="77777777" w:rsidR="00A56810" w:rsidRDefault="00A56810">
      <w:pPr>
        <w:pStyle w:val="NormalBPBHEB"/>
        <w:divId w:val="54472164"/>
        <w:pPrChange w:id="974" w:author="Srishti" w:date="2025-11-06T10:11:00Z" w16du:dateUtc="2025-11-06T04:41:00Z">
          <w:pPr>
            <w:jc w:val="both"/>
            <w:divId w:val="54472164"/>
          </w:pPr>
        </w:pPrChange>
      </w:pPr>
      <w:r>
        <w:t xml:space="preserve">In the example provided, the environment is set up for </w:t>
      </w:r>
      <w:del w:id="975" w:author="Srishti" w:date="2025-11-06T10:12:00Z" w16du:dateUtc="2025-11-06T04:42:00Z">
        <w:r w:rsidRPr="00DC76E1" w:rsidDel="00DC76E1">
          <w:rPr>
            <w:i/>
            <w:iCs/>
            <w:rPrChange w:id="976" w:author="Srishti" w:date="2025-11-06T10:12:00Z" w16du:dateUtc="2025-11-06T04:42:00Z">
              <w:rPr/>
            </w:rPrChange>
          </w:rPr>
          <w:delText>"</w:delText>
        </w:r>
      </w:del>
      <w:proofErr w:type="spellStart"/>
      <w:r w:rsidRPr="00DC76E1">
        <w:rPr>
          <w:i/>
          <w:iCs/>
          <w:rPrChange w:id="977" w:author="Srishti" w:date="2025-11-06T10:12:00Z" w16du:dateUtc="2025-11-06T04:42:00Z">
            <w:rPr/>
          </w:rPrChange>
        </w:rPr>
        <w:t>Airstriker</w:t>
      </w:r>
      <w:proofErr w:type="spellEnd"/>
      <w:del w:id="978" w:author="Srishti" w:date="2025-11-06T10:12:00Z" w16du:dateUtc="2025-11-06T04:42:00Z">
        <w:r w:rsidDel="00DC76E1">
          <w:delText>"</w:delText>
        </w:r>
      </w:del>
      <w:r>
        <w:t xml:space="preserve"> on the Sega Genesis platform, with the game starting at the specified level, </w:t>
      </w:r>
      <w:del w:id="979" w:author="Srishti" w:date="2025-11-06T10:12:00Z" w16du:dateUtc="2025-11-06T04:42:00Z">
        <w:r w:rsidRPr="00DC76E1" w:rsidDel="00DC76E1">
          <w:rPr>
            <w:i/>
            <w:iCs/>
            <w:rPrChange w:id="980" w:author="Srishti" w:date="2025-11-06T10:12:00Z" w16du:dateUtc="2025-11-06T04:42:00Z">
              <w:rPr/>
            </w:rPrChange>
          </w:rPr>
          <w:delText>"</w:delText>
        </w:r>
      </w:del>
      <w:r w:rsidRPr="00DC76E1">
        <w:rPr>
          <w:i/>
          <w:iCs/>
          <w:rPrChange w:id="981" w:author="Srishti" w:date="2025-11-06T10:12:00Z" w16du:dateUtc="2025-11-06T04:42:00Z">
            <w:rPr/>
          </w:rPrChange>
        </w:rPr>
        <w:t>Level1.</w:t>
      </w:r>
      <w:del w:id="982" w:author="Srishti" w:date="2025-11-06T10:12:00Z" w16du:dateUtc="2025-11-06T04:42:00Z">
        <w:r w:rsidDel="00DC76E1">
          <w:delText>"</w:delText>
        </w:r>
      </w:del>
      <w:r>
        <w:t xml:space="preserve"> The final </w:t>
      </w:r>
      <w:r w:rsidRPr="00DC76E1">
        <w:rPr>
          <w:rStyle w:val="CodeinTextBPBHEBChar"/>
          <w:rPrChange w:id="983" w:author="Srishti" w:date="2025-11-06T10:12:00Z" w16du:dateUtc="2025-11-06T04:42:00Z">
            <w:rPr>
              <w:rStyle w:val="Heading3Char"/>
            </w:rPr>
          </w:rPrChange>
        </w:rPr>
        <w:t>print</w:t>
      </w:r>
      <w:r>
        <w:t xml:space="preserve"> statement confirms that the environment has been successfully initialized, ensuring a seamless workflow for subsequent reinforcement learning tasks.</w:t>
      </w:r>
    </w:p>
    <w:p w14:paraId="1C01DACE" w14:textId="77777777" w:rsidR="00A56810" w:rsidRDefault="00A56810" w:rsidP="00DC76E1">
      <w:pPr>
        <w:pStyle w:val="NormalBPBHEB"/>
        <w:divId w:val="54472164"/>
        <w:rPr>
          <w:ins w:id="984" w:author="Srishti" w:date="2025-11-06T10:12:00Z" w16du:dateUtc="2025-11-06T04:42:00Z"/>
        </w:rPr>
      </w:pPr>
      <w:r>
        <w:t xml:space="preserve">This setup demonstrates the seamless integration of retro games into reinforcement learning workflows, highlighting the adaptability and power of Gym-Retro for </w:t>
      </w:r>
      <w:proofErr w:type="gramStart"/>
      <w:r>
        <w:t>training</w:t>
      </w:r>
      <w:proofErr w:type="gramEnd"/>
      <w:r>
        <w:t xml:space="preserve"> and evaluating AI agents. By leveraging such platforms, researchers can test algorithms in a wide range of environments, gaining insights into their robustness and effectiveness in solving complex challenges.</w:t>
      </w:r>
    </w:p>
    <w:p w14:paraId="09FD1105" w14:textId="77777777" w:rsidR="00DC76E1" w:rsidRDefault="00DC76E1">
      <w:pPr>
        <w:pStyle w:val="NormalBPBHEB"/>
        <w:divId w:val="54472164"/>
        <w:pPrChange w:id="985" w:author="Srishti" w:date="2025-11-06T10:12:00Z" w16du:dateUtc="2025-11-06T04:42:00Z">
          <w:pPr>
            <w:jc w:val="both"/>
            <w:divId w:val="54472164"/>
          </w:pPr>
        </w:pPrChange>
      </w:pPr>
    </w:p>
    <w:p w14:paraId="355E114B" w14:textId="3CF0B341" w:rsidR="00DA1DC3" w:rsidRDefault="00DA1DC3" w:rsidP="00DC76E1">
      <w:pPr>
        <w:pStyle w:val="Heading1BPBHEB"/>
        <w:rPr>
          <w:ins w:id="986" w:author="Srishti" w:date="2025-11-06T10:13:00Z" w16du:dateUtc="2025-11-06T04:43:00Z"/>
        </w:rPr>
      </w:pPr>
      <w:r w:rsidRPr="00DA1DC3">
        <w:t>Conclusion</w:t>
      </w:r>
    </w:p>
    <w:p w14:paraId="771164C1" w14:textId="491916A7" w:rsidR="00DC76E1" w:rsidRDefault="00DC76E1" w:rsidP="00DC76E1">
      <w:pPr>
        <w:pStyle w:val="NormalBPBHEB"/>
        <w:rPr>
          <w:ins w:id="987" w:author="Srishti" w:date="2025-11-06T10:14:00Z" w16du:dateUtc="2025-11-06T04:44:00Z"/>
        </w:rPr>
      </w:pPr>
      <w:commentRangeStart w:id="988"/>
      <w:ins w:id="989" w:author="Srishti" w:date="2025-11-06T10:13:00Z" w16du:dateUtc="2025-11-06T04:43:00Z">
        <w:r w:rsidRPr="00DC76E1">
          <w:t>This chapter provided a comprehensive overview of the Asynchronous Actor-Critic (A3C) algorithm and its applications in retro gaming and real-world scenarios. Key takeaways include the scalability of A3C, which efficiently utilizes parallel processing for faster training; its versatility, as A3C demonstrates adaptability across diverse domains from gaming to trading; and its practical implementation, with step-by-step coding examples for applying A3C in gaming and beyond.</w:t>
        </w:r>
      </w:ins>
      <w:commentRangeEnd w:id="988"/>
      <w:ins w:id="990" w:author="Srishti" w:date="2025-11-06T10:14:00Z" w16du:dateUtc="2025-11-06T04:44:00Z">
        <w:r>
          <w:rPr>
            <w:rStyle w:val="CommentReference"/>
            <w:rFonts w:ascii="Arial" w:eastAsia="Arial" w:hAnsi="Arial" w:cs="Arial"/>
          </w:rPr>
          <w:commentReference w:id="988"/>
        </w:r>
      </w:ins>
    </w:p>
    <w:p w14:paraId="176FA4A1" w14:textId="06DD332E" w:rsidR="00DC76E1" w:rsidRPr="00DA1DC3" w:rsidDel="00DC76E1" w:rsidRDefault="00DC76E1">
      <w:pPr>
        <w:pStyle w:val="NormalBPBHEB"/>
        <w:rPr>
          <w:del w:id="991" w:author="Srishti" w:date="2025-11-06T10:14:00Z" w16du:dateUtc="2025-11-06T04:44:00Z"/>
        </w:rPr>
        <w:pPrChange w:id="992" w:author="Srishti" w:date="2025-11-06T10:14:00Z" w16du:dateUtc="2025-11-06T04:44:00Z">
          <w:pPr>
            <w:pStyle w:val="H1-Section"/>
          </w:pPr>
        </w:pPrChange>
      </w:pPr>
      <w:ins w:id="993" w:author="Srishti" w:date="2025-11-06T10:14:00Z" w16du:dateUtc="2025-11-06T04:44:00Z">
        <w:r>
          <w:t>The next chapter</w:t>
        </w:r>
      </w:ins>
    </w:p>
    <w:p w14:paraId="74CA3CD0" w14:textId="5A45958D" w:rsidR="00DA1DC3" w:rsidRPr="00DA1DC3" w:rsidDel="00DC76E1" w:rsidRDefault="00DA1DC3">
      <w:pPr>
        <w:pStyle w:val="NormalBPBHEB"/>
        <w:rPr>
          <w:del w:id="994" w:author="Srishti" w:date="2025-11-06T10:13:00Z" w16du:dateUtc="2025-11-06T04:43:00Z"/>
        </w:rPr>
        <w:pPrChange w:id="995" w:author="Srishti" w:date="2025-11-06T10:14:00Z" w16du:dateUtc="2025-11-06T04:44:00Z">
          <w:pPr>
            <w:pStyle w:val="P-Regular"/>
            <w:jc w:val="both"/>
          </w:pPr>
        </w:pPrChange>
      </w:pPr>
      <w:del w:id="996" w:author="Srishti" w:date="2025-11-06T10:13:00Z" w16du:dateUtc="2025-11-06T04:43:00Z">
        <w:r w:rsidRPr="00DA1DC3" w:rsidDel="00DC76E1">
          <w:delText xml:space="preserve">This chapter provided a comprehensive overview of the </w:delText>
        </w:r>
        <w:r w:rsidRPr="008E43F3" w:rsidDel="00DC76E1">
          <w:rPr>
            <w:rStyle w:val="P-Bold"/>
          </w:rPr>
          <w:delText>Asynchronous Actor-Critic (A3C)</w:delText>
        </w:r>
        <w:r w:rsidRPr="00DA1DC3" w:rsidDel="00DC76E1">
          <w:delText xml:space="preserve"> algorithm and its applications in retro gaming and real-world scenarios. Key takeaways include:</w:delText>
        </w:r>
      </w:del>
    </w:p>
    <w:p w14:paraId="0D8BFE36" w14:textId="2C111FA0" w:rsidR="00DA1DC3" w:rsidRPr="00DA1DC3" w:rsidDel="00DC76E1" w:rsidRDefault="333278B3">
      <w:pPr>
        <w:pStyle w:val="NormalBPBHEB"/>
        <w:rPr>
          <w:del w:id="997" w:author="Srishti" w:date="2025-11-06T10:13:00Z" w16du:dateUtc="2025-11-06T04:43:00Z"/>
        </w:rPr>
        <w:pPrChange w:id="998" w:author="Srishti" w:date="2025-11-06T10:14:00Z" w16du:dateUtc="2025-11-06T04:44:00Z">
          <w:pPr>
            <w:pStyle w:val="L-Bullets"/>
            <w:jc w:val="both"/>
          </w:pPr>
        </w:pPrChange>
      </w:pPr>
      <w:del w:id="999" w:author="Srishti" w:date="2025-11-06T10:13:00Z" w16du:dateUtc="2025-11-06T04:43:00Z">
        <w:r w:rsidRPr="333278B3" w:rsidDel="00DC76E1">
          <w:rPr>
            <w:b/>
            <w:bCs/>
          </w:rPr>
          <w:delText>Scalability</w:delText>
        </w:r>
        <w:r w:rsidRPr="333278B3" w:rsidDel="00DC76E1">
          <w:delText>: A3C efficiently utilizes parallel processing for faster training.</w:delText>
        </w:r>
      </w:del>
    </w:p>
    <w:p w14:paraId="4EA420D4" w14:textId="2E35DF95" w:rsidR="00DA1DC3" w:rsidRPr="00DA1DC3" w:rsidDel="00DC76E1" w:rsidRDefault="00DA1DC3">
      <w:pPr>
        <w:pStyle w:val="NormalBPBHEB"/>
        <w:rPr>
          <w:del w:id="1000" w:author="Srishti" w:date="2025-11-06T10:13:00Z" w16du:dateUtc="2025-11-06T04:43:00Z"/>
        </w:rPr>
        <w:pPrChange w:id="1001" w:author="Srishti" w:date="2025-11-06T10:14:00Z" w16du:dateUtc="2025-11-06T04:44:00Z">
          <w:pPr>
            <w:pStyle w:val="L-Bullets"/>
            <w:jc w:val="both"/>
          </w:pPr>
        </w:pPrChange>
      </w:pPr>
      <w:del w:id="1002" w:author="Srishti" w:date="2025-11-06T10:13:00Z" w16du:dateUtc="2025-11-06T04:43:00Z">
        <w:r w:rsidRPr="00DA1DC3" w:rsidDel="00DC76E1">
          <w:rPr>
            <w:b/>
            <w:bCs/>
          </w:rPr>
          <w:delText>Versatility</w:delText>
        </w:r>
        <w:r w:rsidRPr="00DA1DC3" w:rsidDel="00DC76E1">
          <w:delText>: From gaming to trading, A3C demonstrates adaptability across diverse domains.</w:delText>
        </w:r>
      </w:del>
    </w:p>
    <w:p w14:paraId="098C3C3C" w14:textId="4F653970" w:rsidR="00DA1DC3" w:rsidRPr="00DA1DC3" w:rsidDel="00DC76E1" w:rsidRDefault="00DA1DC3">
      <w:pPr>
        <w:pStyle w:val="NormalBPBHEB"/>
        <w:rPr>
          <w:del w:id="1003" w:author="Srishti" w:date="2025-11-06T10:13:00Z" w16du:dateUtc="2025-11-06T04:43:00Z"/>
        </w:rPr>
        <w:pPrChange w:id="1004" w:author="Srishti" w:date="2025-11-06T10:14:00Z" w16du:dateUtc="2025-11-06T04:44:00Z">
          <w:pPr>
            <w:pStyle w:val="L-Bullets"/>
            <w:jc w:val="both"/>
          </w:pPr>
        </w:pPrChange>
      </w:pPr>
      <w:del w:id="1005" w:author="Srishti" w:date="2025-11-06T10:13:00Z" w16du:dateUtc="2025-11-06T04:43:00Z">
        <w:r w:rsidRPr="00DA1DC3" w:rsidDel="00DC76E1">
          <w:rPr>
            <w:b/>
            <w:bCs/>
          </w:rPr>
          <w:delText>Practical Implementation</w:delText>
        </w:r>
        <w:r w:rsidRPr="00DA1DC3" w:rsidDel="00DC76E1">
          <w:delText>: Step-by-step coding examples for applying A3C in gaming and beyond.</w:delText>
        </w:r>
      </w:del>
    </w:p>
    <w:p w14:paraId="781E1BA6" w14:textId="11B4559E" w:rsidR="00DA1DC3" w:rsidRPr="00DA1DC3" w:rsidDel="00DC76E1" w:rsidRDefault="00F37075">
      <w:pPr>
        <w:pStyle w:val="NormalBPBHEB"/>
        <w:rPr>
          <w:del w:id="1006" w:author="Srishti" w:date="2025-11-06T10:14:00Z" w16du:dateUtc="2025-11-06T04:44:00Z"/>
        </w:rPr>
        <w:pPrChange w:id="1007" w:author="Srishti" w:date="2025-11-06T10:14:00Z" w16du:dateUtc="2025-11-06T04:44:00Z">
          <w:pPr>
            <w:pStyle w:val="H1-Section"/>
          </w:pPr>
        </w:pPrChange>
      </w:pPr>
      <w:del w:id="1008" w:author="Srishti" w:date="2025-11-06T10:14:00Z" w16du:dateUtc="2025-11-06T04:44:00Z">
        <w:r w:rsidDel="00DC76E1">
          <w:delText>Next</w:delText>
        </w:r>
        <w:r w:rsidR="00DA1DC3" w:rsidRPr="00DA1DC3" w:rsidDel="00DC76E1">
          <w:delText xml:space="preserve"> Chapter: Future Directions</w:delText>
        </w:r>
      </w:del>
    </w:p>
    <w:p w14:paraId="52AB1D04" w14:textId="7A14F7DE" w:rsidR="00DA1DC3" w:rsidRDefault="00DA1DC3" w:rsidP="00DC76E1">
      <w:pPr>
        <w:pStyle w:val="NormalBPBHEB"/>
        <w:rPr>
          <w:ins w:id="1009" w:author="Srishti" w:date="2025-11-06T10:14:00Z" w16du:dateUtc="2025-11-06T04:44:00Z"/>
        </w:rPr>
      </w:pPr>
      <w:del w:id="1010" w:author="Srishti" w:date="2025-11-06T10:14:00Z" w16du:dateUtc="2025-11-06T04:44:00Z">
        <w:r w:rsidRPr="00DA1DC3" w:rsidDel="00DC76E1">
          <w:delText>Chapter 12</w:delText>
        </w:r>
      </w:del>
      <w:r w:rsidRPr="00DA1DC3">
        <w:t xml:space="preserve"> shifts </w:t>
      </w:r>
      <w:r w:rsidR="00F13C38">
        <w:t xml:space="preserve">the focus to the </w:t>
      </w:r>
      <w:r w:rsidR="00F13C38" w:rsidRPr="00DC76E1">
        <w:rPr>
          <w:bCs/>
          <w:rPrChange w:id="1011" w:author="Srishti" w:date="2025-11-06T10:14:00Z" w16du:dateUtc="2025-11-06T04:44:00Z">
            <w:rPr>
              <w:rStyle w:val="P-Bold"/>
            </w:rPr>
          </w:rPrChange>
        </w:rPr>
        <w:t>future of reinforcement learning</w:t>
      </w:r>
      <w:r w:rsidR="00F13C38">
        <w:t>, discussing advancements beyond A3C, ethical considerations, and applications in cutting-edge domains such as</w:t>
      </w:r>
      <w:r w:rsidRPr="00DA1DC3">
        <w:t xml:space="preserve"> autonomous systems and healthcare. As we </w:t>
      </w:r>
      <w:r w:rsidR="00F13C38">
        <w:t xml:space="preserve">proceed, we will examine how these </w:t>
      </w:r>
      <w:r w:rsidR="00F13C38">
        <w:lastRenderedPageBreak/>
        <w:t>technologies can shape the future while ensuring the responsible and ethical development of AI</w:t>
      </w:r>
      <w:r w:rsidRPr="00DA1DC3">
        <w:t>.</w:t>
      </w:r>
    </w:p>
    <w:p w14:paraId="6C29BF8F" w14:textId="77777777" w:rsidR="00DC76E1" w:rsidRDefault="00DC76E1" w:rsidP="00DC76E1">
      <w:pPr>
        <w:pStyle w:val="NormalBPBHEB"/>
        <w:rPr>
          <w:ins w:id="1012" w:author="Srishti" w:date="2025-11-06T10:14:00Z" w16du:dateUtc="2025-11-06T04:44:00Z"/>
        </w:rPr>
      </w:pPr>
    </w:p>
    <w:p w14:paraId="7671A2A9" w14:textId="77777777" w:rsidR="00DC76E1" w:rsidRDefault="00DC76E1">
      <w:pPr>
        <w:pStyle w:val="Heading1BPBHEB"/>
        <w:rPr>
          <w:ins w:id="1013" w:author="Srishti" w:date="2025-11-06T10:14:00Z" w16du:dateUtc="2025-11-06T04:44:00Z"/>
        </w:rPr>
        <w:pPrChange w:id="1014" w:author="Srishti" w:date="2025-11-06T10:15:00Z" w16du:dateUtc="2025-11-06T04:45:00Z">
          <w:pPr>
            <w:pStyle w:val="NormalBPBHEB"/>
          </w:pPr>
        </w:pPrChange>
      </w:pPr>
      <w:ins w:id="1015" w:author="Srishti" w:date="2025-11-06T10:14:00Z" w16du:dateUtc="2025-11-06T04:44:00Z">
        <w:r>
          <w:t>References</w:t>
        </w:r>
      </w:ins>
    </w:p>
    <w:p w14:paraId="6A45578D" w14:textId="4803B47E" w:rsidR="00DC76E1" w:rsidRDefault="00DC76E1">
      <w:pPr>
        <w:pStyle w:val="NormalBPBHEB"/>
        <w:numPr>
          <w:ilvl w:val="0"/>
          <w:numId w:val="19"/>
        </w:numPr>
        <w:rPr>
          <w:ins w:id="1016" w:author="Srishti" w:date="2025-11-06T10:14:00Z" w16du:dateUtc="2025-11-06T04:44:00Z"/>
        </w:rPr>
        <w:pPrChange w:id="1017" w:author="Srishti" w:date="2025-11-06T10:15:00Z" w16du:dateUtc="2025-11-06T04:45:00Z">
          <w:pPr>
            <w:pStyle w:val="NormalBPBHEB"/>
          </w:pPr>
        </w:pPrChange>
      </w:pPr>
      <w:ins w:id="1018" w:author="Srishti" w:date="2025-11-06T10:14:00Z" w16du:dateUtc="2025-11-06T04:44:00Z">
        <w:r>
          <w:t xml:space="preserve">V. </w:t>
        </w:r>
        <w:proofErr w:type="spellStart"/>
        <w:r>
          <w:t>Mnih</w:t>
        </w:r>
        <w:proofErr w:type="spellEnd"/>
        <w:r>
          <w:t>, A. P. Badia</w:t>
        </w:r>
        <w:proofErr w:type="gramStart"/>
        <w:r>
          <w:t>, M.</w:t>
        </w:r>
        <w:proofErr w:type="gramEnd"/>
        <w:r>
          <w:t xml:space="preserve"> M. Mirza, G. A. L. T. H. </w:t>
        </w:r>
        <w:proofErr w:type="gramStart"/>
        <w:r>
          <w:t>T.</w:t>
        </w:r>
        <w:proofErr w:type="gramEnd"/>
        <w:r>
          <w:t xml:space="preserve"> and K. </w:t>
        </w:r>
        <w:proofErr w:type="spellStart"/>
        <w:r>
          <w:t>Kavukcuoglu</w:t>
        </w:r>
        <w:proofErr w:type="spellEnd"/>
        <w:r>
          <w:t xml:space="preserve">, "Asynchronous methods for deep reinforcement learning," in International Conference on Machine Learning (ICML), 2016. </w:t>
        </w:r>
      </w:ins>
    </w:p>
    <w:p w14:paraId="013CAA39" w14:textId="2D67DE25" w:rsidR="00DC76E1" w:rsidRDefault="00DC76E1">
      <w:pPr>
        <w:pStyle w:val="NormalBPBHEB"/>
        <w:numPr>
          <w:ilvl w:val="0"/>
          <w:numId w:val="19"/>
        </w:numPr>
        <w:rPr>
          <w:ins w:id="1019" w:author="Srishti" w:date="2025-11-06T10:14:00Z" w16du:dateUtc="2025-11-06T04:44:00Z"/>
        </w:rPr>
        <w:pPrChange w:id="1020" w:author="Srishti" w:date="2025-11-06T10:15:00Z" w16du:dateUtc="2025-11-06T04:45:00Z">
          <w:pPr>
            <w:pStyle w:val="NormalBPBHEB"/>
          </w:pPr>
        </w:pPrChange>
      </w:pPr>
      <w:ins w:id="1021" w:author="Srishti" w:date="2025-11-06T10:14:00Z" w16du:dateUtc="2025-11-06T04:44:00Z">
        <w:r>
          <w:t xml:space="preserve">M. G. Bellemare, Y. Naddaf, J. Veness and M. Bowling, "The arcade learning environment: An evaluation platform for general agents," Journal of Artificial Intelligence Research, vol. 47, pp. 253, 279, 2013. </w:t>
        </w:r>
      </w:ins>
    </w:p>
    <w:p w14:paraId="0F5AFE2A" w14:textId="1C40E891" w:rsidR="00DC76E1" w:rsidRDefault="00DC76E1">
      <w:pPr>
        <w:pStyle w:val="NormalBPBHEB"/>
        <w:numPr>
          <w:ilvl w:val="0"/>
          <w:numId w:val="19"/>
        </w:numPr>
        <w:rPr>
          <w:ins w:id="1022" w:author="Srishti" w:date="2025-11-06T10:14:00Z" w16du:dateUtc="2025-11-06T04:44:00Z"/>
        </w:rPr>
        <w:pPrChange w:id="1023" w:author="Srishti" w:date="2025-11-06T10:15:00Z" w16du:dateUtc="2025-11-06T04:45:00Z">
          <w:pPr>
            <w:pStyle w:val="NormalBPBHEB"/>
          </w:pPr>
        </w:pPrChange>
      </w:pPr>
      <w:ins w:id="1024" w:author="Srishti" w:date="2025-11-06T10:14:00Z" w16du:dateUtc="2025-11-06T04:44:00Z">
        <w:r>
          <w:t xml:space="preserve">J. Kober, J. A. Bagnell and J. Peters, "Reinforcement learning in robotics: A survey," The International Journal of Robotics Research, vol. 32, pp. 1238, 1274, 2013. </w:t>
        </w:r>
      </w:ins>
    </w:p>
    <w:p w14:paraId="30D5403E" w14:textId="31DDC23B" w:rsidR="00DC76E1" w:rsidRDefault="00DC76E1">
      <w:pPr>
        <w:pStyle w:val="NormalBPBHEB"/>
        <w:numPr>
          <w:ilvl w:val="0"/>
          <w:numId w:val="19"/>
        </w:numPr>
        <w:rPr>
          <w:ins w:id="1025" w:author="Srishti" w:date="2025-11-06T10:14:00Z" w16du:dateUtc="2025-11-06T04:44:00Z"/>
        </w:rPr>
        <w:pPrChange w:id="1026" w:author="Srishti" w:date="2025-11-06T10:15:00Z" w16du:dateUtc="2025-11-06T04:45:00Z">
          <w:pPr>
            <w:pStyle w:val="NormalBPBHEB"/>
          </w:pPr>
        </w:pPrChange>
      </w:pPr>
      <w:ins w:id="1027" w:author="Srishti" w:date="2025-11-06T10:14:00Z" w16du:dateUtc="2025-11-06T04:44:00Z">
        <w:r>
          <w:t xml:space="preserve">V. </w:t>
        </w:r>
        <w:proofErr w:type="spellStart"/>
        <w:r>
          <w:t>Mnih</w:t>
        </w:r>
        <w:proofErr w:type="spellEnd"/>
        <w:r>
          <w:t xml:space="preserve">, K. </w:t>
        </w:r>
        <w:proofErr w:type="spellStart"/>
        <w:r>
          <w:t>Kavukcuoglu</w:t>
        </w:r>
        <w:proofErr w:type="spellEnd"/>
        <w:r>
          <w:t xml:space="preserve"> and D. Silver, "Playing Atari with deep reinforcement learning," 2013.</w:t>
        </w:r>
      </w:ins>
    </w:p>
    <w:p w14:paraId="000E453C" w14:textId="41945F69" w:rsidR="00DC76E1" w:rsidRDefault="00DC76E1">
      <w:pPr>
        <w:pStyle w:val="NormalBPBHEB"/>
        <w:numPr>
          <w:ilvl w:val="0"/>
          <w:numId w:val="19"/>
        </w:numPr>
        <w:rPr>
          <w:ins w:id="1028" w:author="Srishti" w:date="2025-11-06T10:14:00Z" w16du:dateUtc="2025-11-06T04:44:00Z"/>
        </w:rPr>
        <w:pPrChange w:id="1029" w:author="Srishti" w:date="2025-11-06T10:15:00Z" w16du:dateUtc="2025-11-06T04:45:00Z">
          <w:pPr>
            <w:pStyle w:val="NormalBPBHEB"/>
          </w:pPr>
        </w:pPrChange>
      </w:pPr>
      <w:ins w:id="1030" w:author="Srishti" w:date="2025-11-06T10:14:00Z" w16du:dateUtc="2025-11-06T04:44:00Z">
        <w:r>
          <w:t xml:space="preserve">D. Silver, J. </w:t>
        </w:r>
        <w:proofErr w:type="spellStart"/>
        <w:r>
          <w:t>Schrittwieser</w:t>
        </w:r>
        <w:proofErr w:type="spellEnd"/>
        <w:r>
          <w:t xml:space="preserve">, K. Simonyan, I. </w:t>
        </w:r>
        <w:proofErr w:type="spellStart"/>
        <w:r>
          <w:t>Antonoglou</w:t>
        </w:r>
        <w:proofErr w:type="spellEnd"/>
        <w:r>
          <w:t xml:space="preserve">, A. Huang, A. </w:t>
        </w:r>
        <w:proofErr w:type="gramStart"/>
        <w:r>
          <w:t>Guez</w:t>
        </w:r>
        <w:proofErr w:type="gramEnd"/>
        <w:r>
          <w:t xml:space="preserve"> and D. Hassabis, "Mastering the game of go without human knowledge," Nature, vol. 550, pp. 354, 359. </w:t>
        </w:r>
      </w:ins>
    </w:p>
    <w:p w14:paraId="3E82BB31" w14:textId="54F4ED12" w:rsidR="00DC76E1" w:rsidRDefault="00DC76E1">
      <w:pPr>
        <w:pStyle w:val="NormalBPBHEB"/>
        <w:numPr>
          <w:ilvl w:val="0"/>
          <w:numId w:val="19"/>
        </w:numPr>
        <w:rPr>
          <w:ins w:id="1031" w:author="Srishti" w:date="2025-11-06T10:14:00Z" w16du:dateUtc="2025-11-06T04:44:00Z"/>
        </w:rPr>
        <w:pPrChange w:id="1032" w:author="Srishti" w:date="2025-11-06T10:15:00Z" w16du:dateUtc="2025-11-06T04:45:00Z">
          <w:pPr>
            <w:pStyle w:val="NormalBPBHEB"/>
          </w:pPr>
        </w:pPrChange>
      </w:pPr>
      <w:ins w:id="1033" w:author="Srishti" w:date="2025-11-06T10:14:00Z" w16du:dateUtc="2025-11-06T04:44:00Z">
        <w:r>
          <w:t xml:space="preserve">G. Brockman, V. Cheung, L. Pettersson, J. Schneider, J. Schulman, J. </w:t>
        </w:r>
        <w:proofErr w:type="gramStart"/>
        <w:r>
          <w:t>Tang</w:t>
        </w:r>
        <w:proofErr w:type="gramEnd"/>
        <w:r>
          <w:t xml:space="preserve"> and W. Zaremba, "The arcade learning environment: An evaluation platform for general agents," Journal of Artificial Intelligence Research, vol. 47, pp. 253, 279. </w:t>
        </w:r>
      </w:ins>
    </w:p>
    <w:p w14:paraId="38542553" w14:textId="417C9445" w:rsidR="00DC76E1" w:rsidRDefault="00DC76E1">
      <w:pPr>
        <w:pStyle w:val="NormalBPBHEB"/>
        <w:numPr>
          <w:ilvl w:val="0"/>
          <w:numId w:val="19"/>
        </w:numPr>
        <w:rPr>
          <w:ins w:id="1034" w:author="Srishti" w:date="2025-11-06T10:14:00Z" w16du:dateUtc="2025-11-06T04:44:00Z"/>
        </w:rPr>
        <w:pPrChange w:id="1035" w:author="Srishti" w:date="2025-11-06T10:15:00Z" w16du:dateUtc="2025-11-06T04:45:00Z">
          <w:pPr>
            <w:pStyle w:val="NormalBPBHEB"/>
          </w:pPr>
        </w:pPrChange>
      </w:pPr>
      <w:ins w:id="1036" w:author="Srishti" w:date="2025-11-06T10:14:00Z" w16du:dateUtc="2025-11-06T04:44:00Z">
        <w:r>
          <w:t xml:space="preserve">I. Goodfellow, Y. Bengio and A. Courville, Deep </w:t>
        </w:r>
        <w:proofErr w:type="gramStart"/>
        <w:r>
          <w:t>learning</w:t>
        </w:r>
        <w:proofErr w:type="gramEnd"/>
        <w:r>
          <w:t xml:space="preserve">, MIT Press. </w:t>
        </w:r>
      </w:ins>
    </w:p>
    <w:p w14:paraId="0F28BAD8" w14:textId="1C77A2F3" w:rsidR="00DC76E1" w:rsidRDefault="00DC76E1">
      <w:pPr>
        <w:pStyle w:val="NormalBPBHEB"/>
        <w:numPr>
          <w:ilvl w:val="0"/>
          <w:numId w:val="19"/>
        </w:numPr>
        <w:rPr>
          <w:ins w:id="1037" w:author="Srishti" w:date="2025-11-06T10:14:00Z" w16du:dateUtc="2025-11-06T04:44:00Z"/>
        </w:rPr>
        <w:pPrChange w:id="1038" w:author="Srishti" w:date="2025-11-06T10:15:00Z" w16du:dateUtc="2025-11-06T04:45:00Z">
          <w:pPr>
            <w:pStyle w:val="NormalBPBHEB"/>
          </w:pPr>
        </w:pPrChange>
      </w:pPr>
      <w:ins w:id="1039" w:author="Srishti" w:date="2025-11-06T10:14:00Z" w16du:dateUtc="2025-11-06T04:44:00Z">
        <w:r>
          <w:t>OpenAI, "OpenAI gym retro".</w:t>
        </w:r>
      </w:ins>
    </w:p>
    <w:p w14:paraId="2894B435" w14:textId="6C95D11F" w:rsidR="00DC76E1" w:rsidRDefault="00DC76E1">
      <w:pPr>
        <w:pStyle w:val="NormalBPBHEB"/>
        <w:numPr>
          <w:ilvl w:val="0"/>
          <w:numId w:val="19"/>
        </w:numPr>
        <w:rPr>
          <w:ins w:id="1040" w:author="Srishti" w:date="2025-11-06T10:14:00Z" w16du:dateUtc="2025-11-06T04:44:00Z"/>
        </w:rPr>
        <w:pPrChange w:id="1041" w:author="Srishti" w:date="2025-11-06T10:15:00Z" w16du:dateUtc="2025-11-06T04:45:00Z">
          <w:pPr>
            <w:pStyle w:val="NormalBPBHEB"/>
          </w:pPr>
        </w:pPrChange>
      </w:pPr>
      <w:ins w:id="1042" w:author="Srishti" w:date="2025-11-06T10:14:00Z" w16du:dateUtc="2025-11-06T04:44:00Z">
        <w:r>
          <w:t xml:space="preserve">A. Dosovitskiy, G. Ros, F. </w:t>
        </w:r>
        <w:proofErr w:type="spellStart"/>
        <w:r>
          <w:t>Codevilla</w:t>
        </w:r>
        <w:proofErr w:type="spellEnd"/>
        <w:r>
          <w:t xml:space="preserve">, A. Lopez and V. Koltun, "CARLA: An open urban driving simulator," in Proceedings of the 1st annual conference on robot </w:t>
        </w:r>
        <w:proofErr w:type="spellStart"/>
        <w:r>
          <w:t>rearning</w:t>
        </w:r>
        <w:proofErr w:type="spellEnd"/>
        <w:r>
          <w:t xml:space="preserve">. </w:t>
        </w:r>
      </w:ins>
    </w:p>
    <w:p w14:paraId="6BD21085" w14:textId="5A4F8525" w:rsidR="00DC76E1" w:rsidRDefault="00DC76E1">
      <w:pPr>
        <w:pStyle w:val="NormalBPBHEB"/>
        <w:numPr>
          <w:ilvl w:val="0"/>
          <w:numId w:val="19"/>
        </w:numPr>
        <w:rPr>
          <w:ins w:id="1043" w:author="Srishti" w:date="2025-11-06T10:14:00Z" w16du:dateUtc="2025-11-06T04:44:00Z"/>
        </w:rPr>
        <w:pPrChange w:id="1044" w:author="Srishti" w:date="2025-11-06T10:15:00Z" w16du:dateUtc="2025-11-06T04:45:00Z">
          <w:pPr>
            <w:pStyle w:val="NormalBPBHEB"/>
          </w:pPr>
        </w:pPrChange>
      </w:pPr>
      <w:ins w:id="1045" w:author="Srishti" w:date="2025-11-06T10:14:00Z" w16du:dateUtc="2025-11-06T04:44:00Z">
        <w:r>
          <w:t xml:space="preserve">Y. Zhang and D. Zhou, "Deep reinforcement learning for dynamic treatment </w:t>
        </w:r>
        <w:proofErr w:type="spellStart"/>
        <w:r>
          <w:t>regimes</w:t>
        </w:r>
        <w:proofErr w:type="spellEnd"/>
        <w:r>
          <w:t xml:space="preserve"> on medical registry data," IEEE Journal of Biomedical and Health Informatics, vol. 22, pp. 1844, 1856. </w:t>
        </w:r>
      </w:ins>
    </w:p>
    <w:p w14:paraId="74D0B227" w14:textId="5560BACA" w:rsidR="00DC76E1" w:rsidRDefault="00DC76E1">
      <w:pPr>
        <w:pStyle w:val="NormalBPBHEB"/>
        <w:numPr>
          <w:ilvl w:val="0"/>
          <w:numId w:val="19"/>
        </w:numPr>
        <w:rPr>
          <w:ins w:id="1046" w:author="Srishti" w:date="2025-11-06T10:14:00Z" w16du:dateUtc="2025-11-06T04:44:00Z"/>
        </w:rPr>
        <w:pPrChange w:id="1047" w:author="Srishti" w:date="2025-11-06T10:15:00Z" w16du:dateUtc="2025-11-06T04:45:00Z">
          <w:pPr>
            <w:pStyle w:val="NormalBPBHEB"/>
          </w:pPr>
        </w:pPrChange>
      </w:pPr>
      <w:ins w:id="1048" w:author="Srishti" w:date="2025-11-06T10:14:00Z" w16du:dateUtc="2025-11-06T04:44:00Z">
        <w:r>
          <w:t xml:space="preserve">X. Yang, L. Zheng and P. Zhang, "Reinforcement Learning for Portfolio Management: A Framework and Case Study.," IEEE Transactions on Neural Networks and Learning Systems, 2018. </w:t>
        </w:r>
      </w:ins>
    </w:p>
    <w:p w14:paraId="073919F9" w14:textId="6D487521" w:rsidR="00DC76E1" w:rsidDel="00DC76E1" w:rsidRDefault="00DC76E1">
      <w:pPr>
        <w:pStyle w:val="NormalBPBHEB"/>
        <w:rPr>
          <w:del w:id="1049" w:author="Srishti" w:date="2025-11-06T10:14:00Z" w16du:dateUtc="2025-11-06T04:44:00Z"/>
        </w:rPr>
        <w:pPrChange w:id="1050" w:author="Srishti" w:date="2025-11-06T10:14:00Z" w16du:dateUtc="2025-11-06T04:44:00Z">
          <w:pPr>
            <w:pStyle w:val="P-Regular"/>
            <w:jc w:val="both"/>
          </w:pPr>
        </w:pPrChange>
      </w:pPr>
    </w:p>
    <w:customXmlDelRangeStart w:id="1051" w:author="Srishti" w:date="2025-11-06T10:14:00Z"/>
    <w:sdt>
      <w:sdtPr>
        <w:rPr>
          <w:rFonts w:eastAsiaTheme="minorEastAsia"/>
          <w:b/>
          <w:sz w:val="24"/>
          <w:szCs w:val="24"/>
        </w:rPr>
        <w:id w:val="235832346"/>
        <w:docPartObj>
          <w:docPartGallery w:val="Bibliographies"/>
          <w:docPartUnique/>
        </w:docPartObj>
      </w:sdtPr>
      <w:sdtEndPr>
        <w:rPr>
          <w:rFonts w:eastAsia="Palatino Linotype"/>
          <w:b w:val="0"/>
          <w:sz w:val="22"/>
          <w:szCs w:val="22"/>
        </w:rPr>
      </w:sdtEndPr>
      <w:sdtContent>
        <w:customXmlDelRangeEnd w:id="1051"/>
        <w:p w14:paraId="5551B49D" w14:textId="74E8D553" w:rsidR="00F13C38" w:rsidDel="00DC76E1" w:rsidRDefault="00F13C38">
          <w:pPr>
            <w:pStyle w:val="NormalBPBHEB"/>
            <w:rPr>
              <w:del w:id="1052" w:author="Srishti" w:date="2025-11-06T10:14:00Z" w16du:dateUtc="2025-11-06T04:44:00Z"/>
              <w:rFonts w:eastAsiaTheme="minorEastAsia"/>
              <w:sz w:val="24"/>
              <w:szCs w:val="24"/>
            </w:rPr>
            <w:pPrChange w:id="1053" w:author="Srishti" w:date="2025-11-06T10:14:00Z" w16du:dateUtc="2025-11-06T04:44:00Z">
              <w:pPr>
                <w:pStyle w:val="H1-Section"/>
              </w:pPr>
            </w:pPrChange>
          </w:pPr>
        </w:p>
        <w:p w14:paraId="7C168FDC" w14:textId="4F3D1563" w:rsidR="00F13C38" w:rsidDel="00DC76E1" w:rsidRDefault="00F13C38">
          <w:pPr>
            <w:pStyle w:val="NormalBPBHEB"/>
            <w:rPr>
              <w:del w:id="1054" w:author="Srishti" w:date="2025-11-06T10:14:00Z" w16du:dateUtc="2025-11-06T04:44:00Z"/>
            </w:rPr>
            <w:pPrChange w:id="1055" w:author="Srishti" w:date="2025-11-06T10:14:00Z" w16du:dateUtc="2025-11-06T04:44:00Z">
              <w:pPr>
                <w:spacing w:line="259" w:lineRule="auto"/>
              </w:pPr>
            </w:pPrChange>
          </w:pPr>
          <w:del w:id="1056" w:author="Srishti" w:date="2025-11-06T10:14:00Z" w16du:dateUtc="2025-11-06T04:44:00Z">
            <w:r w:rsidDel="00DC76E1">
              <w:rPr>
                <w:b/>
              </w:rPr>
              <w:br w:type="page"/>
            </w:r>
          </w:del>
        </w:p>
        <w:p w14:paraId="2D8756CB" w14:textId="04DDDED6" w:rsidR="004031CB" w:rsidRPr="00302EF1" w:rsidDel="00DC76E1" w:rsidRDefault="00780E24">
          <w:pPr>
            <w:pStyle w:val="NormalBPBHEB"/>
            <w:rPr>
              <w:del w:id="1057" w:author="Srishti" w:date="2025-11-06T10:14:00Z" w16du:dateUtc="2025-11-06T04:44:00Z"/>
            </w:rPr>
            <w:pPrChange w:id="1058" w:author="Srishti" w:date="2025-11-06T10:14:00Z" w16du:dateUtc="2025-11-06T04:44:00Z">
              <w:pPr>
                <w:pStyle w:val="H1-Section"/>
              </w:pPr>
            </w:pPrChange>
          </w:pPr>
          <w:del w:id="1059" w:author="Srishti" w:date="2025-11-06T10:14:00Z" w16du:dateUtc="2025-11-06T04:44:00Z">
            <w:r w:rsidRPr="00302EF1" w:rsidDel="00DC76E1">
              <w:delText>Referenc</w:delText>
            </w:r>
            <w:r w:rsidDel="00DC76E1">
              <w:delText>e</w:delText>
            </w:r>
            <w:r w:rsidRPr="00302EF1" w:rsidDel="00DC76E1">
              <w:delText>s</w:delText>
            </w:r>
          </w:del>
        </w:p>
        <w:customXmlDelRangeStart w:id="1060" w:author="Srishti" w:date="2025-11-06T10:14:00Z"/>
        <w:sdt>
          <w:sdtPr>
            <w:id w:val="-573587230"/>
            <w:bibliography/>
          </w:sdtPr>
          <w:sdtContent>
            <w:customXmlDelRangeEnd w:id="1060"/>
            <w:p w14:paraId="6982A37E" w14:textId="1DD87C15" w:rsidR="00E84876" w:rsidDel="00DC76E1" w:rsidRDefault="004031CB">
              <w:pPr>
                <w:pStyle w:val="NormalBPBHEB"/>
                <w:rPr>
                  <w:del w:id="1061" w:author="Srishti" w:date="2025-11-06T10:14:00Z" w16du:dateUtc="2025-11-06T04:44:00Z"/>
                  <w:rFonts w:eastAsiaTheme="minorHAnsi"/>
                  <w:noProof/>
                  <w:lang w:val="en-IN"/>
                </w:rPr>
                <w:pPrChange w:id="1062" w:author="Srishti" w:date="2025-11-06T10:14:00Z" w16du:dateUtc="2025-11-06T04:44:00Z">
                  <w:pPr/>
                </w:pPrChange>
              </w:pPr>
              <w:del w:id="1063" w:author="Srishti" w:date="2025-11-06T10:14:00Z" w16du:dateUtc="2025-11-06T04:44:00Z">
                <w:r w:rsidDel="00DC76E1">
                  <w:fldChar w:fldCharType="begin"/>
                </w:r>
                <w:r w:rsidDel="00DC76E1">
                  <w:delInstrText xml:space="preserve"> BIBLIOGRAPHY </w:delInstrText>
                </w:r>
                <w:r w:rsidDel="00DC76E1">
                  <w:fldChar w:fldCharType="separate"/>
                </w:r>
              </w:del>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2"/>
                <w:gridCol w:w="8584"/>
              </w:tblGrid>
              <w:tr w:rsidR="00E84876" w:rsidDel="00DC76E1" w14:paraId="641B2152" w14:textId="3D15C436">
                <w:trPr>
                  <w:divId w:val="1167746405"/>
                  <w:tblCellSpacing w:w="15" w:type="dxa"/>
                  <w:del w:id="1064" w:author="Srishti" w:date="2025-11-06T10:14:00Z"/>
                </w:trPr>
                <w:tc>
                  <w:tcPr>
                    <w:tcW w:w="50" w:type="pct"/>
                    <w:hideMark/>
                  </w:tcPr>
                  <w:p w14:paraId="1B570A3D" w14:textId="13C7095E" w:rsidR="00E84876" w:rsidDel="00DC76E1" w:rsidRDefault="00E84876">
                    <w:pPr>
                      <w:pStyle w:val="NormalBPBHEB"/>
                      <w:rPr>
                        <w:del w:id="1065" w:author="Srishti" w:date="2025-11-06T10:14:00Z" w16du:dateUtc="2025-11-06T04:44:00Z"/>
                        <w:noProof/>
                      </w:rPr>
                      <w:pPrChange w:id="1066" w:author="Srishti" w:date="2025-11-06T10:14:00Z" w16du:dateUtc="2025-11-06T04:44:00Z">
                        <w:pPr>
                          <w:pStyle w:val="Bibliography"/>
                        </w:pPr>
                      </w:pPrChange>
                    </w:pPr>
                    <w:del w:id="1067" w:author="Srishti" w:date="2025-11-06T10:14:00Z" w16du:dateUtc="2025-11-06T04:44:00Z">
                      <w:r w:rsidDel="00DC76E1">
                        <w:rPr>
                          <w:noProof/>
                        </w:rPr>
                        <w:delText xml:space="preserve">[1] </w:delText>
                      </w:r>
                    </w:del>
                  </w:p>
                </w:tc>
                <w:tc>
                  <w:tcPr>
                    <w:tcW w:w="0" w:type="auto"/>
                    <w:hideMark/>
                  </w:tcPr>
                  <w:p w14:paraId="753096EE" w14:textId="5F5AE526" w:rsidR="00E84876" w:rsidDel="00DC76E1" w:rsidRDefault="00E84876">
                    <w:pPr>
                      <w:pStyle w:val="NormalBPBHEB"/>
                      <w:rPr>
                        <w:del w:id="1068" w:author="Srishti" w:date="2025-11-06T10:14:00Z" w16du:dateUtc="2025-11-06T04:44:00Z"/>
                        <w:noProof/>
                      </w:rPr>
                      <w:pPrChange w:id="1069" w:author="Srishti" w:date="2025-11-06T10:14:00Z" w16du:dateUtc="2025-11-06T04:44:00Z">
                        <w:pPr>
                          <w:pStyle w:val="Bibliography"/>
                        </w:pPr>
                      </w:pPrChange>
                    </w:pPr>
                    <w:del w:id="1070" w:author="Srishti" w:date="2025-11-06T10:14:00Z" w16du:dateUtc="2025-11-06T04:44:00Z">
                      <w:r w:rsidDel="00DC76E1">
                        <w:rPr>
                          <w:noProof/>
                        </w:rPr>
                        <w:delText xml:space="preserve">V. Mnih, A. P. Badia, M. M. Mirza, G. A. L. T. H. T. and K. Kavukcuoglu, "Asynchronous methods for deep reinforcement learning," in </w:delText>
                      </w:r>
                      <w:r w:rsidDel="00DC76E1">
                        <w:rPr>
                          <w:i/>
                          <w:iCs/>
                          <w:noProof/>
                        </w:rPr>
                        <w:delText>International Conference on Machine Learning (ICML)</w:delText>
                      </w:r>
                      <w:r w:rsidDel="00DC76E1">
                        <w:rPr>
                          <w:noProof/>
                        </w:rPr>
                        <w:delText xml:space="preserve">, 2016. </w:delText>
                      </w:r>
                    </w:del>
                  </w:p>
                </w:tc>
              </w:tr>
              <w:tr w:rsidR="00E84876" w:rsidDel="00DC76E1" w14:paraId="29A78CF1" w14:textId="6E9ECB2C">
                <w:trPr>
                  <w:divId w:val="1167746405"/>
                  <w:tblCellSpacing w:w="15" w:type="dxa"/>
                  <w:del w:id="1071" w:author="Srishti" w:date="2025-11-06T10:14:00Z"/>
                </w:trPr>
                <w:tc>
                  <w:tcPr>
                    <w:tcW w:w="50" w:type="pct"/>
                    <w:hideMark/>
                  </w:tcPr>
                  <w:p w14:paraId="7FDA202D" w14:textId="520E4261" w:rsidR="00E84876" w:rsidDel="00DC76E1" w:rsidRDefault="00E84876">
                    <w:pPr>
                      <w:pStyle w:val="NormalBPBHEB"/>
                      <w:rPr>
                        <w:del w:id="1072" w:author="Srishti" w:date="2025-11-06T10:14:00Z" w16du:dateUtc="2025-11-06T04:44:00Z"/>
                        <w:noProof/>
                      </w:rPr>
                      <w:pPrChange w:id="1073" w:author="Srishti" w:date="2025-11-06T10:14:00Z" w16du:dateUtc="2025-11-06T04:44:00Z">
                        <w:pPr>
                          <w:pStyle w:val="Bibliography"/>
                        </w:pPr>
                      </w:pPrChange>
                    </w:pPr>
                    <w:del w:id="1074" w:author="Srishti" w:date="2025-11-06T10:14:00Z" w16du:dateUtc="2025-11-06T04:44:00Z">
                      <w:r w:rsidDel="00DC76E1">
                        <w:rPr>
                          <w:noProof/>
                        </w:rPr>
                        <w:delText xml:space="preserve">[2] </w:delText>
                      </w:r>
                    </w:del>
                  </w:p>
                </w:tc>
                <w:tc>
                  <w:tcPr>
                    <w:tcW w:w="0" w:type="auto"/>
                    <w:hideMark/>
                  </w:tcPr>
                  <w:p w14:paraId="6E1152EF" w14:textId="592153F5" w:rsidR="00E84876" w:rsidDel="00DC76E1" w:rsidRDefault="00E84876">
                    <w:pPr>
                      <w:pStyle w:val="NormalBPBHEB"/>
                      <w:rPr>
                        <w:del w:id="1075" w:author="Srishti" w:date="2025-11-06T10:14:00Z" w16du:dateUtc="2025-11-06T04:44:00Z"/>
                        <w:noProof/>
                      </w:rPr>
                      <w:pPrChange w:id="1076" w:author="Srishti" w:date="2025-11-06T10:14:00Z" w16du:dateUtc="2025-11-06T04:44:00Z">
                        <w:pPr>
                          <w:pStyle w:val="Bibliography"/>
                        </w:pPr>
                      </w:pPrChange>
                    </w:pPr>
                    <w:del w:id="1077" w:author="Srishti" w:date="2025-11-06T10:14:00Z" w16du:dateUtc="2025-11-06T04:44:00Z">
                      <w:r w:rsidDel="00DC76E1">
                        <w:rPr>
                          <w:noProof/>
                        </w:rPr>
                        <w:delText xml:space="preserve">M. G. Bellemare, Y. Naddaf, J. Veness and M. Bowling, "The arcade learning environment: An evaluation platform for general agents," </w:delText>
                      </w:r>
                      <w:r w:rsidDel="00DC76E1">
                        <w:rPr>
                          <w:i/>
                          <w:iCs/>
                          <w:noProof/>
                        </w:rPr>
                        <w:delText xml:space="preserve">Journal of Artificial Intelligence Research, </w:delText>
                      </w:r>
                      <w:r w:rsidDel="00DC76E1">
                        <w:rPr>
                          <w:noProof/>
                        </w:rPr>
                        <w:delText xml:space="preserve">vol. 47, pp. 253, 279, 2013. </w:delText>
                      </w:r>
                    </w:del>
                  </w:p>
                </w:tc>
              </w:tr>
              <w:tr w:rsidR="00E84876" w:rsidDel="00DC76E1" w14:paraId="34913E82" w14:textId="7FC39A2C">
                <w:trPr>
                  <w:divId w:val="1167746405"/>
                  <w:tblCellSpacing w:w="15" w:type="dxa"/>
                  <w:del w:id="1078" w:author="Srishti" w:date="2025-11-06T10:14:00Z"/>
                </w:trPr>
                <w:tc>
                  <w:tcPr>
                    <w:tcW w:w="50" w:type="pct"/>
                    <w:hideMark/>
                  </w:tcPr>
                  <w:p w14:paraId="1BD6C59B" w14:textId="634C1542" w:rsidR="00E84876" w:rsidDel="00DC76E1" w:rsidRDefault="00E84876">
                    <w:pPr>
                      <w:pStyle w:val="NormalBPBHEB"/>
                      <w:rPr>
                        <w:del w:id="1079" w:author="Srishti" w:date="2025-11-06T10:14:00Z" w16du:dateUtc="2025-11-06T04:44:00Z"/>
                        <w:noProof/>
                      </w:rPr>
                      <w:pPrChange w:id="1080" w:author="Srishti" w:date="2025-11-06T10:14:00Z" w16du:dateUtc="2025-11-06T04:44:00Z">
                        <w:pPr>
                          <w:pStyle w:val="Bibliography"/>
                        </w:pPr>
                      </w:pPrChange>
                    </w:pPr>
                    <w:del w:id="1081" w:author="Srishti" w:date="2025-11-06T10:14:00Z" w16du:dateUtc="2025-11-06T04:44:00Z">
                      <w:r w:rsidDel="00DC76E1">
                        <w:rPr>
                          <w:noProof/>
                        </w:rPr>
                        <w:delText xml:space="preserve">[3] </w:delText>
                      </w:r>
                    </w:del>
                  </w:p>
                </w:tc>
                <w:tc>
                  <w:tcPr>
                    <w:tcW w:w="0" w:type="auto"/>
                    <w:hideMark/>
                  </w:tcPr>
                  <w:p w14:paraId="19678CCC" w14:textId="1CD70410" w:rsidR="00E84876" w:rsidDel="00DC76E1" w:rsidRDefault="00E84876">
                    <w:pPr>
                      <w:pStyle w:val="NormalBPBHEB"/>
                      <w:rPr>
                        <w:del w:id="1082" w:author="Srishti" w:date="2025-11-06T10:14:00Z" w16du:dateUtc="2025-11-06T04:44:00Z"/>
                        <w:noProof/>
                      </w:rPr>
                      <w:pPrChange w:id="1083" w:author="Srishti" w:date="2025-11-06T10:14:00Z" w16du:dateUtc="2025-11-06T04:44:00Z">
                        <w:pPr>
                          <w:pStyle w:val="Bibliography"/>
                        </w:pPr>
                      </w:pPrChange>
                    </w:pPr>
                    <w:del w:id="1084" w:author="Srishti" w:date="2025-11-06T10:14:00Z" w16du:dateUtc="2025-11-06T04:44:00Z">
                      <w:r w:rsidDel="00DC76E1">
                        <w:rPr>
                          <w:noProof/>
                        </w:rPr>
                        <w:delText xml:space="preserve">J. Kober, J. A. Bagnell and J. Peters, "Reinforcement learning in robotics: A survey," </w:delText>
                      </w:r>
                      <w:r w:rsidDel="00DC76E1">
                        <w:rPr>
                          <w:i/>
                          <w:iCs/>
                          <w:noProof/>
                        </w:rPr>
                        <w:delText xml:space="preserve">The International Journal of Robotics Research, </w:delText>
                      </w:r>
                      <w:r w:rsidDel="00DC76E1">
                        <w:rPr>
                          <w:noProof/>
                        </w:rPr>
                        <w:delText xml:space="preserve">vol. 32, pp. 1238, 1274, 2013. </w:delText>
                      </w:r>
                    </w:del>
                  </w:p>
                </w:tc>
              </w:tr>
              <w:tr w:rsidR="00E84876" w:rsidDel="00DC76E1" w14:paraId="6EF301CC" w14:textId="3EC76E91">
                <w:trPr>
                  <w:divId w:val="1167746405"/>
                  <w:tblCellSpacing w:w="15" w:type="dxa"/>
                  <w:del w:id="1085" w:author="Srishti" w:date="2025-11-06T10:14:00Z"/>
                </w:trPr>
                <w:tc>
                  <w:tcPr>
                    <w:tcW w:w="50" w:type="pct"/>
                    <w:hideMark/>
                  </w:tcPr>
                  <w:p w14:paraId="4317D73F" w14:textId="79334351" w:rsidR="00E84876" w:rsidDel="00DC76E1" w:rsidRDefault="00E84876">
                    <w:pPr>
                      <w:pStyle w:val="NormalBPBHEB"/>
                      <w:rPr>
                        <w:del w:id="1086" w:author="Srishti" w:date="2025-11-06T10:14:00Z" w16du:dateUtc="2025-11-06T04:44:00Z"/>
                        <w:noProof/>
                      </w:rPr>
                      <w:pPrChange w:id="1087" w:author="Srishti" w:date="2025-11-06T10:14:00Z" w16du:dateUtc="2025-11-06T04:44:00Z">
                        <w:pPr>
                          <w:pStyle w:val="Bibliography"/>
                        </w:pPr>
                      </w:pPrChange>
                    </w:pPr>
                    <w:del w:id="1088" w:author="Srishti" w:date="2025-11-06T10:14:00Z" w16du:dateUtc="2025-11-06T04:44:00Z">
                      <w:r w:rsidDel="00DC76E1">
                        <w:rPr>
                          <w:noProof/>
                        </w:rPr>
                        <w:delText xml:space="preserve">[4] </w:delText>
                      </w:r>
                    </w:del>
                  </w:p>
                </w:tc>
                <w:tc>
                  <w:tcPr>
                    <w:tcW w:w="0" w:type="auto"/>
                    <w:hideMark/>
                  </w:tcPr>
                  <w:p w14:paraId="04A95372" w14:textId="2BB0F583" w:rsidR="00E84876" w:rsidDel="00DC76E1" w:rsidRDefault="00E84876">
                    <w:pPr>
                      <w:pStyle w:val="NormalBPBHEB"/>
                      <w:rPr>
                        <w:del w:id="1089" w:author="Srishti" w:date="2025-11-06T10:14:00Z" w16du:dateUtc="2025-11-06T04:44:00Z"/>
                        <w:noProof/>
                      </w:rPr>
                      <w:pPrChange w:id="1090" w:author="Srishti" w:date="2025-11-06T10:14:00Z" w16du:dateUtc="2025-11-06T04:44:00Z">
                        <w:pPr>
                          <w:pStyle w:val="Bibliography"/>
                        </w:pPr>
                      </w:pPrChange>
                    </w:pPr>
                    <w:del w:id="1091" w:author="Srishti" w:date="2025-11-06T10:14:00Z" w16du:dateUtc="2025-11-06T04:44:00Z">
                      <w:r w:rsidDel="00DC76E1">
                        <w:rPr>
                          <w:noProof/>
                        </w:rPr>
                        <w:delText>V. Mnih, K. Kavukcuoglu and D. Silver, "Playing Atari with deep reinforcement learning," 2013.</w:delText>
                      </w:r>
                    </w:del>
                  </w:p>
                </w:tc>
              </w:tr>
              <w:tr w:rsidR="00E84876" w:rsidDel="00DC76E1" w14:paraId="4983CB76" w14:textId="26623D87">
                <w:trPr>
                  <w:divId w:val="1167746405"/>
                  <w:tblCellSpacing w:w="15" w:type="dxa"/>
                  <w:del w:id="1092" w:author="Srishti" w:date="2025-11-06T10:14:00Z"/>
                </w:trPr>
                <w:tc>
                  <w:tcPr>
                    <w:tcW w:w="50" w:type="pct"/>
                    <w:hideMark/>
                  </w:tcPr>
                  <w:p w14:paraId="7B98D096" w14:textId="3281EF78" w:rsidR="00E84876" w:rsidDel="00DC76E1" w:rsidRDefault="00E84876">
                    <w:pPr>
                      <w:pStyle w:val="NormalBPBHEB"/>
                      <w:rPr>
                        <w:del w:id="1093" w:author="Srishti" w:date="2025-11-06T10:14:00Z" w16du:dateUtc="2025-11-06T04:44:00Z"/>
                        <w:noProof/>
                      </w:rPr>
                      <w:pPrChange w:id="1094" w:author="Srishti" w:date="2025-11-06T10:14:00Z" w16du:dateUtc="2025-11-06T04:44:00Z">
                        <w:pPr>
                          <w:pStyle w:val="Bibliography"/>
                        </w:pPr>
                      </w:pPrChange>
                    </w:pPr>
                    <w:del w:id="1095" w:author="Srishti" w:date="2025-11-06T10:14:00Z" w16du:dateUtc="2025-11-06T04:44:00Z">
                      <w:r w:rsidDel="00DC76E1">
                        <w:rPr>
                          <w:noProof/>
                        </w:rPr>
                        <w:delText xml:space="preserve">[5] </w:delText>
                      </w:r>
                    </w:del>
                  </w:p>
                </w:tc>
                <w:tc>
                  <w:tcPr>
                    <w:tcW w:w="0" w:type="auto"/>
                    <w:hideMark/>
                  </w:tcPr>
                  <w:p w14:paraId="308716D6" w14:textId="3D8EB27D" w:rsidR="00E84876" w:rsidDel="00DC76E1" w:rsidRDefault="00E84876">
                    <w:pPr>
                      <w:pStyle w:val="NormalBPBHEB"/>
                      <w:rPr>
                        <w:del w:id="1096" w:author="Srishti" w:date="2025-11-06T10:14:00Z" w16du:dateUtc="2025-11-06T04:44:00Z"/>
                        <w:noProof/>
                      </w:rPr>
                      <w:pPrChange w:id="1097" w:author="Srishti" w:date="2025-11-06T10:14:00Z" w16du:dateUtc="2025-11-06T04:44:00Z">
                        <w:pPr>
                          <w:pStyle w:val="Bibliography"/>
                        </w:pPr>
                      </w:pPrChange>
                    </w:pPr>
                    <w:del w:id="1098" w:author="Srishti" w:date="2025-11-06T10:14:00Z" w16du:dateUtc="2025-11-06T04:44:00Z">
                      <w:r w:rsidDel="00DC76E1">
                        <w:rPr>
                          <w:noProof/>
                        </w:rPr>
                        <w:delText xml:space="preserve">D. Silver, J. Schrittwieser, K. Simonyan, I. Antonoglou, A. Huang, A. Guez and D. Hassabis, "Mastering the game of go without human knowledge," </w:delText>
                      </w:r>
                      <w:r w:rsidDel="00DC76E1">
                        <w:rPr>
                          <w:i/>
                          <w:iCs/>
                          <w:noProof/>
                        </w:rPr>
                        <w:delText xml:space="preserve">Nature, </w:delText>
                      </w:r>
                      <w:r w:rsidDel="00DC76E1">
                        <w:rPr>
                          <w:noProof/>
                        </w:rPr>
                        <w:delText xml:space="preserve">vol. 550, pp. 354, 359. </w:delText>
                      </w:r>
                    </w:del>
                  </w:p>
                </w:tc>
              </w:tr>
              <w:tr w:rsidR="00E84876" w:rsidDel="00DC76E1" w14:paraId="28364200" w14:textId="731E744B">
                <w:trPr>
                  <w:divId w:val="1167746405"/>
                  <w:tblCellSpacing w:w="15" w:type="dxa"/>
                  <w:del w:id="1099" w:author="Srishti" w:date="2025-11-06T10:14:00Z"/>
                </w:trPr>
                <w:tc>
                  <w:tcPr>
                    <w:tcW w:w="50" w:type="pct"/>
                    <w:hideMark/>
                  </w:tcPr>
                  <w:p w14:paraId="60213ECA" w14:textId="0A16F2A4" w:rsidR="00E84876" w:rsidDel="00DC76E1" w:rsidRDefault="00E84876">
                    <w:pPr>
                      <w:pStyle w:val="NormalBPBHEB"/>
                      <w:rPr>
                        <w:del w:id="1100" w:author="Srishti" w:date="2025-11-06T10:14:00Z" w16du:dateUtc="2025-11-06T04:44:00Z"/>
                        <w:noProof/>
                      </w:rPr>
                      <w:pPrChange w:id="1101" w:author="Srishti" w:date="2025-11-06T10:14:00Z" w16du:dateUtc="2025-11-06T04:44:00Z">
                        <w:pPr>
                          <w:pStyle w:val="Bibliography"/>
                        </w:pPr>
                      </w:pPrChange>
                    </w:pPr>
                    <w:del w:id="1102" w:author="Srishti" w:date="2025-11-06T10:14:00Z" w16du:dateUtc="2025-11-06T04:44:00Z">
                      <w:r w:rsidDel="00DC76E1">
                        <w:rPr>
                          <w:noProof/>
                        </w:rPr>
                        <w:delText xml:space="preserve">[6] </w:delText>
                      </w:r>
                    </w:del>
                  </w:p>
                </w:tc>
                <w:tc>
                  <w:tcPr>
                    <w:tcW w:w="0" w:type="auto"/>
                    <w:hideMark/>
                  </w:tcPr>
                  <w:p w14:paraId="7672ABD0" w14:textId="0C31F205" w:rsidR="00E84876" w:rsidDel="00DC76E1" w:rsidRDefault="00E84876">
                    <w:pPr>
                      <w:pStyle w:val="NormalBPBHEB"/>
                      <w:rPr>
                        <w:del w:id="1103" w:author="Srishti" w:date="2025-11-06T10:14:00Z" w16du:dateUtc="2025-11-06T04:44:00Z"/>
                        <w:noProof/>
                      </w:rPr>
                      <w:pPrChange w:id="1104" w:author="Srishti" w:date="2025-11-06T10:14:00Z" w16du:dateUtc="2025-11-06T04:44:00Z">
                        <w:pPr>
                          <w:pStyle w:val="Bibliography"/>
                        </w:pPr>
                      </w:pPrChange>
                    </w:pPr>
                    <w:del w:id="1105" w:author="Srishti" w:date="2025-11-06T10:14:00Z" w16du:dateUtc="2025-11-06T04:44:00Z">
                      <w:r w:rsidDel="00DC76E1">
                        <w:rPr>
                          <w:noProof/>
                        </w:rPr>
                        <w:delText xml:space="preserve">G. Brockman, V. Cheung, L. Pettersson, J. Schneider, J. Schulman, J. Tang and W. Zaremba, "The arcade learning environment: An evaluation platform for general agents," </w:delText>
                      </w:r>
                      <w:r w:rsidDel="00DC76E1">
                        <w:rPr>
                          <w:i/>
                          <w:iCs/>
                          <w:noProof/>
                        </w:rPr>
                        <w:delText xml:space="preserve">Journal of Artificial Intelligence Research, </w:delText>
                      </w:r>
                      <w:r w:rsidDel="00DC76E1">
                        <w:rPr>
                          <w:noProof/>
                        </w:rPr>
                        <w:delText xml:space="preserve">vol. 47, pp. 253, 279. </w:delText>
                      </w:r>
                    </w:del>
                  </w:p>
                </w:tc>
              </w:tr>
              <w:tr w:rsidR="00E84876" w:rsidDel="00DC76E1" w14:paraId="33DDFD7D" w14:textId="752D3DAD">
                <w:trPr>
                  <w:divId w:val="1167746405"/>
                  <w:tblCellSpacing w:w="15" w:type="dxa"/>
                  <w:del w:id="1106" w:author="Srishti" w:date="2025-11-06T10:14:00Z"/>
                </w:trPr>
                <w:tc>
                  <w:tcPr>
                    <w:tcW w:w="50" w:type="pct"/>
                    <w:hideMark/>
                  </w:tcPr>
                  <w:p w14:paraId="448EC228" w14:textId="73F22844" w:rsidR="00E84876" w:rsidDel="00DC76E1" w:rsidRDefault="00E84876">
                    <w:pPr>
                      <w:pStyle w:val="NormalBPBHEB"/>
                      <w:rPr>
                        <w:del w:id="1107" w:author="Srishti" w:date="2025-11-06T10:14:00Z" w16du:dateUtc="2025-11-06T04:44:00Z"/>
                        <w:noProof/>
                      </w:rPr>
                      <w:pPrChange w:id="1108" w:author="Srishti" w:date="2025-11-06T10:14:00Z" w16du:dateUtc="2025-11-06T04:44:00Z">
                        <w:pPr>
                          <w:pStyle w:val="Bibliography"/>
                        </w:pPr>
                      </w:pPrChange>
                    </w:pPr>
                    <w:del w:id="1109" w:author="Srishti" w:date="2025-11-06T10:14:00Z" w16du:dateUtc="2025-11-06T04:44:00Z">
                      <w:r w:rsidDel="00DC76E1">
                        <w:rPr>
                          <w:noProof/>
                        </w:rPr>
                        <w:delText xml:space="preserve">[7] </w:delText>
                      </w:r>
                    </w:del>
                  </w:p>
                </w:tc>
                <w:tc>
                  <w:tcPr>
                    <w:tcW w:w="0" w:type="auto"/>
                    <w:hideMark/>
                  </w:tcPr>
                  <w:p w14:paraId="33BB4F4D" w14:textId="0BB3360D" w:rsidR="00E84876" w:rsidDel="00DC76E1" w:rsidRDefault="00E84876">
                    <w:pPr>
                      <w:pStyle w:val="NormalBPBHEB"/>
                      <w:rPr>
                        <w:del w:id="1110" w:author="Srishti" w:date="2025-11-06T10:14:00Z" w16du:dateUtc="2025-11-06T04:44:00Z"/>
                        <w:noProof/>
                      </w:rPr>
                      <w:pPrChange w:id="1111" w:author="Srishti" w:date="2025-11-06T10:14:00Z" w16du:dateUtc="2025-11-06T04:44:00Z">
                        <w:pPr>
                          <w:pStyle w:val="Bibliography"/>
                        </w:pPr>
                      </w:pPrChange>
                    </w:pPr>
                    <w:del w:id="1112" w:author="Srishti" w:date="2025-11-06T10:14:00Z" w16du:dateUtc="2025-11-06T04:44:00Z">
                      <w:r w:rsidDel="00DC76E1">
                        <w:rPr>
                          <w:noProof/>
                        </w:rPr>
                        <w:delText xml:space="preserve">I. Goodfellow, Y. Bengio and A. Courville, Deep learning, MIT Press. </w:delText>
                      </w:r>
                    </w:del>
                  </w:p>
                </w:tc>
              </w:tr>
              <w:tr w:rsidR="00E84876" w:rsidDel="00DC76E1" w14:paraId="0E044922" w14:textId="4C8F1FA3">
                <w:trPr>
                  <w:divId w:val="1167746405"/>
                  <w:tblCellSpacing w:w="15" w:type="dxa"/>
                  <w:del w:id="1113" w:author="Srishti" w:date="2025-11-06T10:14:00Z"/>
                </w:trPr>
                <w:tc>
                  <w:tcPr>
                    <w:tcW w:w="50" w:type="pct"/>
                    <w:hideMark/>
                  </w:tcPr>
                  <w:p w14:paraId="665266F2" w14:textId="28D7C381" w:rsidR="00E84876" w:rsidDel="00DC76E1" w:rsidRDefault="00E84876">
                    <w:pPr>
                      <w:pStyle w:val="NormalBPBHEB"/>
                      <w:rPr>
                        <w:del w:id="1114" w:author="Srishti" w:date="2025-11-06T10:14:00Z" w16du:dateUtc="2025-11-06T04:44:00Z"/>
                        <w:noProof/>
                      </w:rPr>
                      <w:pPrChange w:id="1115" w:author="Srishti" w:date="2025-11-06T10:14:00Z" w16du:dateUtc="2025-11-06T04:44:00Z">
                        <w:pPr>
                          <w:pStyle w:val="Bibliography"/>
                        </w:pPr>
                      </w:pPrChange>
                    </w:pPr>
                    <w:del w:id="1116" w:author="Srishti" w:date="2025-11-06T10:14:00Z" w16du:dateUtc="2025-11-06T04:44:00Z">
                      <w:r w:rsidDel="00DC76E1">
                        <w:rPr>
                          <w:noProof/>
                        </w:rPr>
                        <w:delText xml:space="preserve">[8] </w:delText>
                      </w:r>
                    </w:del>
                  </w:p>
                </w:tc>
                <w:tc>
                  <w:tcPr>
                    <w:tcW w:w="0" w:type="auto"/>
                    <w:hideMark/>
                  </w:tcPr>
                  <w:p w14:paraId="02443725" w14:textId="1636BA20" w:rsidR="00E84876" w:rsidDel="00DC76E1" w:rsidRDefault="00E84876">
                    <w:pPr>
                      <w:pStyle w:val="NormalBPBHEB"/>
                      <w:rPr>
                        <w:del w:id="1117" w:author="Srishti" w:date="2025-11-06T10:14:00Z" w16du:dateUtc="2025-11-06T04:44:00Z"/>
                        <w:noProof/>
                      </w:rPr>
                      <w:pPrChange w:id="1118" w:author="Srishti" w:date="2025-11-06T10:14:00Z" w16du:dateUtc="2025-11-06T04:44:00Z">
                        <w:pPr>
                          <w:pStyle w:val="Bibliography"/>
                        </w:pPr>
                      </w:pPrChange>
                    </w:pPr>
                    <w:del w:id="1119" w:author="Srishti" w:date="2025-11-06T10:14:00Z" w16du:dateUtc="2025-11-06T04:44:00Z">
                      <w:r w:rsidDel="00DC76E1">
                        <w:rPr>
                          <w:noProof/>
                        </w:rPr>
                        <w:delText>OpenAI, "OpenAI gym retro".</w:delText>
                      </w:r>
                    </w:del>
                  </w:p>
                </w:tc>
              </w:tr>
              <w:tr w:rsidR="00E84876" w:rsidDel="00DC76E1" w14:paraId="4B2906A6" w14:textId="60D4A59E">
                <w:trPr>
                  <w:divId w:val="1167746405"/>
                  <w:tblCellSpacing w:w="15" w:type="dxa"/>
                  <w:del w:id="1120" w:author="Srishti" w:date="2025-11-06T10:14:00Z"/>
                </w:trPr>
                <w:tc>
                  <w:tcPr>
                    <w:tcW w:w="50" w:type="pct"/>
                    <w:hideMark/>
                  </w:tcPr>
                  <w:p w14:paraId="557643CB" w14:textId="678B6B13" w:rsidR="00E84876" w:rsidDel="00DC76E1" w:rsidRDefault="00E84876">
                    <w:pPr>
                      <w:pStyle w:val="NormalBPBHEB"/>
                      <w:rPr>
                        <w:del w:id="1121" w:author="Srishti" w:date="2025-11-06T10:14:00Z" w16du:dateUtc="2025-11-06T04:44:00Z"/>
                        <w:noProof/>
                      </w:rPr>
                      <w:pPrChange w:id="1122" w:author="Srishti" w:date="2025-11-06T10:14:00Z" w16du:dateUtc="2025-11-06T04:44:00Z">
                        <w:pPr>
                          <w:pStyle w:val="Bibliography"/>
                        </w:pPr>
                      </w:pPrChange>
                    </w:pPr>
                    <w:del w:id="1123" w:author="Srishti" w:date="2025-11-06T10:14:00Z" w16du:dateUtc="2025-11-06T04:44:00Z">
                      <w:r w:rsidDel="00DC76E1">
                        <w:rPr>
                          <w:noProof/>
                        </w:rPr>
                        <w:delText xml:space="preserve">[9] </w:delText>
                      </w:r>
                    </w:del>
                  </w:p>
                </w:tc>
                <w:tc>
                  <w:tcPr>
                    <w:tcW w:w="0" w:type="auto"/>
                    <w:hideMark/>
                  </w:tcPr>
                  <w:p w14:paraId="35139432" w14:textId="43EC71C0" w:rsidR="00E84876" w:rsidDel="00DC76E1" w:rsidRDefault="00E84876">
                    <w:pPr>
                      <w:pStyle w:val="NormalBPBHEB"/>
                      <w:rPr>
                        <w:del w:id="1124" w:author="Srishti" w:date="2025-11-06T10:14:00Z" w16du:dateUtc="2025-11-06T04:44:00Z"/>
                        <w:noProof/>
                      </w:rPr>
                      <w:pPrChange w:id="1125" w:author="Srishti" w:date="2025-11-06T10:14:00Z" w16du:dateUtc="2025-11-06T04:44:00Z">
                        <w:pPr>
                          <w:pStyle w:val="Bibliography"/>
                        </w:pPr>
                      </w:pPrChange>
                    </w:pPr>
                    <w:del w:id="1126" w:author="Srishti" w:date="2025-11-06T10:14:00Z" w16du:dateUtc="2025-11-06T04:44:00Z">
                      <w:r w:rsidDel="00DC76E1">
                        <w:rPr>
                          <w:noProof/>
                        </w:rPr>
                        <w:delText xml:space="preserve">A. Dosovitskiy, G. Ros, F. Codevilla, A. Lopez and V. Koltun, "CARLA: An open urban driving simulator," in </w:delText>
                      </w:r>
                      <w:r w:rsidDel="00DC76E1">
                        <w:rPr>
                          <w:i/>
                          <w:iCs/>
                          <w:noProof/>
                        </w:rPr>
                        <w:delText>Proceedings of the 1st annual conference on robot rearning</w:delText>
                      </w:r>
                      <w:r w:rsidDel="00DC76E1">
                        <w:rPr>
                          <w:noProof/>
                        </w:rPr>
                        <w:delText xml:space="preserve">. </w:delText>
                      </w:r>
                    </w:del>
                  </w:p>
                </w:tc>
              </w:tr>
              <w:tr w:rsidR="00E84876" w:rsidDel="00DC76E1" w14:paraId="60B945D4" w14:textId="25E5953E">
                <w:trPr>
                  <w:divId w:val="1167746405"/>
                  <w:tblCellSpacing w:w="15" w:type="dxa"/>
                  <w:del w:id="1127" w:author="Srishti" w:date="2025-11-06T10:14:00Z"/>
                </w:trPr>
                <w:tc>
                  <w:tcPr>
                    <w:tcW w:w="50" w:type="pct"/>
                    <w:hideMark/>
                  </w:tcPr>
                  <w:p w14:paraId="7FF0E8E4" w14:textId="0850129B" w:rsidR="00E84876" w:rsidDel="00DC76E1" w:rsidRDefault="00E84876">
                    <w:pPr>
                      <w:pStyle w:val="NormalBPBHEB"/>
                      <w:rPr>
                        <w:del w:id="1128" w:author="Srishti" w:date="2025-11-06T10:14:00Z" w16du:dateUtc="2025-11-06T04:44:00Z"/>
                        <w:noProof/>
                      </w:rPr>
                      <w:pPrChange w:id="1129" w:author="Srishti" w:date="2025-11-06T10:14:00Z" w16du:dateUtc="2025-11-06T04:44:00Z">
                        <w:pPr>
                          <w:pStyle w:val="Bibliography"/>
                        </w:pPr>
                      </w:pPrChange>
                    </w:pPr>
                    <w:del w:id="1130" w:author="Srishti" w:date="2025-11-06T10:14:00Z" w16du:dateUtc="2025-11-06T04:44:00Z">
                      <w:r w:rsidDel="00DC76E1">
                        <w:rPr>
                          <w:noProof/>
                        </w:rPr>
                        <w:delText xml:space="preserve">[10] </w:delText>
                      </w:r>
                    </w:del>
                  </w:p>
                </w:tc>
                <w:tc>
                  <w:tcPr>
                    <w:tcW w:w="0" w:type="auto"/>
                    <w:hideMark/>
                  </w:tcPr>
                  <w:p w14:paraId="582363D2" w14:textId="34BBDBA2" w:rsidR="00E84876" w:rsidDel="00DC76E1" w:rsidRDefault="00E84876">
                    <w:pPr>
                      <w:pStyle w:val="NormalBPBHEB"/>
                      <w:rPr>
                        <w:del w:id="1131" w:author="Srishti" w:date="2025-11-06T10:14:00Z" w16du:dateUtc="2025-11-06T04:44:00Z"/>
                        <w:noProof/>
                      </w:rPr>
                      <w:pPrChange w:id="1132" w:author="Srishti" w:date="2025-11-06T10:14:00Z" w16du:dateUtc="2025-11-06T04:44:00Z">
                        <w:pPr>
                          <w:pStyle w:val="Bibliography"/>
                        </w:pPr>
                      </w:pPrChange>
                    </w:pPr>
                    <w:del w:id="1133" w:author="Srishti" w:date="2025-11-06T10:14:00Z" w16du:dateUtc="2025-11-06T04:44:00Z">
                      <w:r w:rsidDel="00DC76E1">
                        <w:rPr>
                          <w:noProof/>
                        </w:rPr>
                        <w:delText xml:space="preserve">Y. Zhang and D. Zhou, "Deep reinforcement learning for dynamic treatment regimes on medical registry data," </w:delText>
                      </w:r>
                      <w:r w:rsidDel="00DC76E1">
                        <w:rPr>
                          <w:i/>
                          <w:iCs/>
                          <w:noProof/>
                        </w:rPr>
                        <w:delText xml:space="preserve">IEEE Journal of Biomedical and Health Informatics, </w:delText>
                      </w:r>
                      <w:r w:rsidDel="00DC76E1">
                        <w:rPr>
                          <w:noProof/>
                        </w:rPr>
                        <w:delText xml:space="preserve">vol. 22, pp. 1844, 1856. </w:delText>
                      </w:r>
                    </w:del>
                  </w:p>
                </w:tc>
              </w:tr>
              <w:tr w:rsidR="00E84876" w:rsidDel="00DC76E1" w14:paraId="3C02A853" w14:textId="07E1C413">
                <w:trPr>
                  <w:divId w:val="1167746405"/>
                  <w:tblCellSpacing w:w="15" w:type="dxa"/>
                  <w:del w:id="1134" w:author="Srishti" w:date="2025-11-06T10:14:00Z"/>
                </w:trPr>
                <w:tc>
                  <w:tcPr>
                    <w:tcW w:w="50" w:type="pct"/>
                    <w:hideMark/>
                  </w:tcPr>
                  <w:p w14:paraId="3EB8CE5A" w14:textId="24D82872" w:rsidR="00E84876" w:rsidDel="00DC76E1" w:rsidRDefault="00E84876">
                    <w:pPr>
                      <w:pStyle w:val="NormalBPBHEB"/>
                      <w:rPr>
                        <w:del w:id="1135" w:author="Srishti" w:date="2025-11-06T10:14:00Z" w16du:dateUtc="2025-11-06T04:44:00Z"/>
                        <w:noProof/>
                      </w:rPr>
                      <w:pPrChange w:id="1136" w:author="Srishti" w:date="2025-11-06T10:14:00Z" w16du:dateUtc="2025-11-06T04:44:00Z">
                        <w:pPr>
                          <w:pStyle w:val="Bibliography"/>
                        </w:pPr>
                      </w:pPrChange>
                    </w:pPr>
                    <w:del w:id="1137" w:author="Srishti" w:date="2025-11-06T10:14:00Z" w16du:dateUtc="2025-11-06T04:44:00Z">
                      <w:r w:rsidDel="00DC76E1">
                        <w:rPr>
                          <w:noProof/>
                        </w:rPr>
                        <w:delText xml:space="preserve">[11] </w:delText>
                      </w:r>
                    </w:del>
                  </w:p>
                </w:tc>
                <w:tc>
                  <w:tcPr>
                    <w:tcW w:w="0" w:type="auto"/>
                    <w:hideMark/>
                  </w:tcPr>
                  <w:p w14:paraId="52D12198" w14:textId="19590A03" w:rsidR="00E84876" w:rsidDel="00DC76E1" w:rsidRDefault="00E84876">
                    <w:pPr>
                      <w:pStyle w:val="NormalBPBHEB"/>
                      <w:rPr>
                        <w:del w:id="1138" w:author="Srishti" w:date="2025-11-06T10:14:00Z" w16du:dateUtc="2025-11-06T04:44:00Z"/>
                        <w:noProof/>
                      </w:rPr>
                      <w:pPrChange w:id="1139" w:author="Srishti" w:date="2025-11-06T10:14:00Z" w16du:dateUtc="2025-11-06T04:44:00Z">
                        <w:pPr>
                          <w:pStyle w:val="Bibliography"/>
                        </w:pPr>
                      </w:pPrChange>
                    </w:pPr>
                    <w:del w:id="1140" w:author="Srishti" w:date="2025-11-06T10:14:00Z" w16du:dateUtc="2025-11-06T04:44:00Z">
                      <w:r w:rsidDel="00DC76E1">
                        <w:rPr>
                          <w:noProof/>
                        </w:rPr>
                        <w:delText xml:space="preserve">X. Yang, L. Zheng and P. Zhang, "Reinforcement Learning for Portfolio Management: A Framework and Case Study.," </w:delText>
                      </w:r>
                      <w:r w:rsidDel="00DC76E1">
                        <w:rPr>
                          <w:i/>
                          <w:iCs/>
                          <w:noProof/>
                        </w:rPr>
                        <w:delText xml:space="preserve">IEEE Transactions on Neural Networks and Learning Systems, </w:delText>
                      </w:r>
                      <w:r w:rsidDel="00DC76E1">
                        <w:rPr>
                          <w:noProof/>
                        </w:rPr>
                        <w:delText xml:space="preserve">2018. </w:delText>
                      </w:r>
                    </w:del>
                  </w:p>
                </w:tc>
              </w:tr>
            </w:tbl>
            <w:p w14:paraId="4D004567" w14:textId="7B2BBC1B" w:rsidR="00E84876" w:rsidDel="00DC76E1" w:rsidRDefault="00E84876">
              <w:pPr>
                <w:pStyle w:val="NormalBPBHEB"/>
                <w:divId w:val="1167746405"/>
                <w:rPr>
                  <w:del w:id="1141" w:author="Srishti" w:date="2025-11-06T10:14:00Z" w16du:dateUtc="2025-11-06T04:44:00Z"/>
                  <w:rFonts w:eastAsia="Times New Roman"/>
                  <w:noProof/>
                </w:rPr>
                <w:pPrChange w:id="1142" w:author="Srishti" w:date="2025-11-06T10:14:00Z" w16du:dateUtc="2025-11-06T04:44:00Z">
                  <w:pPr>
                    <w:divId w:val="1167746405"/>
                  </w:pPr>
                </w:pPrChange>
              </w:pPr>
            </w:p>
            <w:p w14:paraId="3C19702E" w14:textId="494A7282" w:rsidR="004031CB" w:rsidDel="00DC76E1" w:rsidRDefault="004031CB">
              <w:pPr>
                <w:pStyle w:val="NormalBPBHEB"/>
                <w:rPr>
                  <w:del w:id="1143" w:author="Srishti" w:date="2025-11-06T10:14:00Z" w16du:dateUtc="2025-11-06T04:44:00Z"/>
                </w:rPr>
                <w:pPrChange w:id="1144" w:author="Srishti" w:date="2025-11-06T10:17:00Z" w16du:dateUtc="2025-11-06T04:47:00Z">
                  <w:pPr/>
                </w:pPrChange>
              </w:pPr>
              <w:del w:id="1145" w:author="Srishti" w:date="2025-11-06T10:14:00Z" w16du:dateUtc="2025-11-06T04:44:00Z">
                <w:r w:rsidDel="00DC76E1">
                  <w:rPr>
                    <w:b/>
                    <w:bCs/>
                    <w:noProof/>
                  </w:rPr>
                  <w:fldChar w:fldCharType="end"/>
                </w:r>
              </w:del>
            </w:p>
            <w:customXmlDelRangeStart w:id="1146" w:author="Srishti" w:date="2025-11-06T10:14:00Z"/>
          </w:sdtContent>
        </w:sdt>
        <w:customXmlDelRangeEnd w:id="1146"/>
        <w:customXmlDelRangeStart w:id="1147" w:author="Srishti" w:date="2025-11-06T10:14:00Z"/>
      </w:sdtContent>
    </w:sdt>
    <w:customXmlDelRangeEnd w:id="1147"/>
    <w:p w14:paraId="3C5F0FF1" w14:textId="77777777" w:rsidR="003F4359" w:rsidRDefault="003F4359">
      <w:pPr>
        <w:pStyle w:val="NormalBPBHEB"/>
        <w:pPrChange w:id="1148" w:author="Srishti" w:date="2025-11-06T10:17:00Z" w16du:dateUtc="2025-11-06T04:47:00Z">
          <w:pPr>
            <w:pStyle w:val="P-Regular"/>
          </w:pPr>
        </w:pPrChange>
      </w:pPr>
    </w:p>
    <w:sectPr w:rsidR="003F4359" w:rsidSect="008F5295">
      <w:footerReference w:type="first" r:id="rId15"/>
      <w:pgSz w:w="11906" w:h="16838" w:code="9"/>
      <w:pgMar w:top="1440" w:right="1440" w:bottom="1440" w:left="1440" w:header="1973" w:footer="2347" w:gutter="0"/>
      <w:cols w:space="708"/>
      <w:titlePg/>
      <w:docGrid w:linePitch="360"/>
      <w:sectPrChange w:id="1157" w:author="Srishti" w:date="2025-11-06T09:30:00Z" w16du:dateUtc="2025-11-06T04:00:00Z">
        <w:sectPr w:rsidR="003F4359" w:rsidSect="008F5295">
          <w:pgSz w:w="12240" w:h="15840" w:code="1"/>
          <w:pgMar w:top="2347" w:right="2160" w:bottom="2707" w:left="2160" w:header="1973" w:footer="2347"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9" w:author="Srishti" w:date="2025-11-06T09:35:00Z" w:initials="SS">
    <w:p w14:paraId="518E648E" w14:textId="77777777" w:rsidR="008F5295" w:rsidRDefault="008F5295" w:rsidP="008F5295">
      <w:pPr>
        <w:pStyle w:val="CommentText"/>
      </w:pPr>
      <w:r>
        <w:rPr>
          <w:rStyle w:val="CommentReference"/>
        </w:rPr>
        <w:annotationRef/>
      </w:r>
      <w:r>
        <w:t xml:space="preserve">Objectives had a bulleted list which I have converted into a paragraph, kindly verify and confirm if it is appropriate, in case it is not, kindly make the necessary changes. </w:t>
      </w:r>
    </w:p>
  </w:comment>
  <w:comment w:id="675" w:author="Srishti" w:date="2025-11-06T10:07:00Z" w:initials="SS">
    <w:p w14:paraId="02E82C33" w14:textId="77777777" w:rsidR="00D63DEF" w:rsidRDefault="00D63DEF" w:rsidP="00D63DEF">
      <w:pPr>
        <w:pStyle w:val="CommentText"/>
      </w:pPr>
      <w:r>
        <w:rPr>
          <w:rStyle w:val="CommentReference"/>
        </w:rPr>
        <w:annotationRef/>
      </w:r>
      <w:r>
        <w:t>Kindly provide the full form of the abbreviation.</w:t>
      </w:r>
    </w:p>
  </w:comment>
  <w:comment w:id="988" w:author="Srishti" w:date="2025-11-06T10:14:00Z" w:initials="SS">
    <w:p w14:paraId="146DACF7" w14:textId="77777777" w:rsidR="00DC76E1" w:rsidRDefault="00DC76E1" w:rsidP="00DC76E1">
      <w:pPr>
        <w:pStyle w:val="CommentText"/>
      </w:pPr>
      <w:r>
        <w:rPr>
          <w:rStyle w:val="CommentReference"/>
        </w:rPr>
        <w:annotationRef/>
      </w:r>
      <w:r>
        <w:t>I have changed the bulleted list into a paragraph, kindly confirm if we can proceed with it or if you would like to make any changes.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8E648E" w15:done="0"/>
  <w15:commentEx w15:paraId="02E82C33" w15:done="0"/>
  <w15:commentEx w15:paraId="146DAC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7E5370" w16cex:dateUtc="2025-11-06T04:05:00Z"/>
  <w16cex:commentExtensible w16cex:durableId="2F422F1C" w16cex:dateUtc="2025-11-06T04:37:00Z"/>
  <w16cex:commentExtensible w16cex:durableId="62974660" w16cex:dateUtc="2025-11-06T04: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8E648E" w16cid:durableId="0E7E5370"/>
  <w16cid:commentId w16cid:paraId="02E82C33" w16cid:durableId="2F422F1C"/>
  <w16cid:commentId w16cid:paraId="146DACF7" w16cid:durableId="6297466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5D15D" w14:textId="77777777" w:rsidR="001461B8" w:rsidRDefault="001461B8" w:rsidP="00780E24">
      <w:pPr>
        <w:spacing w:line="240" w:lineRule="auto"/>
      </w:pPr>
      <w:r>
        <w:separator/>
      </w:r>
    </w:p>
  </w:endnote>
  <w:endnote w:type="continuationSeparator" w:id="0">
    <w:p w14:paraId="4B5A76C9" w14:textId="77777777" w:rsidR="001461B8" w:rsidRDefault="001461B8" w:rsidP="00780E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14122" w14:textId="05D76A68" w:rsidR="00780E24" w:rsidRDefault="00780E24">
    <w:pPr>
      <w:pStyle w:val="Footer"/>
    </w:pPr>
    <w:r>
      <w:rPr>
        <w:noProof/>
      </w:rPr>
      <mc:AlternateContent>
        <mc:Choice Requires="wpg">
          <w:drawing>
            <wp:anchor distT="0" distB="0" distL="114300" distR="114300" simplePos="0" relativeHeight="251659264" behindDoc="0" locked="0" layoutInCell="1" allowOverlap="1" wp14:anchorId="3419D1ED" wp14:editId="6B87055F">
              <wp:simplePos x="0" y="0"/>
              <wp:positionH relativeFrom="page">
                <wp:align>left</wp:align>
              </wp:positionH>
              <wp:positionV relativeFrom="bottomMargin">
                <wp:align>center</wp:align>
              </wp:positionV>
              <wp:extent cx="6572250" cy="407670"/>
              <wp:effectExtent l="0" t="0" r="0" b="0"/>
              <wp:wrapNone/>
              <wp:docPr id="155" name="Group 166"/>
              <wp:cNvGraphicFramePr/>
              <a:graphic xmlns:a="http://schemas.openxmlformats.org/drawingml/2006/main">
                <a:graphicData uri="http://schemas.microsoft.com/office/word/2010/wordprocessingGroup">
                  <wpg:wgp>
                    <wpg:cNvGrpSpPr/>
                    <wpg:grpSpPr>
                      <a:xfrm>
                        <a:off x="0" y="0"/>
                        <a:ext cx="6572250" cy="407670"/>
                        <a:chOff x="0" y="0"/>
                        <a:chExt cx="5943600" cy="40767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4076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2BFD81" w14:textId="2BC9121C" w:rsidR="00780E24" w:rsidRPr="008F5295" w:rsidRDefault="00000000">
                            <w:pPr>
                              <w:pStyle w:val="Footer"/>
                              <w:rPr>
                                <w:caps/>
                                <w:color w:val="808080" w:themeColor="background1" w:themeShade="80"/>
                                <w:sz w:val="20"/>
                                <w:szCs w:val="20"/>
                                <w:lang w:val="pt-BR"/>
                                <w:rPrChange w:id="1149" w:author="Srishti" w:date="2025-11-06T09:29:00Z" w16du:dateUtc="2025-11-06T03:59:00Z">
                                  <w:rPr>
                                    <w:caps/>
                                    <w:color w:val="808080" w:themeColor="background1" w:themeShade="80"/>
                                    <w:sz w:val="20"/>
                                    <w:szCs w:val="20"/>
                                    <w:lang w:val="it-IT"/>
                                  </w:rPr>
                                </w:rPrChange>
                              </w:rPr>
                            </w:pPr>
                            <w:sdt>
                              <w:sdtPr>
                                <w:rPr>
                                  <w:color w:val="808080" w:themeColor="background1" w:themeShade="80"/>
                                  <w:sz w:val="20"/>
                                  <w:szCs w:val="20"/>
                                  <w:lang w:val="pt-BR"/>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sidR="00780E24" w:rsidRPr="008F5295">
                                  <w:rPr>
                                    <w:color w:val="808080" w:themeColor="background1" w:themeShade="80"/>
                                    <w:sz w:val="20"/>
                                    <w:szCs w:val="20"/>
                                    <w:lang w:val="pt-BR"/>
                                    <w:rPrChange w:id="1150" w:author="Srishti" w:date="2025-11-06T09:29:00Z" w16du:dateUtc="2025-11-06T03:59:00Z">
                                      <w:rPr>
                                        <w:color w:val="808080" w:themeColor="background1" w:themeShade="80"/>
                                        <w:sz w:val="20"/>
                                        <w:szCs w:val="20"/>
                                        <w:lang w:val="it-IT"/>
                                      </w:rPr>
                                    </w:rPrChange>
                                  </w:rPr>
                                  <w:t>Paulo H. Leocadio | https://orcid.org/0000-0002-4992-4541</w:t>
                                </w:r>
                              </w:sdtContent>
                            </w:sdt>
                            <w:r w:rsidR="00780E24" w:rsidRPr="008F5295">
                              <w:rPr>
                                <w:caps/>
                                <w:color w:val="808080" w:themeColor="background1" w:themeShade="80"/>
                                <w:sz w:val="20"/>
                                <w:szCs w:val="20"/>
                                <w:lang w:val="pt-BR"/>
                                <w:rPrChange w:id="1151" w:author="Srishti" w:date="2025-11-06T09:29:00Z" w16du:dateUtc="2025-11-06T03:59:00Z">
                                  <w:rPr>
                                    <w:caps/>
                                    <w:color w:val="808080" w:themeColor="background1" w:themeShade="80"/>
                                    <w:sz w:val="20"/>
                                    <w:szCs w:val="20"/>
                                    <w:lang w:val="it-IT"/>
                                  </w:rPr>
                                </w:rPrChange>
                              </w:rPr>
                              <w:t> | </w:t>
                            </w:r>
                            <w:sdt>
                              <w:sdtPr>
                                <w:rPr>
                                  <w:caps/>
                                  <w:color w:val="808080" w:themeColor="background1" w:themeShade="80"/>
                                  <w:sz w:val="20"/>
                                  <w:szCs w:val="20"/>
                                  <w:lang w:val="pt-BR"/>
                                </w:rPr>
                                <w:alias w:val="School"/>
                                <w:tag w:val="School"/>
                                <w:id w:val="1660265181"/>
                                <w:dataBinding w:prefixMappings="xmlns:ns0='http://schemas.openxmlformats.org/officeDocument/2006/extended-properties' " w:xpath="/ns0:Properties[1]/ns0:Company[1]" w:storeItemID="{6668398D-A668-4E3E-A5EB-62B293D839F1}"/>
                                <w:text/>
                              </w:sdtPr>
                              <w:sdtContent>
                                <w:r w:rsidR="00780E24" w:rsidRPr="008F5295">
                                  <w:rPr>
                                    <w:caps/>
                                    <w:color w:val="808080" w:themeColor="background1" w:themeShade="80"/>
                                    <w:sz w:val="20"/>
                                    <w:szCs w:val="20"/>
                                    <w:lang w:val="pt-BR"/>
                                    <w:rPrChange w:id="1152" w:author="Srishti" w:date="2025-11-06T09:29:00Z" w16du:dateUtc="2025-11-06T03:59:00Z">
                                      <w:rPr>
                                        <w:caps/>
                                        <w:color w:val="808080" w:themeColor="background1" w:themeShade="80"/>
                                        <w:sz w:val="20"/>
                                        <w:szCs w:val="20"/>
                                        <w:lang w:val="it-IT"/>
                                      </w:rPr>
                                    </w:rPrChange>
                                  </w:rPr>
                                  <w:t>DOI: 10.22541/au.173627636.61870951/v1</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419D1ED" id="Group 166" o:spid="_x0000_s1027" style="position:absolute;margin-left:0;margin-top:0;width:517.5pt;height:32.1pt;z-index:251659264;mso-position-horizontal:left;mso-position-horizontal-relative:page;mso-position-vertical:center;mso-position-vertical-relative:bottom-margin-area;mso-width-relative:margin" coordsize="59436,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">
              <v:rect id="Rectangle 156" o:spid="_x0000_s1028"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29" type="#_x0000_t202" style="position:absolute;left:2286;width:53530;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14:paraId="052BFD81" w14:textId="2BC9121C" w:rsidR="00780E24" w:rsidRPr="008F5295" w:rsidRDefault="00000000">
                      <w:pPr>
                        <w:pStyle w:val="Footer"/>
                        <w:rPr>
                          <w:caps/>
                          <w:color w:val="808080" w:themeColor="background1" w:themeShade="80"/>
                          <w:sz w:val="20"/>
                          <w:szCs w:val="20"/>
                          <w:lang w:val="pt-BR"/>
                          <w:rPrChange w:id="1153" w:author="Srishti" w:date="2025-11-06T09:29:00Z" w16du:dateUtc="2025-11-06T03:59:00Z">
                            <w:rPr>
                              <w:caps/>
                              <w:color w:val="808080" w:themeColor="background1" w:themeShade="80"/>
                              <w:sz w:val="20"/>
                              <w:szCs w:val="20"/>
                              <w:lang w:val="it-IT"/>
                            </w:rPr>
                          </w:rPrChange>
                        </w:rPr>
                      </w:pPr>
                      <w:sdt>
                        <w:sdtPr>
                          <w:rPr>
                            <w:color w:val="808080" w:themeColor="background1" w:themeShade="80"/>
                            <w:sz w:val="20"/>
                            <w:szCs w:val="20"/>
                            <w:lang w:val="pt-BR"/>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sidR="00780E24" w:rsidRPr="008F5295">
                            <w:rPr>
                              <w:color w:val="808080" w:themeColor="background1" w:themeShade="80"/>
                              <w:sz w:val="20"/>
                              <w:szCs w:val="20"/>
                              <w:lang w:val="pt-BR"/>
                              <w:rPrChange w:id="1154" w:author="Srishti" w:date="2025-11-06T09:29:00Z" w16du:dateUtc="2025-11-06T03:59:00Z">
                                <w:rPr>
                                  <w:color w:val="808080" w:themeColor="background1" w:themeShade="80"/>
                                  <w:sz w:val="20"/>
                                  <w:szCs w:val="20"/>
                                  <w:lang w:val="it-IT"/>
                                </w:rPr>
                              </w:rPrChange>
                            </w:rPr>
                            <w:t>Paulo H. Leocadio | https://orcid.org/0000-0002-4992-4541</w:t>
                          </w:r>
                        </w:sdtContent>
                      </w:sdt>
                      <w:r w:rsidR="00780E24" w:rsidRPr="008F5295">
                        <w:rPr>
                          <w:caps/>
                          <w:color w:val="808080" w:themeColor="background1" w:themeShade="80"/>
                          <w:sz w:val="20"/>
                          <w:szCs w:val="20"/>
                          <w:lang w:val="pt-BR"/>
                          <w:rPrChange w:id="1155" w:author="Srishti" w:date="2025-11-06T09:29:00Z" w16du:dateUtc="2025-11-06T03:59:00Z">
                            <w:rPr>
                              <w:caps/>
                              <w:color w:val="808080" w:themeColor="background1" w:themeShade="80"/>
                              <w:sz w:val="20"/>
                              <w:szCs w:val="20"/>
                              <w:lang w:val="it-IT"/>
                            </w:rPr>
                          </w:rPrChange>
                        </w:rPr>
                        <w:t> | </w:t>
                      </w:r>
                      <w:sdt>
                        <w:sdtPr>
                          <w:rPr>
                            <w:caps/>
                            <w:color w:val="808080" w:themeColor="background1" w:themeShade="80"/>
                            <w:sz w:val="20"/>
                            <w:szCs w:val="20"/>
                            <w:lang w:val="pt-BR"/>
                          </w:rPr>
                          <w:alias w:val="School"/>
                          <w:tag w:val="School"/>
                          <w:id w:val="1660265181"/>
                          <w:dataBinding w:prefixMappings="xmlns:ns0='http://schemas.openxmlformats.org/officeDocument/2006/extended-properties' " w:xpath="/ns0:Properties[1]/ns0:Company[1]" w:storeItemID="{6668398D-A668-4E3E-A5EB-62B293D839F1}"/>
                          <w:text/>
                        </w:sdtPr>
                        <w:sdtContent>
                          <w:r w:rsidR="00780E24" w:rsidRPr="008F5295">
                            <w:rPr>
                              <w:caps/>
                              <w:color w:val="808080" w:themeColor="background1" w:themeShade="80"/>
                              <w:sz w:val="20"/>
                              <w:szCs w:val="20"/>
                              <w:lang w:val="pt-BR"/>
                              <w:rPrChange w:id="1156" w:author="Srishti" w:date="2025-11-06T09:29:00Z" w16du:dateUtc="2025-11-06T03:59:00Z">
                                <w:rPr>
                                  <w:caps/>
                                  <w:color w:val="808080" w:themeColor="background1" w:themeShade="80"/>
                                  <w:sz w:val="20"/>
                                  <w:szCs w:val="20"/>
                                  <w:lang w:val="it-IT"/>
                                </w:rPr>
                              </w:rPrChange>
                            </w:rPr>
                            <w:t>DOI: 10.22541/au.173627636.61870951/v1</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7F330" w14:textId="77777777" w:rsidR="001461B8" w:rsidRDefault="001461B8" w:rsidP="00780E24">
      <w:pPr>
        <w:spacing w:line="240" w:lineRule="auto"/>
      </w:pPr>
      <w:r>
        <w:separator/>
      </w:r>
    </w:p>
  </w:footnote>
  <w:footnote w:type="continuationSeparator" w:id="0">
    <w:p w14:paraId="74AF7C8F" w14:textId="77777777" w:rsidR="001461B8" w:rsidRDefault="001461B8" w:rsidP="00780E2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AEAE27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F57F1D"/>
    <w:multiLevelType w:val="hybridMultilevel"/>
    <w:tmpl w:val="97E24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9141FB"/>
    <w:multiLevelType w:val="multilevel"/>
    <w:tmpl w:val="1798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6597F"/>
    <w:multiLevelType w:val="hybridMultilevel"/>
    <w:tmpl w:val="4E7EA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E23C2B"/>
    <w:multiLevelType w:val="hybridMultilevel"/>
    <w:tmpl w:val="0EC02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83422C"/>
    <w:multiLevelType w:val="hybridMultilevel"/>
    <w:tmpl w:val="8A9019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1B6D13"/>
    <w:multiLevelType w:val="hybridMultilevel"/>
    <w:tmpl w:val="986CF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FA25AC"/>
    <w:multiLevelType w:val="multilevel"/>
    <w:tmpl w:val="2726685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A13C70"/>
    <w:multiLevelType w:val="hybridMultilevel"/>
    <w:tmpl w:val="DCB0E642"/>
    <w:lvl w:ilvl="0" w:tplc="9FFC0A5C">
      <w:start w:val="1"/>
      <w:numFmt w:val="bullet"/>
      <w:pStyle w:val="L-Bullets"/>
      <w:lvlText w:val=""/>
      <w:lvlJc w:val="left"/>
      <w:pPr>
        <w:ind w:left="71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DE08FD"/>
    <w:multiLevelType w:val="hybridMultilevel"/>
    <w:tmpl w:val="14381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9340BB"/>
    <w:multiLevelType w:val="hybridMultilevel"/>
    <w:tmpl w:val="15CEC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0F57DF"/>
    <w:multiLevelType w:val="hybridMultilevel"/>
    <w:tmpl w:val="1B0637C4"/>
    <w:lvl w:ilvl="0" w:tplc="B0F41758">
      <w:start w:val="1"/>
      <w:numFmt w:val="decimal"/>
      <w:pStyle w:val="L-Numbers"/>
      <w:lvlText w:val="%1."/>
      <w:lvlJc w:val="left"/>
      <w:pPr>
        <w:ind w:left="717" w:hanging="360"/>
      </w:pPr>
      <w:rPr>
        <w:rFonts w:ascii="Arial" w:hAnsi="Arial"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830EE7"/>
    <w:multiLevelType w:val="hybridMultilevel"/>
    <w:tmpl w:val="D430C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02558D"/>
    <w:multiLevelType w:val="hybridMultilevel"/>
    <w:tmpl w:val="70A26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771B76"/>
    <w:multiLevelType w:val="hybridMultilevel"/>
    <w:tmpl w:val="879292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8918BA"/>
    <w:multiLevelType w:val="multilevel"/>
    <w:tmpl w:val="BF6A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2B6264"/>
    <w:multiLevelType w:val="hybridMultilevel"/>
    <w:tmpl w:val="AE5EC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A7349D"/>
    <w:multiLevelType w:val="hybridMultilevel"/>
    <w:tmpl w:val="64CE8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3694759">
    <w:abstractNumId w:val="8"/>
  </w:num>
  <w:num w:numId="2" w16cid:durableId="8884217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14942026">
    <w:abstractNumId w:val="2"/>
  </w:num>
  <w:num w:numId="4" w16cid:durableId="1419668599">
    <w:abstractNumId w:val="15"/>
  </w:num>
  <w:num w:numId="5" w16cid:durableId="1716925046">
    <w:abstractNumId w:val="7"/>
  </w:num>
  <w:num w:numId="6" w16cid:durableId="2107653704">
    <w:abstractNumId w:val="0"/>
  </w:num>
  <w:num w:numId="7" w16cid:durableId="118383674">
    <w:abstractNumId w:val="0"/>
  </w:num>
  <w:num w:numId="8" w16cid:durableId="1874272038">
    <w:abstractNumId w:val="11"/>
  </w:num>
  <w:num w:numId="9" w16cid:durableId="1141266803">
    <w:abstractNumId w:val="12"/>
  </w:num>
  <w:num w:numId="10" w16cid:durableId="600798395">
    <w:abstractNumId w:val="1"/>
  </w:num>
  <w:num w:numId="11" w16cid:durableId="73478309">
    <w:abstractNumId w:val="13"/>
  </w:num>
  <w:num w:numId="12" w16cid:durableId="283539117">
    <w:abstractNumId w:val="4"/>
  </w:num>
  <w:num w:numId="13" w16cid:durableId="1076050708">
    <w:abstractNumId w:val="5"/>
  </w:num>
  <w:num w:numId="14" w16cid:durableId="956449684">
    <w:abstractNumId w:val="6"/>
  </w:num>
  <w:num w:numId="15" w16cid:durableId="2117552609">
    <w:abstractNumId w:val="17"/>
  </w:num>
  <w:num w:numId="16" w16cid:durableId="441923389">
    <w:abstractNumId w:val="10"/>
  </w:num>
  <w:num w:numId="17" w16cid:durableId="575896320">
    <w:abstractNumId w:val="16"/>
  </w:num>
  <w:num w:numId="18" w16cid:durableId="1995529173">
    <w:abstractNumId w:val="9"/>
  </w:num>
  <w:num w:numId="19" w16cid:durableId="1865752576">
    <w:abstractNumId w:val="14"/>
  </w:num>
  <w:num w:numId="20" w16cid:durableId="1729959914">
    <w:abstractNumId w:val="3"/>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rishti">
    <w15:presenceInfo w15:providerId="None" w15:userId="Srisht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20"/>
  <w:proofState w:spelling="clean" w:grammar="clean"/>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7WwsDQ1NrA0NDEyMDdR0lEKTi0uzszPAykwrQUAgRV2dSwAAAA="/>
  </w:docVars>
  <w:rsids>
    <w:rsidRoot w:val="00625848"/>
    <w:rsid w:val="00014416"/>
    <w:rsid w:val="0002792E"/>
    <w:rsid w:val="00035535"/>
    <w:rsid w:val="00042F71"/>
    <w:rsid w:val="000432EA"/>
    <w:rsid w:val="0004373F"/>
    <w:rsid w:val="00064864"/>
    <w:rsid w:val="0006743D"/>
    <w:rsid w:val="00081BA4"/>
    <w:rsid w:val="00083403"/>
    <w:rsid w:val="00083CBA"/>
    <w:rsid w:val="00085627"/>
    <w:rsid w:val="00086DB5"/>
    <w:rsid w:val="00092C2C"/>
    <w:rsid w:val="000B6564"/>
    <w:rsid w:val="000E393D"/>
    <w:rsid w:val="000F673A"/>
    <w:rsid w:val="00110B6E"/>
    <w:rsid w:val="0012389D"/>
    <w:rsid w:val="00123A1A"/>
    <w:rsid w:val="001461B8"/>
    <w:rsid w:val="001B1A8B"/>
    <w:rsid w:val="001B1EAD"/>
    <w:rsid w:val="001D0060"/>
    <w:rsid w:val="0020073A"/>
    <w:rsid w:val="00203BBE"/>
    <w:rsid w:val="00204BA3"/>
    <w:rsid w:val="0021101D"/>
    <w:rsid w:val="00212253"/>
    <w:rsid w:val="00217116"/>
    <w:rsid w:val="00217A7E"/>
    <w:rsid w:val="00235DDE"/>
    <w:rsid w:val="0023675D"/>
    <w:rsid w:val="0025053C"/>
    <w:rsid w:val="00251F34"/>
    <w:rsid w:val="00262762"/>
    <w:rsid w:val="00283AA0"/>
    <w:rsid w:val="00284BDA"/>
    <w:rsid w:val="002A17B7"/>
    <w:rsid w:val="002A7053"/>
    <w:rsid w:val="002B3E85"/>
    <w:rsid w:val="002B4296"/>
    <w:rsid w:val="002B575F"/>
    <w:rsid w:val="002D45DF"/>
    <w:rsid w:val="002F0EEE"/>
    <w:rsid w:val="00302EF1"/>
    <w:rsid w:val="00307420"/>
    <w:rsid w:val="003165FF"/>
    <w:rsid w:val="0032674D"/>
    <w:rsid w:val="00327951"/>
    <w:rsid w:val="00347F9F"/>
    <w:rsid w:val="00351153"/>
    <w:rsid w:val="00352061"/>
    <w:rsid w:val="0036307D"/>
    <w:rsid w:val="003714A4"/>
    <w:rsid w:val="00386256"/>
    <w:rsid w:val="003A376F"/>
    <w:rsid w:val="003B0D8D"/>
    <w:rsid w:val="003B1371"/>
    <w:rsid w:val="003B6E22"/>
    <w:rsid w:val="003C3243"/>
    <w:rsid w:val="003C45C6"/>
    <w:rsid w:val="003D45EA"/>
    <w:rsid w:val="003E18BC"/>
    <w:rsid w:val="003E2947"/>
    <w:rsid w:val="003E4053"/>
    <w:rsid w:val="003F02D3"/>
    <w:rsid w:val="003F4359"/>
    <w:rsid w:val="004030AA"/>
    <w:rsid w:val="004031CB"/>
    <w:rsid w:val="004072D5"/>
    <w:rsid w:val="004135D4"/>
    <w:rsid w:val="00420B4E"/>
    <w:rsid w:val="0043035F"/>
    <w:rsid w:val="0043207C"/>
    <w:rsid w:val="004575C9"/>
    <w:rsid w:val="0047134F"/>
    <w:rsid w:val="004716D8"/>
    <w:rsid w:val="0047308D"/>
    <w:rsid w:val="00476C3B"/>
    <w:rsid w:val="00480217"/>
    <w:rsid w:val="00483D26"/>
    <w:rsid w:val="004A2142"/>
    <w:rsid w:val="004B0AE7"/>
    <w:rsid w:val="004B72D8"/>
    <w:rsid w:val="004C0374"/>
    <w:rsid w:val="004D27A6"/>
    <w:rsid w:val="004E11BB"/>
    <w:rsid w:val="004E160B"/>
    <w:rsid w:val="005020BE"/>
    <w:rsid w:val="00511551"/>
    <w:rsid w:val="00517699"/>
    <w:rsid w:val="00526D7C"/>
    <w:rsid w:val="00542925"/>
    <w:rsid w:val="00570370"/>
    <w:rsid w:val="00581B3F"/>
    <w:rsid w:val="005C4562"/>
    <w:rsid w:val="005D5EFE"/>
    <w:rsid w:val="005D61AA"/>
    <w:rsid w:val="005D68FE"/>
    <w:rsid w:val="005D6E7F"/>
    <w:rsid w:val="0060629A"/>
    <w:rsid w:val="006225F0"/>
    <w:rsid w:val="00624A0A"/>
    <w:rsid w:val="00625700"/>
    <w:rsid w:val="00625848"/>
    <w:rsid w:val="00627016"/>
    <w:rsid w:val="00636C0D"/>
    <w:rsid w:val="00641D62"/>
    <w:rsid w:val="0065363A"/>
    <w:rsid w:val="00666F5A"/>
    <w:rsid w:val="006739BB"/>
    <w:rsid w:val="006740CF"/>
    <w:rsid w:val="00683D19"/>
    <w:rsid w:val="00693304"/>
    <w:rsid w:val="006B71D7"/>
    <w:rsid w:val="006E4A3B"/>
    <w:rsid w:val="006F7553"/>
    <w:rsid w:val="00714E28"/>
    <w:rsid w:val="00727756"/>
    <w:rsid w:val="00733CC1"/>
    <w:rsid w:val="00733F7E"/>
    <w:rsid w:val="00757BA6"/>
    <w:rsid w:val="00760A21"/>
    <w:rsid w:val="00780C03"/>
    <w:rsid w:val="00780E24"/>
    <w:rsid w:val="00783965"/>
    <w:rsid w:val="00783DB9"/>
    <w:rsid w:val="00783FFB"/>
    <w:rsid w:val="00794157"/>
    <w:rsid w:val="007C7E9A"/>
    <w:rsid w:val="007D2788"/>
    <w:rsid w:val="007D6BA7"/>
    <w:rsid w:val="007E3747"/>
    <w:rsid w:val="007F78F2"/>
    <w:rsid w:val="00805409"/>
    <w:rsid w:val="00834D34"/>
    <w:rsid w:val="00837C4C"/>
    <w:rsid w:val="008449BD"/>
    <w:rsid w:val="00884481"/>
    <w:rsid w:val="008844EF"/>
    <w:rsid w:val="00887581"/>
    <w:rsid w:val="0089201C"/>
    <w:rsid w:val="008972CF"/>
    <w:rsid w:val="008C47C9"/>
    <w:rsid w:val="008D0B73"/>
    <w:rsid w:val="008D2058"/>
    <w:rsid w:val="008E0151"/>
    <w:rsid w:val="008E43F3"/>
    <w:rsid w:val="008E5B6C"/>
    <w:rsid w:val="008F5295"/>
    <w:rsid w:val="008F7FC4"/>
    <w:rsid w:val="0090482A"/>
    <w:rsid w:val="009258DE"/>
    <w:rsid w:val="00940E1A"/>
    <w:rsid w:val="00950AF0"/>
    <w:rsid w:val="00956561"/>
    <w:rsid w:val="00964E75"/>
    <w:rsid w:val="00966DCE"/>
    <w:rsid w:val="00967DCC"/>
    <w:rsid w:val="009838E5"/>
    <w:rsid w:val="009A1AEA"/>
    <w:rsid w:val="009C605A"/>
    <w:rsid w:val="009C7D73"/>
    <w:rsid w:val="009D01E6"/>
    <w:rsid w:val="009E5066"/>
    <w:rsid w:val="009F4D60"/>
    <w:rsid w:val="009F6DE3"/>
    <w:rsid w:val="009F7971"/>
    <w:rsid w:val="00A00315"/>
    <w:rsid w:val="00A14F90"/>
    <w:rsid w:val="00A42540"/>
    <w:rsid w:val="00A55F8D"/>
    <w:rsid w:val="00A56810"/>
    <w:rsid w:val="00A617F7"/>
    <w:rsid w:val="00A6433C"/>
    <w:rsid w:val="00A73C4B"/>
    <w:rsid w:val="00A833A5"/>
    <w:rsid w:val="00A9666B"/>
    <w:rsid w:val="00AA1BDD"/>
    <w:rsid w:val="00AC2896"/>
    <w:rsid w:val="00AD0DE1"/>
    <w:rsid w:val="00AD20C5"/>
    <w:rsid w:val="00AE5196"/>
    <w:rsid w:val="00AF5094"/>
    <w:rsid w:val="00B249CE"/>
    <w:rsid w:val="00B34934"/>
    <w:rsid w:val="00B41D38"/>
    <w:rsid w:val="00B46B77"/>
    <w:rsid w:val="00B53FD0"/>
    <w:rsid w:val="00B5575B"/>
    <w:rsid w:val="00B62217"/>
    <w:rsid w:val="00B72559"/>
    <w:rsid w:val="00B97FA9"/>
    <w:rsid w:val="00BA7F42"/>
    <w:rsid w:val="00BB12A8"/>
    <w:rsid w:val="00BB155C"/>
    <w:rsid w:val="00BB550F"/>
    <w:rsid w:val="00BD0C70"/>
    <w:rsid w:val="00BD5402"/>
    <w:rsid w:val="00BD5F67"/>
    <w:rsid w:val="00C02348"/>
    <w:rsid w:val="00C10FC3"/>
    <w:rsid w:val="00C15E6F"/>
    <w:rsid w:val="00C17EBB"/>
    <w:rsid w:val="00C60868"/>
    <w:rsid w:val="00C76E72"/>
    <w:rsid w:val="00C840F0"/>
    <w:rsid w:val="00CA1874"/>
    <w:rsid w:val="00CA6204"/>
    <w:rsid w:val="00CA6394"/>
    <w:rsid w:val="00CA754F"/>
    <w:rsid w:val="00CB58DA"/>
    <w:rsid w:val="00CB75DA"/>
    <w:rsid w:val="00CC0AC9"/>
    <w:rsid w:val="00CC0D0D"/>
    <w:rsid w:val="00CC0F3C"/>
    <w:rsid w:val="00CC2972"/>
    <w:rsid w:val="00CC53DA"/>
    <w:rsid w:val="00CD2F21"/>
    <w:rsid w:val="00CD68E6"/>
    <w:rsid w:val="00CD6C41"/>
    <w:rsid w:val="00CD7433"/>
    <w:rsid w:val="00CE145C"/>
    <w:rsid w:val="00CE4417"/>
    <w:rsid w:val="00CF074F"/>
    <w:rsid w:val="00CF78AE"/>
    <w:rsid w:val="00D27164"/>
    <w:rsid w:val="00D469DC"/>
    <w:rsid w:val="00D50FAA"/>
    <w:rsid w:val="00D5505B"/>
    <w:rsid w:val="00D61752"/>
    <w:rsid w:val="00D62D2A"/>
    <w:rsid w:val="00D63DEF"/>
    <w:rsid w:val="00D651AC"/>
    <w:rsid w:val="00D744F4"/>
    <w:rsid w:val="00D80112"/>
    <w:rsid w:val="00D8189D"/>
    <w:rsid w:val="00D962D0"/>
    <w:rsid w:val="00DA1DC3"/>
    <w:rsid w:val="00DA20F9"/>
    <w:rsid w:val="00DA3BBA"/>
    <w:rsid w:val="00DA5D43"/>
    <w:rsid w:val="00DB0C69"/>
    <w:rsid w:val="00DB66E3"/>
    <w:rsid w:val="00DC76E1"/>
    <w:rsid w:val="00DD51A0"/>
    <w:rsid w:val="00DE1AED"/>
    <w:rsid w:val="00DE6FBC"/>
    <w:rsid w:val="00DF5C7F"/>
    <w:rsid w:val="00E20017"/>
    <w:rsid w:val="00E21E14"/>
    <w:rsid w:val="00E230ED"/>
    <w:rsid w:val="00E24FDA"/>
    <w:rsid w:val="00E32E2E"/>
    <w:rsid w:val="00E6578F"/>
    <w:rsid w:val="00E710F2"/>
    <w:rsid w:val="00E80352"/>
    <w:rsid w:val="00E8403C"/>
    <w:rsid w:val="00E84876"/>
    <w:rsid w:val="00E860FA"/>
    <w:rsid w:val="00E86E79"/>
    <w:rsid w:val="00E90E41"/>
    <w:rsid w:val="00EA7909"/>
    <w:rsid w:val="00EB0283"/>
    <w:rsid w:val="00EB33A2"/>
    <w:rsid w:val="00EE141B"/>
    <w:rsid w:val="00EF43BD"/>
    <w:rsid w:val="00F0505F"/>
    <w:rsid w:val="00F11208"/>
    <w:rsid w:val="00F12A94"/>
    <w:rsid w:val="00F13C38"/>
    <w:rsid w:val="00F26228"/>
    <w:rsid w:val="00F31E9E"/>
    <w:rsid w:val="00F33276"/>
    <w:rsid w:val="00F361DE"/>
    <w:rsid w:val="00F37075"/>
    <w:rsid w:val="00F520C9"/>
    <w:rsid w:val="00F543EA"/>
    <w:rsid w:val="00F66887"/>
    <w:rsid w:val="00F76C6D"/>
    <w:rsid w:val="00F8327D"/>
    <w:rsid w:val="00F909C7"/>
    <w:rsid w:val="00F961D2"/>
    <w:rsid w:val="00FA63E6"/>
    <w:rsid w:val="00FB2281"/>
    <w:rsid w:val="00FD1696"/>
    <w:rsid w:val="00FD3BD8"/>
    <w:rsid w:val="00FD667F"/>
    <w:rsid w:val="00FD7FE1"/>
    <w:rsid w:val="00FE14B0"/>
    <w:rsid w:val="00FE2BBC"/>
    <w:rsid w:val="00FF1DF3"/>
    <w:rsid w:val="00FF7D29"/>
    <w:rsid w:val="220381DB"/>
    <w:rsid w:val="333278B3"/>
    <w:rsid w:val="6BC75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75C4EA"/>
  <w15:chartTrackingRefBased/>
  <w15:docId w15:val="{9ED1ED27-1517-40A6-83CD-318E1FEF2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lsdException w:name="heading 8" w:semiHidden="1" w:uiPriority="9" w:unhideWhenUsed="1" w:qFormat="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0"/>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lsdException w:name="Strong"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latentStyles>
  <w:style w:type="paragraph" w:default="1" w:styleId="Normal">
    <w:name w:val="Normal"/>
    <w:rsid w:val="008F5295"/>
    <w:pPr>
      <w:spacing w:after="0" w:line="276" w:lineRule="auto"/>
    </w:pPr>
    <w:rPr>
      <w:rFonts w:ascii="Arial" w:eastAsia="Arial" w:hAnsi="Arial" w:cs="Arial"/>
      <w:lang w:val="en-US"/>
    </w:rPr>
  </w:style>
  <w:style w:type="paragraph" w:styleId="Heading1">
    <w:name w:val="heading 1"/>
    <w:basedOn w:val="Normal"/>
    <w:next w:val="Normal"/>
    <w:link w:val="Heading1Char"/>
    <w:rsid w:val="008F5295"/>
    <w:pPr>
      <w:keepNext/>
      <w:keepLines/>
      <w:spacing w:before="400" w:after="120"/>
      <w:outlineLvl w:val="0"/>
    </w:pPr>
    <w:rPr>
      <w:sz w:val="40"/>
      <w:szCs w:val="40"/>
    </w:rPr>
  </w:style>
  <w:style w:type="paragraph" w:styleId="Heading2">
    <w:name w:val="heading 2"/>
    <w:basedOn w:val="Normal"/>
    <w:next w:val="Normal"/>
    <w:link w:val="Heading2Char"/>
    <w:rsid w:val="008F5295"/>
    <w:pPr>
      <w:keepNext/>
      <w:keepLines/>
      <w:spacing w:before="360" w:after="120"/>
      <w:outlineLvl w:val="1"/>
    </w:pPr>
    <w:rPr>
      <w:sz w:val="32"/>
      <w:szCs w:val="32"/>
    </w:rPr>
  </w:style>
  <w:style w:type="paragraph" w:styleId="Heading3">
    <w:name w:val="heading 3"/>
    <w:basedOn w:val="Normal"/>
    <w:next w:val="Normal"/>
    <w:link w:val="Heading3Char"/>
    <w:rsid w:val="008F5295"/>
    <w:pPr>
      <w:keepNext/>
      <w:keepLines/>
      <w:spacing w:before="320" w:after="80"/>
      <w:outlineLvl w:val="2"/>
    </w:pPr>
    <w:rPr>
      <w:color w:val="434343"/>
      <w:sz w:val="28"/>
      <w:szCs w:val="28"/>
    </w:rPr>
  </w:style>
  <w:style w:type="paragraph" w:styleId="Heading4">
    <w:name w:val="heading 4"/>
    <w:basedOn w:val="Normal"/>
    <w:next w:val="Normal"/>
    <w:link w:val="Heading4Char"/>
    <w:rsid w:val="008F5295"/>
    <w:pPr>
      <w:keepNext/>
      <w:keepLines/>
      <w:spacing w:before="280" w:after="80"/>
      <w:outlineLvl w:val="3"/>
    </w:pPr>
    <w:rPr>
      <w:color w:val="666666"/>
      <w:sz w:val="24"/>
      <w:szCs w:val="24"/>
    </w:rPr>
  </w:style>
  <w:style w:type="paragraph" w:styleId="Heading5">
    <w:name w:val="heading 5"/>
    <w:basedOn w:val="Normal"/>
    <w:next w:val="Normal"/>
    <w:link w:val="Heading5Char"/>
    <w:rsid w:val="008F5295"/>
    <w:pPr>
      <w:keepNext/>
      <w:keepLines/>
      <w:spacing w:before="240" w:after="80"/>
      <w:outlineLvl w:val="4"/>
    </w:pPr>
    <w:rPr>
      <w:color w:val="666666"/>
    </w:rPr>
  </w:style>
  <w:style w:type="paragraph" w:styleId="Heading6">
    <w:name w:val="heading 6"/>
    <w:basedOn w:val="Normal"/>
    <w:next w:val="Normal"/>
    <w:link w:val="Heading6Char"/>
    <w:rsid w:val="008F5295"/>
    <w:pPr>
      <w:keepNext/>
      <w:keepLines/>
      <w:spacing w:before="240" w:after="80"/>
      <w:outlineLvl w:val="5"/>
    </w:pPr>
    <w:rPr>
      <w:i/>
      <w:color w:val="666666"/>
    </w:rPr>
  </w:style>
  <w:style w:type="paragraph" w:styleId="Heading7">
    <w:name w:val="heading 7"/>
    <w:basedOn w:val="Normal"/>
    <w:next w:val="Normal"/>
    <w:link w:val="Heading7Char"/>
    <w:uiPriority w:val="9"/>
    <w:unhideWhenUsed/>
    <w:rsid w:val="008972CF"/>
    <w:pPr>
      <w:keepNext/>
      <w:keepLines/>
      <w:spacing w:before="240" w:after="240" w:line="259" w:lineRule="auto"/>
      <w:outlineLvl w:val="6"/>
    </w:pPr>
    <w:rPr>
      <w:rFonts w:eastAsiaTheme="majorEastAsia" w:cstheme="majorBidi"/>
      <w:iCs/>
    </w:rPr>
  </w:style>
  <w:style w:type="paragraph" w:styleId="Heading8">
    <w:name w:val="heading 8"/>
    <w:basedOn w:val="Normal"/>
    <w:next w:val="Normal"/>
    <w:link w:val="Heading8Char"/>
    <w:uiPriority w:val="9"/>
    <w:unhideWhenUsed/>
    <w:rsid w:val="008972CF"/>
    <w:pPr>
      <w:keepNext/>
      <w:keepLines/>
      <w:spacing w:before="160" w:after="240" w:line="259" w:lineRule="auto"/>
      <w:contextualSpacing/>
      <w:outlineLvl w:val="7"/>
    </w:pPr>
    <w:rPr>
      <w:rFonts w:eastAsiaTheme="majorEastAsia" w:cstheme="majorBidi"/>
      <w:szCs w:val="21"/>
    </w:rPr>
  </w:style>
  <w:style w:type="paragraph" w:styleId="Heading9">
    <w:name w:val="heading 9"/>
    <w:basedOn w:val="Normal"/>
    <w:next w:val="Normal"/>
    <w:link w:val="Heading9Char"/>
    <w:uiPriority w:val="9"/>
    <w:semiHidden/>
    <w:unhideWhenUsed/>
    <w:rsid w:val="008972CF"/>
    <w:pPr>
      <w:keepNext/>
      <w:keepLines/>
      <w:spacing w:before="40" w:line="259" w:lineRule="auto"/>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F5295"/>
    <w:rPr>
      <w:rFonts w:ascii="Arial" w:eastAsia="Arial" w:hAnsi="Arial" w:cs="Arial"/>
      <w:sz w:val="40"/>
      <w:szCs w:val="40"/>
      <w:lang w:val="en-US"/>
    </w:rPr>
  </w:style>
  <w:style w:type="character" w:customStyle="1" w:styleId="Heading2Char">
    <w:name w:val="Heading 2 Char"/>
    <w:basedOn w:val="DefaultParagraphFont"/>
    <w:link w:val="Heading2"/>
    <w:rsid w:val="008972CF"/>
    <w:rPr>
      <w:rFonts w:ascii="Arial" w:eastAsia="Arial" w:hAnsi="Arial" w:cs="Arial"/>
      <w:sz w:val="32"/>
      <w:szCs w:val="32"/>
      <w:lang w:val="en-US"/>
    </w:rPr>
  </w:style>
  <w:style w:type="character" w:customStyle="1" w:styleId="Heading3Char">
    <w:name w:val="Heading 3 Char"/>
    <w:basedOn w:val="DefaultParagraphFont"/>
    <w:link w:val="Heading3"/>
    <w:rsid w:val="008972CF"/>
    <w:rPr>
      <w:rFonts w:ascii="Arial" w:eastAsia="Arial" w:hAnsi="Arial" w:cs="Arial"/>
      <w:color w:val="434343"/>
      <w:sz w:val="28"/>
      <w:szCs w:val="28"/>
      <w:lang w:val="en-US"/>
    </w:rPr>
  </w:style>
  <w:style w:type="character" w:customStyle="1" w:styleId="Heading4Char">
    <w:name w:val="Heading 4 Char"/>
    <w:basedOn w:val="DefaultParagraphFont"/>
    <w:link w:val="Heading4"/>
    <w:rsid w:val="008972CF"/>
    <w:rPr>
      <w:rFonts w:ascii="Arial" w:eastAsia="Arial" w:hAnsi="Arial" w:cs="Arial"/>
      <w:color w:val="666666"/>
      <w:sz w:val="24"/>
      <w:szCs w:val="24"/>
      <w:lang w:val="en-US"/>
    </w:rPr>
  </w:style>
  <w:style w:type="character" w:customStyle="1" w:styleId="Heading5Char">
    <w:name w:val="Heading 5 Char"/>
    <w:basedOn w:val="DefaultParagraphFont"/>
    <w:link w:val="Heading5"/>
    <w:rsid w:val="008972CF"/>
    <w:rPr>
      <w:rFonts w:ascii="Arial" w:eastAsia="Arial" w:hAnsi="Arial" w:cs="Arial"/>
      <w:color w:val="666666"/>
      <w:lang w:val="en-US"/>
    </w:rPr>
  </w:style>
  <w:style w:type="character" w:customStyle="1" w:styleId="Heading6Char">
    <w:name w:val="Heading 6 Char"/>
    <w:basedOn w:val="DefaultParagraphFont"/>
    <w:link w:val="Heading6"/>
    <w:rsid w:val="008972CF"/>
    <w:rPr>
      <w:rFonts w:ascii="Arial" w:eastAsia="Arial" w:hAnsi="Arial" w:cs="Arial"/>
      <w:i/>
      <w:color w:val="666666"/>
      <w:lang w:val="en-US"/>
    </w:rPr>
  </w:style>
  <w:style w:type="character" w:customStyle="1" w:styleId="Heading7Char">
    <w:name w:val="Heading 7 Char"/>
    <w:basedOn w:val="DefaultParagraphFont"/>
    <w:link w:val="Heading7"/>
    <w:uiPriority w:val="9"/>
    <w:rsid w:val="008972CF"/>
    <w:rPr>
      <w:rFonts w:eastAsiaTheme="majorEastAsia" w:cstheme="majorBidi"/>
      <w:iCs/>
      <w:sz w:val="24"/>
      <w:lang w:val="en-US"/>
    </w:rPr>
  </w:style>
  <w:style w:type="character" w:customStyle="1" w:styleId="Heading8Char">
    <w:name w:val="Heading 8 Char"/>
    <w:basedOn w:val="DefaultParagraphFont"/>
    <w:link w:val="Heading8"/>
    <w:uiPriority w:val="9"/>
    <w:rsid w:val="008972CF"/>
    <w:rPr>
      <w:rFonts w:eastAsiaTheme="majorEastAsia" w:cstheme="majorBidi"/>
      <w:szCs w:val="21"/>
      <w:lang w:val="en-US"/>
    </w:rPr>
  </w:style>
  <w:style w:type="character" w:customStyle="1" w:styleId="Heading9Char">
    <w:name w:val="Heading 9 Char"/>
    <w:basedOn w:val="DefaultParagraphFont"/>
    <w:link w:val="Heading9"/>
    <w:uiPriority w:val="9"/>
    <w:semiHidden/>
    <w:rsid w:val="008972CF"/>
    <w:rPr>
      <w:rFonts w:asciiTheme="majorHAnsi" w:eastAsiaTheme="majorEastAsia" w:hAnsiTheme="majorHAnsi" w:cstheme="majorBidi"/>
      <w:i/>
      <w:iCs/>
      <w:sz w:val="21"/>
      <w:szCs w:val="21"/>
      <w:lang w:val="en-US"/>
    </w:rPr>
  </w:style>
  <w:style w:type="character" w:customStyle="1" w:styleId="P-Bold">
    <w:name w:val="P - Bold"/>
    <w:uiPriority w:val="1"/>
    <w:qFormat/>
    <w:rsid w:val="008972CF"/>
    <w:rPr>
      <w:rFonts w:ascii="Arial" w:hAnsi="Arial"/>
      <w:b/>
      <w:sz w:val="22"/>
      <w:bdr w:val="none" w:sz="0" w:space="0" w:color="auto"/>
      <w:shd w:val="clear" w:color="auto" w:fill="73FDD6"/>
    </w:rPr>
  </w:style>
  <w:style w:type="paragraph" w:customStyle="1" w:styleId="P-Callout">
    <w:name w:val="P - Callout"/>
    <w:basedOn w:val="Normal"/>
    <w:next w:val="Normal"/>
    <w:qFormat/>
    <w:rsid w:val="008972CF"/>
    <w:pPr>
      <w:shd w:val="clear" w:color="auto" w:fill="D9F2D0" w:themeFill="accent6" w:themeFillTint="33"/>
      <w:spacing w:before="120" w:after="360" w:line="259" w:lineRule="auto"/>
      <w:mirrorIndents/>
    </w:pPr>
    <w:rPr>
      <w:lang w:val="en"/>
    </w:rPr>
  </w:style>
  <w:style w:type="character" w:customStyle="1" w:styleId="P-Keyword">
    <w:name w:val="P - Keyword"/>
    <w:uiPriority w:val="1"/>
    <w:qFormat/>
    <w:rsid w:val="008972CF"/>
    <w:rPr>
      <w:rFonts w:ascii="Arial" w:hAnsi="Arial"/>
      <w:b/>
      <w:color w:val="auto"/>
      <w:sz w:val="22"/>
      <w:u w:val="single"/>
      <w:bdr w:val="none" w:sz="0" w:space="0" w:color="auto"/>
      <w:shd w:val="clear" w:color="auto" w:fill="FF8AD8"/>
    </w:rPr>
  </w:style>
  <w:style w:type="paragraph" w:customStyle="1" w:styleId="L-Numbers">
    <w:name w:val="L - Numbers"/>
    <w:basedOn w:val="Normal"/>
    <w:qFormat/>
    <w:rsid w:val="008972CF"/>
    <w:pPr>
      <w:numPr>
        <w:numId w:val="2"/>
      </w:numPr>
      <w:spacing w:before="160" w:line="300" w:lineRule="auto"/>
    </w:pPr>
    <w:rPr>
      <w:lang w:val="en"/>
    </w:rPr>
  </w:style>
  <w:style w:type="paragraph" w:customStyle="1" w:styleId="L-Bullets">
    <w:name w:val="L - Bullets"/>
    <w:basedOn w:val="Normal"/>
    <w:qFormat/>
    <w:rsid w:val="008972CF"/>
    <w:pPr>
      <w:numPr>
        <w:numId w:val="1"/>
      </w:numPr>
      <w:spacing w:before="120" w:after="120" w:line="300" w:lineRule="auto"/>
    </w:pPr>
    <w:rPr>
      <w:lang w:val="en"/>
    </w:rPr>
  </w:style>
  <w:style w:type="character" w:customStyle="1" w:styleId="P-URL">
    <w:name w:val="P - URL"/>
    <w:basedOn w:val="DefaultParagraphFont"/>
    <w:uiPriority w:val="1"/>
    <w:qFormat/>
    <w:rsid w:val="008972CF"/>
    <w:rPr>
      <w:rFonts w:ascii="Arial" w:hAnsi="Arial"/>
      <w:color w:val="0000FF"/>
      <w:sz w:val="22"/>
      <w:u w:val="single"/>
      <w:bdr w:val="none" w:sz="0" w:space="0" w:color="auto"/>
      <w:shd w:val="clear" w:color="auto" w:fill="00FA00"/>
    </w:rPr>
  </w:style>
  <w:style w:type="character" w:customStyle="1" w:styleId="P-Italics">
    <w:name w:val="P - Italics"/>
    <w:uiPriority w:val="1"/>
    <w:qFormat/>
    <w:rsid w:val="008972CF"/>
    <w:rPr>
      <w:rFonts w:ascii="Arial" w:hAnsi="Arial"/>
      <w:i/>
      <w:color w:val="auto"/>
      <w:sz w:val="22"/>
      <w:bdr w:val="none" w:sz="0" w:space="0" w:color="auto"/>
      <w:shd w:val="clear" w:color="auto" w:fill="FFFC00"/>
    </w:rPr>
  </w:style>
  <w:style w:type="character" w:customStyle="1" w:styleId="P-Code">
    <w:name w:val="P - Code"/>
    <w:uiPriority w:val="1"/>
    <w:qFormat/>
    <w:rsid w:val="008972CF"/>
    <w:rPr>
      <w:rFonts w:ascii="Courier" w:hAnsi="Courier"/>
      <w:sz w:val="22"/>
      <w:bdr w:val="none" w:sz="0" w:space="0" w:color="auto"/>
      <w:shd w:val="clear" w:color="auto" w:fill="D5FC79"/>
    </w:rPr>
  </w:style>
  <w:style w:type="paragraph" w:customStyle="1" w:styleId="H1-Section">
    <w:name w:val="H1 - Section"/>
    <w:basedOn w:val="Heading1"/>
    <w:next w:val="Normal"/>
    <w:qFormat/>
    <w:rsid w:val="008972CF"/>
    <w:pPr>
      <w:spacing w:after="160"/>
    </w:pPr>
    <w:rPr>
      <w:rFonts w:asciiTheme="minorHAnsi" w:eastAsiaTheme="minorHAnsi" w:hAnsiTheme="minorHAnsi" w:cstheme="minorBidi"/>
      <w:b/>
      <w:sz w:val="36"/>
    </w:rPr>
  </w:style>
  <w:style w:type="paragraph" w:customStyle="1" w:styleId="H2-Heading">
    <w:name w:val="H2 - Heading"/>
    <w:basedOn w:val="Heading2"/>
    <w:next w:val="Normal"/>
    <w:qFormat/>
    <w:rsid w:val="008972CF"/>
    <w:pPr>
      <w:spacing w:before="280" w:after="160"/>
    </w:pPr>
    <w:rPr>
      <w:rFonts w:asciiTheme="minorHAnsi" w:eastAsiaTheme="minorHAnsi" w:hAnsiTheme="minorHAnsi" w:cstheme="minorBidi"/>
      <w:b/>
      <w:sz w:val="28"/>
    </w:rPr>
  </w:style>
  <w:style w:type="paragraph" w:customStyle="1" w:styleId="P-CalloutHeading">
    <w:name w:val="P - Callout Heading"/>
    <w:next w:val="Normal"/>
    <w:qFormat/>
    <w:rsid w:val="008972CF"/>
    <w:pPr>
      <w:shd w:val="clear" w:color="auto" w:fill="B3E5A1" w:themeFill="accent6" w:themeFillTint="66"/>
      <w:spacing w:before="360"/>
      <w:mirrorIndents/>
    </w:pPr>
    <w:rPr>
      <w:rFonts w:eastAsia="Arial"/>
      <w:b/>
      <w:color w:val="434343"/>
      <w:sz w:val="24"/>
      <w:szCs w:val="28"/>
      <w:lang w:val="en"/>
    </w:rPr>
  </w:style>
  <w:style w:type="paragraph" w:customStyle="1" w:styleId="P-Regular">
    <w:name w:val="P - Regular"/>
    <w:basedOn w:val="Normal"/>
    <w:qFormat/>
    <w:rsid w:val="008972CF"/>
    <w:pPr>
      <w:spacing w:before="120" w:after="120" w:line="259" w:lineRule="auto"/>
    </w:pPr>
    <w:rPr>
      <w:lang w:val="en"/>
    </w:rPr>
  </w:style>
  <w:style w:type="paragraph" w:customStyle="1" w:styleId="H3-Subheading">
    <w:name w:val="H3 - Subheading"/>
    <w:basedOn w:val="Heading3"/>
    <w:next w:val="Normal"/>
    <w:qFormat/>
    <w:rsid w:val="008972CF"/>
    <w:pPr>
      <w:keepNext w:val="0"/>
      <w:keepLines w:val="0"/>
      <w:mirrorIndents/>
    </w:pPr>
    <w:rPr>
      <w:rFonts w:asciiTheme="minorHAnsi" w:eastAsiaTheme="minorHAnsi" w:hAnsiTheme="minorHAnsi" w:cstheme="minorBidi"/>
      <w:b/>
      <w:color w:val="auto"/>
    </w:rPr>
  </w:style>
  <w:style w:type="paragraph" w:customStyle="1" w:styleId="IMG-Caption">
    <w:name w:val="IMG - Caption"/>
    <w:next w:val="Normal"/>
    <w:qFormat/>
    <w:rsid w:val="008972CF"/>
    <w:pPr>
      <w:spacing w:before="120" w:after="240"/>
      <w:jc w:val="center"/>
    </w:pPr>
    <w:rPr>
      <w:rFonts w:eastAsia="Arial"/>
      <w:b/>
      <w:color w:val="FF0000"/>
      <w:sz w:val="20"/>
      <w:lang w:val="en"/>
    </w:rPr>
  </w:style>
  <w:style w:type="paragraph" w:customStyle="1" w:styleId="SC-Heading">
    <w:name w:val="SC - Heading"/>
    <w:next w:val="H1-Section"/>
    <w:qFormat/>
    <w:rsid w:val="008972CF"/>
    <w:pPr>
      <w:spacing w:before="240" w:after="240"/>
    </w:pPr>
    <w:rPr>
      <w:rFonts w:eastAsiaTheme="majorEastAsia" w:cstheme="majorBidi"/>
      <w:b/>
      <w:iCs/>
      <w:color w:val="FF0000"/>
      <w:sz w:val="24"/>
      <w:lang w:val="en"/>
    </w:rPr>
  </w:style>
  <w:style w:type="paragraph" w:customStyle="1" w:styleId="SC-Link">
    <w:name w:val="SC - Link"/>
    <w:qFormat/>
    <w:rsid w:val="008972CF"/>
    <w:pPr>
      <w:spacing w:before="200" w:after="240"/>
    </w:pPr>
    <w:rPr>
      <w:rFonts w:eastAsiaTheme="majorEastAsia" w:cstheme="majorBidi"/>
      <w:b/>
      <w:color w:val="00B050"/>
      <w:szCs w:val="21"/>
      <w:lang w:val="en"/>
    </w:rPr>
  </w:style>
  <w:style w:type="paragraph" w:customStyle="1" w:styleId="P-Source">
    <w:name w:val="P - Source"/>
    <w:qFormat/>
    <w:rsid w:val="008972CF"/>
    <w:pPr>
      <w:shd w:val="solid" w:color="auto" w:fill="auto"/>
    </w:pPr>
    <w:rPr>
      <w:rFonts w:ascii="Courier" w:eastAsia="Arial" w:hAnsi="Courier" w:cs="Consolas"/>
      <w:szCs w:val="21"/>
      <w:lang w:val="en"/>
    </w:rPr>
  </w:style>
  <w:style w:type="paragraph" w:customStyle="1" w:styleId="L-Regular">
    <w:name w:val="L - Regular"/>
    <w:basedOn w:val="L-Numbers"/>
    <w:qFormat/>
    <w:rsid w:val="008972CF"/>
    <w:pPr>
      <w:numPr>
        <w:numId w:val="0"/>
      </w:numPr>
      <w:ind w:left="720"/>
    </w:pPr>
  </w:style>
  <w:style w:type="paragraph" w:customStyle="1" w:styleId="L-Source">
    <w:name w:val="L - Source"/>
    <w:basedOn w:val="P-Source"/>
    <w:rsid w:val="008972CF"/>
    <w:pPr>
      <w:shd w:val="pct50" w:color="C1E4F5" w:themeColor="accent1" w:themeTint="33" w:fill="auto"/>
      <w:ind w:left="720"/>
    </w:pPr>
  </w:style>
  <w:style w:type="table" w:styleId="TableGrid">
    <w:name w:val="Table Grid"/>
    <w:basedOn w:val="TableNormal"/>
    <w:uiPriority w:val="59"/>
    <w:rsid w:val="008F5295"/>
    <w:pPr>
      <w:spacing w:after="0" w:line="240" w:lineRule="auto"/>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Highlight">
    <w:name w:val="SC - Highlight"/>
    <w:uiPriority w:val="1"/>
    <w:qFormat/>
    <w:rsid w:val="008972CF"/>
    <w:rPr>
      <w:rFonts w:ascii="Courier" w:hAnsi="Courier"/>
      <w:b/>
      <w:bdr w:val="none" w:sz="0" w:space="0" w:color="auto"/>
      <w:shd w:val="clear" w:color="auto" w:fill="F4D3D2"/>
    </w:rPr>
  </w:style>
  <w:style w:type="paragraph" w:customStyle="1" w:styleId="SC-Source">
    <w:name w:val="SC - Source"/>
    <w:basedOn w:val="P-Source"/>
    <w:qFormat/>
    <w:rsid w:val="008972CF"/>
    <w:pPr>
      <w:shd w:val="pct50" w:color="C1E4F5" w:themeColor="accent1" w:themeTint="33" w:fill="auto"/>
    </w:pPr>
  </w:style>
  <w:style w:type="paragraph" w:customStyle="1" w:styleId="SP-Editorial">
    <w:name w:val="SP - Editorial"/>
    <w:next w:val="P-Regular"/>
    <w:qFormat/>
    <w:rsid w:val="008972CF"/>
    <w:pPr>
      <w:pBdr>
        <w:top w:val="thickThinSmallGap" w:sz="24" w:space="1" w:color="FF0000"/>
        <w:left w:val="thickThinSmallGap" w:sz="24" w:space="4" w:color="FF0000"/>
        <w:bottom w:val="thinThickSmallGap" w:sz="24" w:space="1" w:color="FF0000"/>
        <w:right w:val="thinThickSmallGap" w:sz="24" w:space="4" w:color="FF0000"/>
      </w:pBdr>
      <w:shd w:val="clear" w:color="auto" w:fill="FFFF00"/>
    </w:pPr>
    <w:rPr>
      <w:rFonts w:eastAsia="Arial"/>
      <w:b/>
      <w:lang w:val="en"/>
    </w:rPr>
  </w:style>
  <w:style w:type="paragraph" w:customStyle="1" w:styleId="H4-Subheading">
    <w:name w:val="H4 - Subheading"/>
    <w:basedOn w:val="Heading4"/>
    <w:next w:val="Normal"/>
    <w:qFormat/>
    <w:rsid w:val="008972CF"/>
    <w:pPr>
      <w:spacing w:after="280"/>
    </w:pPr>
    <w:rPr>
      <w:rFonts w:asciiTheme="minorHAnsi" w:eastAsiaTheme="minorHAnsi" w:hAnsiTheme="minorHAnsi" w:cstheme="minorBidi"/>
      <w:b/>
      <w:i/>
      <w:iCs/>
      <w:color w:val="auto"/>
    </w:rPr>
  </w:style>
  <w:style w:type="paragraph" w:customStyle="1" w:styleId="P-Quote">
    <w:name w:val="P - Quote"/>
    <w:rsid w:val="008972CF"/>
    <w:pPr>
      <w:spacing w:after="0" w:line="276" w:lineRule="auto"/>
    </w:pPr>
    <w:rPr>
      <w:rFonts w:ascii="Arial" w:eastAsia="Arial" w:hAnsi="Arial" w:cs="Arial"/>
      <w:i/>
      <w:iCs/>
      <w:lang w:val="en"/>
    </w:rPr>
  </w:style>
  <w:style w:type="paragraph" w:customStyle="1" w:styleId="H1-Chapter">
    <w:name w:val="H1 - Chapter"/>
    <w:basedOn w:val="Normal"/>
    <w:next w:val="P-Regular"/>
    <w:qFormat/>
    <w:rsid w:val="008972CF"/>
    <w:pPr>
      <w:spacing w:line="240" w:lineRule="auto"/>
      <w:contextualSpacing/>
      <w:jc w:val="right"/>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8F5295"/>
    <w:rPr>
      <w:color w:val="467886" w:themeColor="hyperlink"/>
      <w:u w:val="single"/>
    </w:rPr>
  </w:style>
  <w:style w:type="paragraph" w:styleId="Bibliography">
    <w:name w:val="Bibliography"/>
    <w:basedOn w:val="Normal"/>
    <w:next w:val="Normal"/>
    <w:uiPriority w:val="37"/>
    <w:semiHidden/>
    <w:rsid w:val="004031CB"/>
  </w:style>
  <w:style w:type="paragraph" w:styleId="Header">
    <w:name w:val="header"/>
    <w:basedOn w:val="Normal"/>
    <w:link w:val="HeaderChar"/>
    <w:uiPriority w:val="99"/>
    <w:unhideWhenUsed/>
    <w:rsid w:val="008F5295"/>
    <w:pPr>
      <w:tabs>
        <w:tab w:val="center" w:pos="4513"/>
        <w:tab w:val="right" w:pos="9026"/>
      </w:tabs>
      <w:spacing w:line="240" w:lineRule="auto"/>
    </w:pPr>
  </w:style>
  <w:style w:type="character" w:customStyle="1" w:styleId="HeaderChar">
    <w:name w:val="Header Char"/>
    <w:basedOn w:val="DefaultParagraphFont"/>
    <w:link w:val="Header"/>
    <w:uiPriority w:val="99"/>
    <w:rsid w:val="008F5295"/>
    <w:rPr>
      <w:rFonts w:ascii="Arial" w:eastAsia="Arial" w:hAnsi="Arial" w:cs="Arial"/>
      <w:lang w:val="en-US"/>
    </w:rPr>
  </w:style>
  <w:style w:type="paragraph" w:styleId="Footer">
    <w:name w:val="footer"/>
    <w:basedOn w:val="Normal"/>
    <w:link w:val="FooterChar"/>
    <w:uiPriority w:val="99"/>
    <w:unhideWhenUsed/>
    <w:rsid w:val="008F5295"/>
    <w:pPr>
      <w:tabs>
        <w:tab w:val="center" w:pos="4513"/>
        <w:tab w:val="right" w:pos="9026"/>
      </w:tabs>
      <w:spacing w:line="240" w:lineRule="auto"/>
    </w:pPr>
  </w:style>
  <w:style w:type="character" w:customStyle="1" w:styleId="FooterChar">
    <w:name w:val="Footer Char"/>
    <w:basedOn w:val="DefaultParagraphFont"/>
    <w:link w:val="Footer"/>
    <w:uiPriority w:val="99"/>
    <w:rsid w:val="008F5295"/>
    <w:rPr>
      <w:rFonts w:ascii="Arial" w:eastAsia="Arial" w:hAnsi="Arial" w:cs="Arial"/>
      <w:lang w:val="en-US"/>
    </w:rPr>
  </w:style>
  <w:style w:type="paragraph" w:styleId="Revision">
    <w:name w:val="Revision"/>
    <w:hidden/>
    <w:uiPriority w:val="99"/>
    <w:semiHidden/>
    <w:rsid w:val="0021101D"/>
    <w:pPr>
      <w:spacing w:after="0" w:line="240" w:lineRule="auto"/>
    </w:pPr>
    <w:rPr>
      <w:rFonts w:eastAsiaTheme="minorEastAsia"/>
      <w:kern w:val="2"/>
      <w:sz w:val="24"/>
      <w:szCs w:val="24"/>
      <w:lang w:val="en-US"/>
      <w14:ligatures w14:val="standardContextual"/>
    </w:rPr>
  </w:style>
  <w:style w:type="paragraph" w:customStyle="1" w:styleId="alt">
    <w:name w:val="alt"/>
    <w:basedOn w:val="Normal"/>
    <w:rsid w:val="008F5295"/>
    <w:pPr>
      <w:spacing w:before="100" w:beforeAutospacing="1" w:after="100" w:afterAutospacing="1" w:line="259" w:lineRule="auto"/>
    </w:pPr>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8F529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5295"/>
    <w:rPr>
      <w:rFonts w:ascii="Tahoma" w:eastAsia="Arial" w:hAnsi="Tahoma" w:cs="Tahoma"/>
      <w:sz w:val="16"/>
      <w:szCs w:val="16"/>
      <w:lang w:val="en-US"/>
    </w:rPr>
  </w:style>
  <w:style w:type="paragraph" w:styleId="PlainText">
    <w:name w:val="Plain Text"/>
    <w:basedOn w:val="Normal"/>
    <w:link w:val="PlainTextChar"/>
    <w:uiPriority w:val="99"/>
    <w:semiHidden/>
    <w:unhideWhenUsed/>
    <w:rsid w:val="008F5295"/>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8F5295"/>
    <w:rPr>
      <w:rFonts w:ascii="Consolas" w:eastAsia="Arial" w:hAnsi="Consolas" w:cs="Arial"/>
      <w:sz w:val="21"/>
      <w:szCs w:val="21"/>
      <w:lang w:val="en-US"/>
    </w:rPr>
  </w:style>
  <w:style w:type="paragraph" w:customStyle="1" w:styleId="bpbbodyEng">
    <w:name w:val="bpb_body_Eng"/>
    <w:basedOn w:val="PlainText"/>
    <w:link w:val="bpbbodyEngChar"/>
    <w:qFormat/>
    <w:rsid w:val="008F5295"/>
    <w:pPr>
      <w:spacing w:after="60"/>
      <w:jc w:val="both"/>
    </w:pPr>
    <w:rPr>
      <w:rFonts w:ascii="Arial" w:hAnsi="Arial"/>
      <w:sz w:val="22"/>
      <w:szCs w:val="22"/>
    </w:rPr>
  </w:style>
  <w:style w:type="character" w:customStyle="1" w:styleId="bpbbodyEngChar">
    <w:name w:val="bpb_body_Eng Char"/>
    <w:basedOn w:val="DefaultParagraphFont"/>
    <w:link w:val="bpbbodyEng"/>
    <w:locked/>
    <w:rsid w:val="008F5295"/>
    <w:rPr>
      <w:rFonts w:ascii="Arial" w:eastAsia="Arial" w:hAnsi="Arial" w:cs="Arial"/>
      <w:lang w:val="en-US"/>
    </w:rPr>
  </w:style>
  <w:style w:type="paragraph" w:customStyle="1" w:styleId="ChapterTitleBPBHEB">
    <w:name w:val="Chapter Title [BPB HEB]"/>
    <w:basedOn w:val="Heading1"/>
    <w:link w:val="ChapterTitleBPBHEBChar"/>
    <w:qFormat/>
    <w:rsid w:val="008F5295"/>
    <w:pPr>
      <w:spacing w:before="0" w:after="0"/>
      <w:jc w:val="right"/>
    </w:pPr>
    <w:rPr>
      <w:rFonts w:ascii="Palatino Linotype" w:eastAsia="Palatino Linotype" w:hAnsi="Palatino Linotype" w:cs="Palatino Linotype"/>
      <w:b/>
      <w:color w:val="0F4761" w:themeColor="accent1" w:themeShade="BF"/>
      <w:sz w:val="80"/>
      <w:szCs w:val="80"/>
    </w:rPr>
  </w:style>
  <w:style w:type="character" w:customStyle="1" w:styleId="ChapterTitleBPBHEBChar">
    <w:name w:val="Chapter Title [BPB HEB] Char"/>
    <w:basedOn w:val="Heading1Char"/>
    <w:link w:val="ChapterTitleBPBHEB"/>
    <w:rsid w:val="008F5295"/>
    <w:rPr>
      <w:rFonts w:ascii="Palatino Linotype" w:eastAsia="Palatino Linotype" w:hAnsi="Palatino Linotype" w:cs="Palatino Linotype"/>
      <w:b/>
      <w:color w:val="0F4761" w:themeColor="accent1" w:themeShade="BF"/>
      <w:sz w:val="80"/>
      <w:szCs w:val="80"/>
      <w:lang w:val="en-US"/>
    </w:rPr>
  </w:style>
  <w:style w:type="paragraph" w:customStyle="1" w:styleId="ChapterTitleNumberBPBHEB">
    <w:name w:val="Chapter Title Number [BPB HEB]"/>
    <w:basedOn w:val="Heading1"/>
    <w:link w:val="ChapterTitleNumberBPBHEBChar"/>
    <w:qFormat/>
    <w:rsid w:val="008F5295"/>
    <w:pPr>
      <w:spacing w:before="0" w:after="0"/>
      <w:jc w:val="right"/>
    </w:pPr>
    <w:rPr>
      <w:rFonts w:ascii="Palatino Linotype" w:eastAsia="Palatino Linotype" w:hAnsi="Palatino Linotype" w:cs="Palatino Linotype"/>
      <w:bCs/>
      <w:smallCaps/>
      <w:color w:val="0F4761" w:themeColor="accent1" w:themeShade="BF"/>
      <w:sz w:val="70"/>
      <w:szCs w:val="70"/>
    </w:rPr>
  </w:style>
  <w:style w:type="character" w:customStyle="1" w:styleId="ChapterTitleNumberBPBHEBChar">
    <w:name w:val="Chapter Title Number [BPB HEB] Char"/>
    <w:basedOn w:val="Heading1Char"/>
    <w:link w:val="ChapterTitleNumberBPBHEB"/>
    <w:rsid w:val="008F5295"/>
    <w:rPr>
      <w:rFonts w:ascii="Palatino Linotype" w:eastAsia="Palatino Linotype" w:hAnsi="Palatino Linotype" w:cs="Palatino Linotype"/>
      <w:bCs/>
      <w:smallCaps/>
      <w:color w:val="0F4761" w:themeColor="accent1" w:themeShade="BF"/>
      <w:sz w:val="70"/>
      <w:szCs w:val="70"/>
      <w:lang w:val="en-US"/>
    </w:rPr>
  </w:style>
  <w:style w:type="paragraph" w:customStyle="1" w:styleId="CodeBlockBPBHEB">
    <w:name w:val="Code Block [BPB HEB]"/>
    <w:basedOn w:val="Normal"/>
    <w:link w:val="CodeBlockBPBHEBChar"/>
    <w:qFormat/>
    <w:rsid w:val="008F5295"/>
    <w:pPr>
      <w:widowControl w:val="0"/>
      <w:pBdr>
        <w:top w:val="nil"/>
        <w:left w:val="nil"/>
        <w:bottom w:val="nil"/>
        <w:right w:val="nil"/>
        <w:between w:val="nil"/>
      </w:pBdr>
      <w:spacing w:after="100" w:line="240" w:lineRule="auto"/>
    </w:pPr>
    <w:rPr>
      <w:rFonts w:ascii="Consolas" w:hAnsi="Consolas"/>
      <w:sz w:val="20"/>
      <w:szCs w:val="20"/>
    </w:rPr>
  </w:style>
  <w:style w:type="character" w:customStyle="1" w:styleId="CodeBlockBPBHEBChar">
    <w:name w:val="Code Block [BPB HEB] Char"/>
    <w:basedOn w:val="DefaultParagraphFont"/>
    <w:link w:val="CodeBlockBPBHEB"/>
    <w:rsid w:val="008F5295"/>
    <w:rPr>
      <w:rFonts w:ascii="Consolas" w:eastAsia="Arial" w:hAnsi="Consolas" w:cs="Arial"/>
      <w:sz w:val="20"/>
      <w:szCs w:val="20"/>
      <w:lang w:val="en-US"/>
    </w:rPr>
  </w:style>
  <w:style w:type="paragraph" w:customStyle="1" w:styleId="CodeinTextBPBHEB">
    <w:name w:val="Code in Text [BPB HEB]"/>
    <w:basedOn w:val="Normal"/>
    <w:link w:val="CodeinTextBPBHEBChar"/>
    <w:qFormat/>
    <w:rsid w:val="008F5295"/>
    <w:pPr>
      <w:jc w:val="both"/>
    </w:pPr>
    <w:rPr>
      <w:rFonts w:ascii="Consolas" w:eastAsia="Palatino Linotype" w:hAnsi="Consolas" w:cs="Palatino Linotype"/>
      <w:b/>
      <w:sz w:val="20"/>
      <w:szCs w:val="20"/>
    </w:rPr>
  </w:style>
  <w:style w:type="character" w:customStyle="1" w:styleId="CodeinTextBPBHEBChar">
    <w:name w:val="Code in Text [BPB HEB] Char"/>
    <w:basedOn w:val="DefaultParagraphFont"/>
    <w:link w:val="CodeinTextBPBHEB"/>
    <w:rsid w:val="008F5295"/>
    <w:rPr>
      <w:rFonts w:ascii="Consolas" w:eastAsia="Palatino Linotype" w:hAnsi="Consolas" w:cs="Palatino Linotype"/>
      <w:b/>
      <w:sz w:val="20"/>
      <w:szCs w:val="20"/>
      <w:lang w:val="en-US"/>
    </w:rPr>
  </w:style>
  <w:style w:type="character" w:styleId="CommentReference">
    <w:name w:val="annotation reference"/>
    <w:basedOn w:val="DefaultParagraphFont"/>
    <w:uiPriority w:val="99"/>
    <w:semiHidden/>
    <w:unhideWhenUsed/>
    <w:rsid w:val="008F5295"/>
    <w:rPr>
      <w:sz w:val="16"/>
      <w:szCs w:val="16"/>
    </w:rPr>
  </w:style>
  <w:style w:type="paragraph" w:styleId="CommentText">
    <w:name w:val="annotation text"/>
    <w:basedOn w:val="Normal"/>
    <w:link w:val="CommentTextChar"/>
    <w:uiPriority w:val="99"/>
    <w:unhideWhenUsed/>
    <w:rsid w:val="008F5295"/>
    <w:pPr>
      <w:spacing w:line="240" w:lineRule="auto"/>
    </w:pPr>
    <w:rPr>
      <w:sz w:val="20"/>
      <w:szCs w:val="20"/>
    </w:rPr>
  </w:style>
  <w:style w:type="character" w:customStyle="1" w:styleId="CommentTextChar">
    <w:name w:val="Comment Text Char"/>
    <w:basedOn w:val="DefaultParagraphFont"/>
    <w:link w:val="CommentText"/>
    <w:uiPriority w:val="99"/>
    <w:rsid w:val="008F5295"/>
    <w:rPr>
      <w:rFonts w:ascii="Arial" w:eastAsia="Arial" w:hAnsi="Arial" w:cs="Arial"/>
      <w:sz w:val="20"/>
      <w:szCs w:val="20"/>
      <w:lang w:val="en-US"/>
    </w:rPr>
  </w:style>
  <w:style w:type="paragraph" w:styleId="CommentSubject">
    <w:name w:val="annotation subject"/>
    <w:basedOn w:val="CommentText"/>
    <w:next w:val="CommentText"/>
    <w:link w:val="CommentSubjectChar"/>
    <w:uiPriority w:val="99"/>
    <w:semiHidden/>
    <w:unhideWhenUsed/>
    <w:rsid w:val="008F5295"/>
    <w:rPr>
      <w:b/>
      <w:bCs/>
    </w:rPr>
  </w:style>
  <w:style w:type="character" w:customStyle="1" w:styleId="CommentSubjectChar">
    <w:name w:val="Comment Subject Char"/>
    <w:basedOn w:val="CommentTextChar"/>
    <w:link w:val="CommentSubject"/>
    <w:uiPriority w:val="99"/>
    <w:semiHidden/>
    <w:rsid w:val="008F5295"/>
    <w:rPr>
      <w:rFonts w:ascii="Arial" w:eastAsia="Arial" w:hAnsi="Arial" w:cs="Arial"/>
      <w:b/>
      <w:bCs/>
      <w:sz w:val="20"/>
      <w:szCs w:val="20"/>
      <w:lang w:val="en-US"/>
    </w:rPr>
  </w:style>
  <w:style w:type="paragraph" w:customStyle="1" w:styleId="FigureBPB">
    <w:name w:val="Figure [BPB]"/>
    <w:basedOn w:val="Normal"/>
    <w:qFormat/>
    <w:rsid w:val="008F5295"/>
    <w:pPr>
      <w:spacing w:after="200"/>
      <w:jc w:val="center"/>
    </w:pPr>
    <w:rPr>
      <w:rFonts w:ascii="Palatino Linotype" w:eastAsiaTheme="minorHAnsi" w:hAnsi="Palatino Linotype" w:cstheme="minorBidi"/>
      <w:sz w:val="18"/>
    </w:rPr>
  </w:style>
  <w:style w:type="paragraph" w:customStyle="1" w:styleId="FigureCaptionBPBHEB">
    <w:name w:val="Figure Caption [BPB HEB]"/>
    <w:basedOn w:val="Normal"/>
    <w:link w:val="FigureCaptionBPBHEBChar"/>
    <w:qFormat/>
    <w:rsid w:val="008F5295"/>
    <w:pPr>
      <w:jc w:val="center"/>
    </w:pPr>
    <w:rPr>
      <w:rFonts w:ascii="Palatino Linotype" w:eastAsia="Palatino Linotype" w:hAnsi="Palatino Linotype" w:cs="Palatino Linotype"/>
      <w:bCs/>
      <w:i/>
      <w:iCs/>
      <w:sz w:val="18"/>
      <w:szCs w:val="18"/>
    </w:rPr>
  </w:style>
  <w:style w:type="character" w:customStyle="1" w:styleId="FigureCaptionBPBHEBChar">
    <w:name w:val="Figure Caption [BPB HEB] Char"/>
    <w:basedOn w:val="DefaultParagraphFont"/>
    <w:link w:val="FigureCaptionBPBHEB"/>
    <w:rsid w:val="008F5295"/>
    <w:rPr>
      <w:rFonts w:ascii="Palatino Linotype" w:eastAsia="Palatino Linotype" w:hAnsi="Palatino Linotype" w:cs="Palatino Linotype"/>
      <w:bCs/>
      <w:i/>
      <w:iCs/>
      <w:sz w:val="18"/>
      <w:szCs w:val="18"/>
      <w:lang w:val="en-US"/>
    </w:rPr>
  </w:style>
  <w:style w:type="character" w:styleId="FollowedHyperlink">
    <w:name w:val="FollowedHyperlink"/>
    <w:basedOn w:val="DefaultParagraphFont"/>
    <w:uiPriority w:val="99"/>
    <w:semiHidden/>
    <w:unhideWhenUsed/>
    <w:rsid w:val="008F5295"/>
    <w:rPr>
      <w:color w:val="96607D" w:themeColor="followedHyperlink"/>
      <w:u w:val="single"/>
    </w:rPr>
  </w:style>
  <w:style w:type="paragraph" w:customStyle="1" w:styleId="Heading1BPBHEB">
    <w:name w:val="Heading 1 [BPB HEB]"/>
    <w:basedOn w:val="Heading1"/>
    <w:rsid w:val="008F5295"/>
    <w:pPr>
      <w:spacing w:after="0"/>
    </w:pPr>
    <w:rPr>
      <w:rFonts w:ascii="Palatino Linotype" w:eastAsia="Palatino Linotype" w:hAnsi="Palatino Linotype" w:cs="Palatino Linotype"/>
      <w:b/>
    </w:rPr>
  </w:style>
  <w:style w:type="paragraph" w:customStyle="1" w:styleId="Heading2BPBHEB">
    <w:name w:val="Heading 2 [BPB HEB]"/>
    <w:basedOn w:val="Normal"/>
    <w:link w:val="Heading2BPBHEBChar"/>
    <w:qFormat/>
    <w:rsid w:val="008F5295"/>
    <w:pPr>
      <w:spacing w:before="200"/>
      <w:jc w:val="both"/>
    </w:pPr>
    <w:rPr>
      <w:rFonts w:ascii="Palatino Linotype" w:eastAsia="Palatino Linotype" w:hAnsi="Palatino Linotype" w:cs="Palatino Linotype"/>
      <w:b/>
      <w:sz w:val="36"/>
      <w:szCs w:val="36"/>
    </w:rPr>
  </w:style>
  <w:style w:type="character" w:customStyle="1" w:styleId="Heading2BPBHEBChar">
    <w:name w:val="Heading 2 [BPB HEB] Char"/>
    <w:basedOn w:val="DefaultParagraphFont"/>
    <w:link w:val="Heading2BPBHEB"/>
    <w:rsid w:val="008F5295"/>
    <w:rPr>
      <w:rFonts w:ascii="Palatino Linotype" w:eastAsia="Palatino Linotype" w:hAnsi="Palatino Linotype" w:cs="Palatino Linotype"/>
      <w:b/>
      <w:sz w:val="36"/>
      <w:szCs w:val="36"/>
      <w:lang w:val="en-US"/>
    </w:rPr>
  </w:style>
  <w:style w:type="paragraph" w:customStyle="1" w:styleId="Heading3BPBHEB">
    <w:name w:val="Heading 3 [BPB HEB]"/>
    <w:basedOn w:val="Heading3"/>
    <w:qFormat/>
    <w:rsid w:val="008F5295"/>
    <w:pPr>
      <w:spacing w:before="40" w:after="0" w:line="259" w:lineRule="auto"/>
    </w:pPr>
    <w:rPr>
      <w:rFonts w:ascii="Palatino Linotype" w:eastAsiaTheme="majorEastAsia" w:hAnsi="Palatino Linotype" w:cstheme="majorBidi"/>
      <w:b/>
      <w:color w:val="000000" w:themeColor="text1"/>
      <w:sz w:val="32"/>
      <w:szCs w:val="24"/>
      <w:lang w:val="en-IN"/>
    </w:rPr>
  </w:style>
  <w:style w:type="character" w:customStyle="1" w:styleId="hljs-attr">
    <w:name w:val="hljs-attr"/>
    <w:basedOn w:val="DefaultParagraphFont"/>
    <w:rsid w:val="008F5295"/>
  </w:style>
  <w:style w:type="character" w:customStyle="1" w:styleId="hljs-attribute">
    <w:name w:val="hljs-attribute"/>
    <w:basedOn w:val="DefaultParagraphFont"/>
    <w:rsid w:val="008F5295"/>
  </w:style>
  <w:style w:type="character" w:customStyle="1" w:styleId="hljs-builtin">
    <w:name w:val="hljs-built_in"/>
    <w:basedOn w:val="DefaultParagraphFont"/>
    <w:rsid w:val="008F5295"/>
  </w:style>
  <w:style w:type="character" w:customStyle="1" w:styleId="hljs-keyword">
    <w:name w:val="hljs-keyword"/>
    <w:basedOn w:val="DefaultParagraphFont"/>
    <w:rsid w:val="008F5295"/>
  </w:style>
  <w:style w:type="character" w:customStyle="1" w:styleId="hljs-meta">
    <w:name w:val="hljs-meta"/>
    <w:basedOn w:val="DefaultParagraphFont"/>
    <w:rsid w:val="008F5295"/>
  </w:style>
  <w:style w:type="character" w:customStyle="1" w:styleId="hljs-meta-keyword">
    <w:name w:val="hljs-meta-keyword"/>
    <w:basedOn w:val="DefaultParagraphFont"/>
    <w:rsid w:val="008F5295"/>
  </w:style>
  <w:style w:type="character" w:customStyle="1" w:styleId="hljs-name">
    <w:name w:val="hljs-name"/>
    <w:basedOn w:val="DefaultParagraphFont"/>
    <w:rsid w:val="008F5295"/>
  </w:style>
  <w:style w:type="character" w:customStyle="1" w:styleId="hljs-number">
    <w:name w:val="hljs-number"/>
    <w:basedOn w:val="DefaultParagraphFont"/>
    <w:rsid w:val="008F5295"/>
  </w:style>
  <w:style w:type="character" w:customStyle="1" w:styleId="hljs-selector-class">
    <w:name w:val="hljs-selector-class"/>
    <w:basedOn w:val="DefaultParagraphFont"/>
    <w:rsid w:val="008F5295"/>
  </w:style>
  <w:style w:type="character" w:customStyle="1" w:styleId="hljs-selector-tag">
    <w:name w:val="hljs-selector-tag"/>
    <w:basedOn w:val="DefaultParagraphFont"/>
    <w:rsid w:val="008F5295"/>
  </w:style>
  <w:style w:type="character" w:customStyle="1" w:styleId="hljs-string">
    <w:name w:val="hljs-string"/>
    <w:basedOn w:val="DefaultParagraphFont"/>
    <w:rsid w:val="008F5295"/>
  </w:style>
  <w:style w:type="character" w:customStyle="1" w:styleId="hljs-symbol">
    <w:name w:val="hljs-symbol"/>
    <w:basedOn w:val="DefaultParagraphFont"/>
    <w:rsid w:val="008F5295"/>
  </w:style>
  <w:style w:type="character" w:customStyle="1" w:styleId="hljs-tag">
    <w:name w:val="hljs-tag"/>
    <w:basedOn w:val="DefaultParagraphFont"/>
    <w:rsid w:val="008F5295"/>
  </w:style>
  <w:style w:type="character" w:styleId="HTMLAcronym">
    <w:name w:val="HTML Acronym"/>
    <w:basedOn w:val="DefaultParagraphFont"/>
    <w:uiPriority w:val="99"/>
    <w:unhideWhenUsed/>
    <w:rsid w:val="008F5295"/>
  </w:style>
  <w:style w:type="character" w:styleId="HTMLCode">
    <w:name w:val="HTML Code"/>
    <w:basedOn w:val="DefaultParagraphFont"/>
    <w:uiPriority w:val="99"/>
    <w:unhideWhenUsed/>
    <w:rsid w:val="008F5295"/>
    <w:rPr>
      <w:rFonts w:ascii="Consolas" w:hAnsi="Consolas"/>
      <w:sz w:val="20"/>
      <w:szCs w:val="20"/>
    </w:rPr>
  </w:style>
  <w:style w:type="character" w:styleId="HTMLKeyboard">
    <w:name w:val="HTML Keyboard"/>
    <w:basedOn w:val="DefaultParagraphFont"/>
    <w:uiPriority w:val="99"/>
    <w:unhideWhenUsed/>
    <w:rsid w:val="008F5295"/>
    <w:rPr>
      <w:rFonts w:ascii="Consolas" w:hAnsi="Consolas"/>
      <w:sz w:val="20"/>
      <w:szCs w:val="20"/>
    </w:rPr>
  </w:style>
  <w:style w:type="paragraph" w:styleId="HTMLPreformatted">
    <w:name w:val="HTML Preformatted"/>
    <w:basedOn w:val="Normal"/>
    <w:link w:val="HTMLPreformattedChar"/>
    <w:uiPriority w:val="99"/>
    <w:unhideWhenUsed/>
    <w:rsid w:val="008F5295"/>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F5295"/>
    <w:rPr>
      <w:rFonts w:ascii="Consolas" w:eastAsia="Arial" w:hAnsi="Consolas" w:cs="Arial"/>
      <w:sz w:val="20"/>
      <w:szCs w:val="20"/>
      <w:lang w:val="en-US"/>
    </w:rPr>
  </w:style>
  <w:style w:type="character" w:styleId="HTMLSample">
    <w:name w:val="HTML Sample"/>
    <w:basedOn w:val="DefaultParagraphFont"/>
    <w:uiPriority w:val="99"/>
    <w:unhideWhenUsed/>
    <w:rsid w:val="008F5295"/>
    <w:rPr>
      <w:rFonts w:ascii="Consolas" w:hAnsi="Consolas"/>
      <w:sz w:val="24"/>
      <w:szCs w:val="24"/>
    </w:rPr>
  </w:style>
  <w:style w:type="character" w:styleId="HTMLTypewriter">
    <w:name w:val="HTML Typewriter"/>
    <w:basedOn w:val="DefaultParagraphFont"/>
    <w:uiPriority w:val="99"/>
    <w:unhideWhenUsed/>
    <w:rsid w:val="008F5295"/>
    <w:rPr>
      <w:rFonts w:ascii="Consolas" w:hAnsi="Consolas"/>
      <w:sz w:val="20"/>
      <w:szCs w:val="20"/>
    </w:rPr>
  </w:style>
  <w:style w:type="character" w:styleId="HTMLVariable">
    <w:name w:val="HTML Variable"/>
    <w:basedOn w:val="DefaultParagraphFont"/>
    <w:uiPriority w:val="99"/>
    <w:unhideWhenUsed/>
    <w:rsid w:val="008F5295"/>
    <w:rPr>
      <w:i/>
      <w:iCs/>
    </w:rPr>
  </w:style>
  <w:style w:type="paragraph" w:customStyle="1" w:styleId="LinkBPBHEB">
    <w:name w:val="Link [BPB HEB]"/>
    <w:basedOn w:val="Normal"/>
    <w:link w:val="LinkBPBHEBChar"/>
    <w:qFormat/>
    <w:rsid w:val="008F5295"/>
    <w:pPr>
      <w:pBdr>
        <w:top w:val="nil"/>
        <w:left w:val="nil"/>
        <w:bottom w:val="nil"/>
        <w:right w:val="nil"/>
        <w:between w:val="nil"/>
      </w:pBdr>
      <w:shd w:val="clear" w:color="auto" w:fill="FFFFFF"/>
      <w:spacing w:after="100"/>
      <w:jc w:val="both"/>
    </w:pPr>
    <w:rPr>
      <w:rFonts w:ascii="Palatino Linotype" w:hAnsi="Palatino Linotype"/>
      <w:b/>
    </w:rPr>
  </w:style>
  <w:style w:type="character" w:customStyle="1" w:styleId="LinkBPBHEBChar">
    <w:name w:val="Link [BPB HEB] Char"/>
    <w:basedOn w:val="DefaultParagraphFont"/>
    <w:link w:val="LinkBPBHEB"/>
    <w:rsid w:val="008F5295"/>
    <w:rPr>
      <w:rFonts w:ascii="Palatino Linotype" w:eastAsia="Arial" w:hAnsi="Palatino Linotype" w:cs="Arial"/>
      <w:b/>
      <w:shd w:val="clear" w:color="auto" w:fill="FFFFFF"/>
      <w:lang w:val="en-US"/>
    </w:rPr>
  </w:style>
  <w:style w:type="paragraph" w:styleId="ListBullet">
    <w:name w:val="List Bullet"/>
    <w:basedOn w:val="Normal"/>
    <w:uiPriority w:val="99"/>
    <w:unhideWhenUsed/>
    <w:rsid w:val="008F5295"/>
    <w:pPr>
      <w:numPr>
        <w:numId w:val="7"/>
      </w:numPr>
      <w:contextualSpacing/>
    </w:pPr>
  </w:style>
  <w:style w:type="paragraph" w:styleId="ListParagraph">
    <w:name w:val="List Paragraph"/>
    <w:basedOn w:val="Normal"/>
    <w:uiPriority w:val="34"/>
    <w:qFormat/>
    <w:rsid w:val="008F5295"/>
    <w:pPr>
      <w:ind w:left="720"/>
      <w:contextualSpacing/>
    </w:pPr>
  </w:style>
  <w:style w:type="paragraph" w:customStyle="1" w:styleId="NormalBPBHEB">
    <w:name w:val="Normal [BPB HEB]"/>
    <w:basedOn w:val="Normal"/>
    <w:link w:val="NormalBPBHEBChar"/>
    <w:qFormat/>
    <w:rsid w:val="008F5295"/>
    <w:pPr>
      <w:pBdr>
        <w:top w:val="nil"/>
        <w:left w:val="nil"/>
        <w:bottom w:val="nil"/>
        <w:right w:val="nil"/>
        <w:between w:val="nil"/>
      </w:pBdr>
      <w:shd w:val="clear" w:color="auto" w:fill="FFFFFF"/>
      <w:spacing w:after="100"/>
      <w:jc w:val="both"/>
    </w:pPr>
    <w:rPr>
      <w:rFonts w:ascii="Palatino Linotype" w:eastAsia="Palatino Linotype" w:hAnsi="Palatino Linotype" w:cs="Palatino Linotype"/>
    </w:rPr>
  </w:style>
  <w:style w:type="character" w:customStyle="1" w:styleId="NormalBPBHEBChar">
    <w:name w:val="Normal [BPB HEB] Char"/>
    <w:basedOn w:val="DefaultParagraphFont"/>
    <w:link w:val="NormalBPBHEB"/>
    <w:rsid w:val="008F5295"/>
    <w:rPr>
      <w:rFonts w:ascii="Palatino Linotype" w:eastAsia="Palatino Linotype" w:hAnsi="Palatino Linotype" w:cs="Palatino Linotype"/>
      <w:shd w:val="clear" w:color="auto" w:fill="FFFFFF"/>
      <w:lang w:val="en-US"/>
    </w:rPr>
  </w:style>
  <w:style w:type="character" w:customStyle="1" w:styleId="ReferencesBPBHEB">
    <w:name w:val="References [BPB HEB]"/>
    <w:basedOn w:val="DefaultParagraphFont"/>
    <w:uiPriority w:val="1"/>
    <w:qFormat/>
    <w:rsid w:val="008F5295"/>
    <w:rPr>
      <w:rFonts w:ascii="Palatino Linotype" w:hAnsi="Palatino Linotype"/>
      <w:i/>
      <w:sz w:val="24"/>
    </w:rPr>
  </w:style>
  <w:style w:type="character" w:customStyle="1" w:styleId="ScreenTextBPBHEB">
    <w:name w:val="ScreenText[BPB HEB]"/>
    <w:basedOn w:val="NormalBPBHEBChar"/>
    <w:uiPriority w:val="1"/>
    <w:qFormat/>
    <w:rsid w:val="008F5295"/>
    <w:rPr>
      <w:rFonts w:ascii="Palatino Linotype" w:eastAsia="Palatino Linotype" w:hAnsi="Palatino Linotype" w:cs="Palatino Linotype"/>
      <w:b/>
      <w:color w:val="auto"/>
      <w:sz w:val="22"/>
      <w:u w:val="none"/>
      <w:shd w:val="clear" w:color="auto" w:fill="FFFFFF"/>
      <w:lang w:val="en-US"/>
    </w:rPr>
  </w:style>
  <w:style w:type="paragraph" w:styleId="Subtitle">
    <w:name w:val="Subtitle"/>
    <w:basedOn w:val="Normal"/>
    <w:next w:val="Normal"/>
    <w:link w:val="SubtitleChar"/>
    <w:rsid w:val="008F5295"/>
    <w:pPr>
      <w:keepNext/>
      <w:keepLines/>
      <w:spacing w:after="320"/>
    </w:pPr>
    <w:rPr>
      <w:color w:val="666666"/>
      <w:sz w:val="30"/>
      <w:szCs w:val="30"/>
    </w:rPr>
  </w:style>
  <w:style w:type="character" w:customStyle="1" w:styleId="SubtitleChar">
    <w:name w:val="Subtitle Char"/>
    <w:basedOn w:val="DefaultParagraphFont"/>
    <w:link w:val="Subtitle"/>
    <w:rsid w:val="008F5295"/>
    <w:rPr>
      <w:rFonts w:ascii="Arial" w:eastAsia="Arial" w:hAnsi="Arial" w:cs="Arial"/>
      <w:color w:val="666666"/>
      <w:sz w:val="30"/>
      <w:szCs w:val="30"/>
      <w:lang w:val="en-US"/>
    </w:rPr>
  </w:style>
  <w:style w:type="paragraph" w:customStyle="1" w:styleId="TableCaptionBPBHEB">
    <w:name w:val="Table Caption [BPB HEB]"/>
    <w:basedOn w:val="Normal"/>
    <w:link w:val="TableCaptionBPBHEBChar"/>
    <w:qFormat/>
    <w:rsid w:val="008F5295"/>
    <w:pPr>
      <w:jc w:val="center"/>
    </w:pPr>
    <w:rPr>
      <w:rFonts w:ascii="Palatino Linotype" w:eastAsia="Palatino Linotype" w:hAnsi="Palatino Linotype" w:cs="Palatino Linotype"/>
      <w:bCs/>
      <w:i/>
      <w:iCs/>
      <w:sz w:val="18"/>
      <w:szCs w:val="18"/>
    </w:rPr>
  </w:style>
  <w:style w:type="character" w:customStyle="1" w:styleId="TableCaptionBPBHEBChar">
    <w:name w:val="Table Caption [BPB HEB] Char"/>
    <w:basedOn w:val="DefaultParagraphFont"/>
    <w:link w:val="TableCaptionBPBHEB"/>
    <w:rsid w:val="008F5295"/>
    <w:rPr>
      <w:rFonts w:ascii="Palatino Linotype" w:eastAsia="Palatino Linotype" w:hAnsi="Palatino Linotype" w:cs="Palatino Linotype"/>
      <w:bCs/>
      <w:i/>
      <w:iCs/>
      <w:sz w:val="18"/>
      <w:szCs w:val="18"/>
      <w:lang w:val="en-US"/>
    </w:rPr>
  </w:style>
  <w:style w:type="character" w:customStyle="1" w:styleId="TIPINFOBPBHEB">
    <w:name w:val="TIP/INFO [BPB HEB]"/>
    <w:basedOn w:val="DefaultParagraphFont"/>
    <w:uiPriority w:val="1"/>
    <w:qFormat/>
    <w:rsid w:val="008F5295"/>
    <w:rPr>
      <w:rFonts w:ascii="Palatino Linotype" w:hAnsi="Palatino Linotype"/>
      <w:b/>
      <w:caps w:val="0"/>
      <w:smallCaps w:val="0"/>
      <w:color w:val="auto"/>
      <w:kern w:val="0"/>
      <w:sz w:val="24"/>
      <w:u w:val="none"/>
      <w:bdr w:val="none" w:sz="0" w:space="0" w:color="auto"/>
      <w:shd w:val="clear" w:color="auto" w:fill="D9D9D9" w:themeFill="background1" w:themeFillShade="D9"/>
      <w14:shadow w14:blurRad="0" w14:dist="0" w14:dir="0" w14:sx="0" w14:sy="0" w14:kx="0" w14:ky="0" w14:algn="none">
        <w14:srgbClr w14:val="000000"/>
      </w14:shadow>
      <w14:cntxtAlts w14:val="0"/>
    </w:rPr>
  </w:style>
  <w:style w:type="paragraph" w:styleId="Title">
    <w:name w:val="Title"/>
    <w:basedOn w:val="Normal"/>
    <w:next w:val="Normal"/>
    <w:link w:val="TitleChar"/>
    <w:rsid w:val="008F5295"/>
    <w:pPr>
      <w:keepNext/>
      <w:keepLines/>
      <w:spacing w:after="60"/>
    </w:pPr>
    <w:rPr>
      <w:sz w:val="52"/>
      <w:szCs w:val="52"/>
    </w:rPr>
  </w:style>
  <w:style w:type="character" w:customStyle="1" w:styleId="TitleChar">
    <w:name w:val="Title Char"/>
    <w:basedOn w:val="DefaultParagraphFont"/>
    <w:link w:val="Title"/>
    <w:rsid w:val="008F5295"/>
    <w:rPr>
      <w:rFonts w:ascii="Arial" w:eastAsia="Arial" w:hAnsi="Arial" w:cs="Arial"/>
      <w:sz w:val="52"/>
      <w:szCs w:val="52"/>
      <w:lang w:val="en-US"/>
    </w:rPr>
  </w:style>
  <w:style w:type="character" w:styleId="UnresolvedMention">
    <w:name w:val="Unresolved Mention"/>
    <w:basedOn w:val="DefaultParagraphFont"/>
    <w:uiPriority w:val="99"/>
    <w:semiHidden/>
    <w:unhideWhenUsed/>
    <w:rsid w:val="008F5295"/>
    <w:rPr>
      <w:color w:val="605E5C"/>
      <w:shd w:val="clear" w:color="auto" w:fill="E1DFDD"/>
    </w:rPr>
  </w:style>
  <w:style w:type="character" w:customStyle="1" w:styleId="UnresolvedMention1">
    <w:name w:val="Unresolved Mention1"/>
    <w:basedOn w:val="DefaultParagraphFont"/>
    <w:uiPriority w:val="99"/>
    <w:semiHidden/>
    <w:unhideWhenUsed/>
    <w:rsid w:val="008F5295"/>
    <w:rPr>
      <w:color w:val="605E5C"/>
      <w:shd w:val="clear" w:color="auto" w:fill="E1DFDD"/>
    </w:rPr>
  </w:style>
  <w:style w:type="paragraph" w:customStyle="1" w:styleId="FigureBPBHEB">
    <w:name w:val="Figure [BPB HEB]"/>
    <w:basedOn w:val="Normal"/>
    <w:qFormat/>
    <w:rsid w:val="008F5295"/>
    <w:pPr>
      <w:spacing w:after="200"/>
      <w:jc w:val="center"/>
    </w:pPr>
    <w:rPr>
      <w:rFonts w:ascii="Palatino Linotype" w:eastAsiaTheme="minorHAnsi" w:hAnsi="Palatino Linotype" w:cstheme="minorBid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7205">
      <w:bodyDiv w:val="1"/>
      <w:marLeft w:val="0"/>
      <w:marRight w:val="0"/>
      <w:marTop w:val="0"/>
      <w:marBottom w:val="0"/>
      <w:divBdr>
        <w:top w:val="none" w:sz="0" w:space="0" w:color="auto"/>
        <w:left w:val="none" w:sz="0" w:space="0" w:color="auto"/>
        <w:bottom w:val="none" w:sz="0" w:space="0" w:color="auto"/>
        <w:right w:val="none" w:sz="0" w:space="0" w:color="auto"/>
      </w:divBdr>
    </w:div>
    <w:div w:id="54472164">
      <w:bodyDiv w:val="1"/>
      <w:marLeft w:val="0"/>
      <w:marRight w:val="0"/>
      <w:marTop w:val="0"/>
      <w:marBottom w:val="0"/>
      <w:divBdr>
        <w:top w:val="none" w:sz="0" w:space="0" w:color="auto"/>
        <w:left w:val="none" w:sz="0" w:space="0" w:color="auto"/>
        <w:bottom w:val="none" w:sz="0" w:space="0" w:color="auto"/>
        <w:right w:val="none" w:sz="0" w:space="0" w:color="auto"/>
      </w:divBdr>
    </w:div>
    <w:div w:id="94524028">
      <w:bodyDiv w:val="1"/>
      <w:marLeft w:val="0"/>
      <w:marRight w:val="0"/>
      <w:marTop w:val="0"/>
      <w:marBottom w:val="0"/>
      <w:divBdr>
        <w:top w:val="none" w:sz="0" w:space="0" w:color="auto"/>
        <w:left w:val="none" w:sz="0" w:space="0" w:color="auto"/>
        <w:bottom w:val="none" w:sz="0" w:space="0" w:color="auto"/>
        <w:right w:val="none" w:sz="0" w:space="0" w:color="auto"/>
      </w:divBdr>
    </w:div>
    <w:div w:id="110173176">
      <w:bodyDiv w:val="1"/>
      <w:marLeft w:val="0"/>
      <w:marRight w:val="0"/>
      <w:marTop w:val="0"/>
      <w:marBottom w:val="0"/>
      <w:divBdr>
        <w:top w:val="none" w:sz="0" w:space="0" w:color="auto"/>
        <w:left w:val="none" w:sz="0" w:space="0" w:color="auto"/>
        <w:bottom w:val="none" w:sz="0" w:space="0" w:color="auto"/>
        <w:right w:val="none" w:sz="0" w:space="0" w:color="auto"/>
      </w:divBdr>
    </w:div>
    <w:div w:id="175386574">
      <w:bodyDiv w:val="1"/>
      <w:marLeft w:val="0"/>
      <w:marRight w:val="0"/>
      <w:marTop w:val="0"/>
      <w:marBottom w:val="0"/>
      <w:divBdr>
        <w:top w:val="none" w:sz="0" w:space="0" w:color="auto"/>
        <w:left w:val="none" w:sz="0" w:space="0" w:color="auto"/>
        <w:bottom w:val="none" w:sz="0" w:space="0" w:color="auto"/>
        <w:right w:val="none" w:sz="0" w:space="0" w:color="auto"/>
      </w:divBdr>
    </w:div>
    <w:div w:id="247614586">
      <w:bodyDiv w:val="1"/>
      <w:marLeft w:val="0"/>
      <w:marRight w:val="0"/>
      <w:marTop w:val="0"/>
      <w:marBottom w:val="0"/>
      <w:divBdr>
        <w:top w:val="none" w:sz="0" w:space="0" w:color="auto"/>
        <w:left w:val="none" w:sz="0" w:space="0" w:color="auto"/>
        <w:bottom w:val="none" w:sz="0" w:space="0" w:color="auto"/>
        <w:right w:val="none" w:sz="0" w:space="0" w:color="auto"/>
      </w:divBdr>
    </w:div>
    <w:div w:id="271326427">
      <w:bodyDiv w:val="1"/>
      <w:marLeft w:val="0"/>
      <w:marRight w:val="0"/>
      <w:marTop w:val="0"/>
      <w:marBottom w:val="0"/>
      <w:divBdr>
        <w:top w:val="none" w:sz="0" w:space="0" w:color="auto"/>
        <w:left w:val="none" w:sz="0" w:space="0" w:color="auto"/>
        <w:bottom w:val="none" w:sz="0" w:space="0" w:color="auto"/>
        <w:right w:val="none" w:sz="0" w:space="0" w:color="auto"/>
      </w:divBdr>
    </w:div>
    <w:div w:id="297734237">
      <w:bodyDiv w:val="1"/>
      <w:marLeft w:val="0"/>
      <w:marRight w:val="0"/>
      <w:marTop w:val="0"/>
      <w:marBottom w:val="0"/>
      <w:divBdr>
        <w:top w:val="none" w:sz="0" w:space="0" w:color="auto"/>
        <w:left w:val="none" w:sz="0" w:space="0" w:color="auto"/>
        <w:bottom w:val="none" w:sz="0" w:space="0" w:color="auto"/>
        <w:right w:val="none" w:sz="0" w:space="0" w:color="auto"/>
      </w:divBdr>
    </w:div>
    <w:div w:id="309210752">
      <w:bodyDiv w:val="1"/>
      <w:marLeft w:val="0"/>
      <w:marRight w:val="0"/>
      <w:marTop w:val="0"/>
      <w:marBottom w:val="0"/>
      <w:divBdr>
        <w:top w:val="none" w:sz="0" w:space="0" w:color="auto"/>
        <w:left w:val="none" w:sz="0" w:space="0" w:color="auto"/>
        <w:bottom w:val="none" w:sz="0" w:space="0" w:color="auto"/>
        <w:right w:val="none" w:sz="0" w:space="0" w:color="auto"/>
      </w:divBdr>
    </w:div>
    <w:div w:id="320089137">
      <w:bodyDiv w:val="1"/>
      <w:marLeft w:val="0"/>
      <w:marRight w:val="0"/>
      <w:marTop w:val="0"/>
      <w:marBottom w:val="0"/>
      <w:divBdr>
        <w:top w:val="none" w:sz="0" w:space="0" w:color="auto"/>
        <w:left w:val="none" w:sz="0" w:space="0" w:color="auto"/>
        <w:bottom w:val="none" w:sz="0" w:space="0" w:color="auto"/>
        <w:right w:val="none" w:sz="0" w:space="0" w:color="auto"/>
      </w:divBdr>
    </w:div>
    <w:div w:id="339505915">
      <w:bodyDiv w:val="1"/>
      <w:marLeft w:val="0"/>
      <w:marRight w:val="0"/>
      <w:marTop w:val="0"/>
      <w:marBottom w:val="0"/>
      <w:divBdr>
        <w:top w:val="none" w:sz="0" w:space="0" w:color="auto"/>
        <w:left w:val="none" w:sz="0" w:space="0" w:color="auto"/>
        <w:bottom w:val="none" w:sz="0" w:space="0" w:color="auto"/>
        <w:right w:val="none" w:sz="0" w:space="0" w:color="auto"/>
      </w:divBdr>
    </w:div>
    <w:div w:id="346367508">
      <w:bodyDiv w:val="1"/>
      <w:marLeft w:val="0"/>
      <w:marRight w:val="0"/>
      <w:marTop w:val="0"/>
      <w:marBottom w:val="0"/>
      <w:divBdr>
        <w:top w:val="none" w:sz="0" w:space="0" w:color="auto"/>
        <w:left w:val="none" w:sz="0" w:space="0" w:color="auto"/>
        <w:bottom w:val="none" w:sz="0" w:space="0" w:color="auto"/>
        <w:right w:val="none" w:sz="0" w:space="0" w:color="auto"/>
      </w:divBdr>
    </w:div>
    <w:div w:id="382481485">
      <w:bodyDiv w:val="1"/>
      <w:marLeft w:val="0"/>
      <w:marRight w:val="0"/>
      <w:marTop w:val="0"/>
      <w:marBottom w:val="0"/>
      <w:divBdr>
        <w:top w:val="none" w:sz="0" w:space="0" w:color="auto"/>
        <w:left w:val="none" w:sz="0" w:space="0" w:color="auto"/>
        <w:bottom w:val="none" w:sz="0" w:space="0" w:color="auto"/>
        <w:right w:val="none" w:sz="0" w:space="0" w:color="auto"/>
      </w:divBdr>
    </w:div>
    <w:div w:id="409238357">
      <w:bodyDiv w:val="1"/>
      <w:marLeft w:val="0"/>
      <w:marRight w:val="0"/>
      <w:marTop w:val="0"/>
      <w:marBottom w:val="0"/>
      <w:divBdr>
        <w:top w:val="none" w:sz="0" w:space="0" w:color="auto"/>
        <w:left w:val="none" w:sz="0" w:space="0" w:color="auto"/>
        <w:bottom w:val="none" w:sz="0" w:space="0" w:color="auto"/>
        <w:right w:val="none" w:sz="0" w:space="0" w:color="auto"/>
      </w:divBdr>
    </w:div>
    <w:div w:id="449278850">
      <w:bodyDiv w:val="1"/>
      <w:marLeft w:val="0"/>
      <w:marRight w:val="0"/>
      <w:marTop w:val="0"/>
      <w:marBottom w:val="0"/>
      <w:divBdr>
        <w:top w:val="none" w:sz="0" w:space="0" w:color="auto"/>
        <w:left w:val="none" w:sz="0" w:space="0" w:color="auto"/>
        <w:bottom w:val="none" w:sz="0" w:space="0" w:color="auto"/>
        <w:right w:val="none" w:sz="0" w:space="0" w:color="auto"/>
      </w:divBdr>
    </w:div>
    <w:div w:id="515585641">
      <w:bodyDiv w:val="1"/>
      <w:marLeft w:val="0"/>
      <w:marRight w:val="0"/>
      <w:marTop w:val="0"/>
      <w:marBottom w:val="0"/>
      <w:divBdr>
        <w:top w:val="none" w:sz="0" w:space="0" w:color="auto"/>
        <w:left w:val="none" w:sz="0" w:space="0" w:color="auto"/>
        <w:bottom w:val="none" w:sz="0" w:space="0" w:color="auto"/>
        <w:right w:val="none" w:sz="0" w:space="0" w:color="auto"/>
      </w:divBdr>
    </w:div>
    <w:div w:id="543828216">
      <w:bodyDiv w:val="1"/>
      <w:marLeft w:val="0"/>
      <w:marRight w:val="0"/>
      <w:marTop w:val="0"/>
      <w:marBottom w:val="0"/>
      <w:divBdr>
        <w:top w:val="none" w:sz="0" w:space="0" w:color="auto"/>
        <w:left w:val="none" w:sz="0" w:space="0" w:color="auto"/>
        <w:bottom w:val="none" w:sz="0" w:space="0" w:color="auto"/>
        <w:right w:val="none" w:sz="0" w:space="0" w:color="auto"/>
      </w:divBdr>
      <w:divsChild>
        <w:div w:id="1047487033">
          <w:marLeft w:val="0"/>
          <w:marRight w:val="0"/>
          <w:marTop w:val="0"/>
          <w:marBottom w:val="0"/>
          <w:divBdr>
            <w:top w:val="none" w:sz="0" w:space="0" w:color="auto"/>
            <w:left w:val="none" w:sz="0" w:space="0" w:color="auto"/>
            <w:bottom w:val="none" w:sz="0" w:space="0" w:color="auto"/>
            <w:right w:val="none" w:sz="0" w:space="0" w:color="auto"/>
          </w:divBdr>
          <w:divsChild>
            <w:div w:id="2142845902">
              <w:marLeft w:val="0"/>
              <w:marRight w:val="0"/>
              <w:marTop w:val="0"/>
              <w:marBottom w:val="0"/>
              <w:divBdr>
                <w:top w:val="none" w:sz="0" w:space="0" w:color="auto"/>
                <w:left w:val="none" w:sz="0" w:space="0" w:color="auto"/>
                <w:bottom w:val="none" w:sz="0" w:space="0" w:color="auto"/>
                <w:right w:val="none" w:sz="0" w:space="0" w:color="auto"/>
              </w:divBdr>
            </w:div>
            <w:div w:id="2128356435">
              <w:marLeft w:val="0"/>
              <w:marRight w:val="0"/>
              <w:marTop w:val="0"/>
              <w:marBottom w:val="0"/>
              <w:divBdr>
                <w:top w:val="none" w:sz="0" w:space="0" w:color="auto"/>
                <w:left w:val="none" w:sz="0" w:space="0" w:color="auto"/>
                <w:bottom w:val="none" w:sz="0" w:space="0" w:color="auto"/>
                <w:right w:val="none" w:sz="0" w:space="0" w:color="auto"/>
              </w:divBdr>
              <w:divsChild>
                <w:div w:id="525951406">
                  <w:marLeft w:val="0"/>
                  <w:marRight w:val="0"/>
                  <w:marTop w:val="0"/>
                  <w:marBottom w:val="0"/>
                  <w:divBdr>
                    <w:top w:val="none" w:sz="0" w:space="0" w:color="auto"/>
                    <w:left w:val="none" w:sz="0" w:space="0" w:color="auto"/>
                    <w:bottom w:val="none" w:sz="0" w:space="0" w:color="auto"/>
                    <w:right w:val="none" w:sz="0" w:space="0" w:color="auto"/>
                  </w:divBdr>
                  <w:divsChild>
                    <w:div w:id="157254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851058">
              <w:marLeft w:val="0"/>
              <w:marRight w:val="0"/>
              <w:marTop w:val="0"/>
              <w:marBottom w:val="0"/>
              <w:divBdr>
                <w:top w:val="none" w:sz="0" w:space="0" w:color="auto"/>
                <w:left w:val="none" w:sz="0" w:space="0" w:color="auto"/>
                <w:bottom w:val="none" w:sz="0" w:space="0" w:color="auto"/>
                <w:right w:val="none" w:sz="0" w:space="0" w:color="auto"/>
              </w:divBdr>
            </w:div>
          </w:divsChild>
        </w:div>
        <w:div w:id="1050181409">
          <w:marLeft w:val="0"/>
          <w:marRight w:val="0"/>
          <w:marTop w:val="0"/>
          <w:marBottom w:val="0"/>
          <w:divBdr>
            <w:top w:val="none" w:sz="0" w:space="0" w:color="auto"/>
            <w:left w:val="none" w:sz="0" w:space="0" w:color="auto"/>
            <w:bottom w:val="none" w:sz="0" w:space="0" w:color="auto"/>
            <w:right w:val="none" w:sz="0" w:space="0" w:color="auto"/>
          </w:divBdr>
          <w:divsChild>
            <w:div w:id="246038931">
              <w:marLeft w:val="0"/>
              <w:marRight w:val="0"/>
              <w:marTop w:val="0"/>
              <w:marBottom w:val="0"/>
              <w:divBdr>
                <w:top w:val="none" w:sz="0" w:space="0" w:color="auto"/>
                <w:left w:val="none" w:sz="0" w:space="0" w:color="auto"/>
                <w:bottom w:val="none" w:sz="0" w:space="0" w:color="auto"/>
                <w:right w:val="none" w:sz="0" w:space="0" w:color="auto"/>
              </w:divBdr>
            </w:div>
            <w:div w:id="1677729932">
              <w:marLeft w:val="0"/>
              <w:marRight w:val="0"/>
              <w:marTop w:val="0"/>
              <w:marBottom w:val="0"/>
              <w:divBdr>
                <w:top w:val="none" w:sz="0" w:space="0" w:color="auto"/>
                <w:left w:val="none" w:sz="0" w:space="0" w:color="auto"/>
                <w:bottom w:val="none" w:sz="0" w:space="0" w:color="auto"/>
                <w:right w:val="none" w:sz="0" w:space="0" w:color="auto"/>
              </w:divBdr>
              <w:divsChild>
                <w:div w:id="97144303">
                  <w:marLeft w:val="0"/>
                  <w:marRight w:val="0"/>
                  <w:marTop w:val="0"/>
                  <w:marBottom w:val="0"/>
                  <w:divBdr>
                    <w:top w:val="none" w:sz="0" w:space="0" w:color="auto"/>
                    <w:left w:val="none" w:sz="0" w:space="0" w:color="auto"/>
                    <w:bottom w:val="none" w:sz="0" w:space="0" w:color="auto"/>
                    <w:right w:val="none" w:sz="0" w:space="0" w:color="auto"/>
                  </w:divBdr>
                  <w:divsChild>
                    <w:div w:id="106452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69650">
              <w:marLeft w:val="0"/>
              <w:marRight w:val="0"/>
              <w:marTop w:val="0"/>
              <w:marBottom w:val="0"/>
              <w:divBdr>
                <w:top w:val="none" w:sz="0" w:space="0" w:color="auto"/>
                <w:left w:val="none" w:sz="0" w:space="0" w:color="auto"/>
                <w:bottom w:val="none" w:sz="0" w:space="0" w:color="auto"/>
                <w:right w:val="none" w:sz="0" w:space="0" w:color="auto"/>
              </w:divBdr>
            </w:div>
          </w:divsChild>
        </w:div>
        <w:div w:id="1050227629">
          <w:marLeft w:val="0"/>
          <w:marRight w:val="0"/>
          <w:marTop w:val="0"/>
          <w:marBottom w:val="0"/>
          <w:divBdr>
            <w:top w:val="none" w:sz="0" w:space="0" w:color="auto"/>
            <w:left w:val="none" w:sz="0" w:space="0" w:color="auto"/>
            <w:bottom w:val="none" w:sz="0" w:space="0" w:color="auto"/>
            <w:right w:val="none" w:sz="0" w:space="0" w:color="auto"/>
          </w:divBdr>
          <w:divsChild>
            <w:div w:id="515655447">
              <w:marLeft w:val="0"/>
              <w:marRight w:val="0"/>
              <w:marTop w:val="0"/>
              <w:marBottom w:val="0"/>
              <w:divBdr>
                <w:top w:val="none" w:sz="0" w:space="0" w:color="auto"/>
                <w:left w:val="none" w:sz="0" w:space="0" w:color="auto"/>
                <w:bottom w:val="none" w:sz="0" w:space="0" w:color="auto"/>
                <w:right w:val="none" w:sz="0" w:space="0" w:color="auto"/>
              </w:divBdr>
            </w:div>
            <w:div w:id="142893490">
              <w:marLeft w:val="0"/>
              <w:marRight w:val="0"/>
              <w:marTop w:val="0"/>
              <w:marBottom w:val="0"/>
              <w:divBdr>
                <w:top w:val="none" w:sz="0" w:space="0" w:color="auto"/>
                <w:left w:val="none" w:sz="0" w:space="0" w:color="auto"/>
                <w:bottom w:val="none" w:sz="0" w:space="0" w:color="auto"/>
                <w:right w:val="none" w:sz="0" w:space="0" w:color="auto"/>
              </w:divBdr>
              <w:divsChild>
                <w:div w:id="1075974546">
                  <w:marLeft w:val="0"/>
                  <w:marRight w:val="0"/>
                  <w:marTop w:val="0"/>
                  <w:marBottom w:val="0"/>
                  <w:divBdr>
                    <w:top w:val="none" w:sz="0" w:space="0" w:color="auto"/>
                    <w:left w:val="none" w:sz="0" w:space="0" w:color="auto"/>
                    <w:bottom w:val="none" w:sz="0" w:space="0" w:color="auto"/>
                    <w:right w:val="none" w:sz="0" w:space="0" w:color="auto"/>
                  </w:divBdr>
                  <w:divsChild>
                    <w:div w:id="163822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3248">
              <w:marLeft w:val="0"/>
              <w:marRight w:val="0"/>
              <w:marTop w:val="0"/>
              <w:marBottom w:val="0"/>
              <w:divBdr>
                <w:top w:val="none" w:sz="0" w:space="0" w:color="auto"/>
                <w:left w:val="none" w:sz="0" w:space="0" w:color="auto"/>
                <w:bottom w:val="none" w:sz="0" w:space="0" w:color="auto"/>
                <w:right w:val="none" w:sz="0" w:space="0" w:color="auto"/>
              </w:divBdr>
            </w:div>
          </w:divsChild>
        </w:div>
        <w:div w:id="944118942">
          <w:marLeft w:val="0"/>
          <w:marRight w:val="0"/>
          <w:marTop w:val="0"/>
          <w:marBottom w:val="0"/>
          <w:divBdr>
            <w:top w:val="none" w:sz="0" w:space="0" w:color="auto"/>
            <w:left w:val="none" w:sz="0" w:space="0" w:color="auto"/>
            <w:bottom w:val="none" w:sz="0" w:space="0" w:color="auto"/>
            <w:right w:val="none" w:sz="0" w:space="0" w:color="auto"/>
          </w:divBdr>
          <w:divsChild>
            <w:div w:id="1137256294">
              <w:marLeft w:val="0"/>
              <w:marRight w:val="0"/>
              <w:marTop w:val="0"/>
              <w:marBottom w:val="0"/>
              <w:divBdr>
                <w:top w:val="none" w:sz="0" w:space="0" w:color="auto"/>
                <w:left w:val="none" w:sz="0" w:space="0" w:color="auto"/>
                <w:bottom w:val="none" w:sz="0" w:space="0" w:color="auto"/>
                <w:right w:val="none" w:sz="0" w:space="0" w:color="auto"/>
              </w:divBdr>
            </w:div>
            <w:div w:id="2100439934">
              <w:marLeft w:val="0"/>
              <w:marRight w:val="0"/>
              <w:marTop w:val="0"/>
              <w:marBottom w:val="0"/>
              <w:divBdr>
                <w:top w:val="none" w:sz="0" w:space="0" w:color="auto"/>
                <w:left w:val="none" w:sz="0" w:space="0" w:color="auto"/>
                <w:bottom w:val="none" w:sz="0" w:space="0" w:color="auto"/>
                <w:right w:val="none" w:sz="0" w:space="0" w:color="auto"/>
              </w:divBdr>
              <w:divsChild>
                <w:div w:id="1290933543">
                  <w:marLeft w:val="0"/>
                  <w:marRight w:val="0"/>
                  <w:marTop w:val="0"/>
                  <w:marBottom w:val="0"/>
                  <w:divBdr>
                    <w:top w:val="none" w:sz="0" w:space="0" w:color="auto"/>
                    <w:left w:val="none" w:sz="0" w:space="0" w:color="auto"/>
                    <w:bottom w:val="none" w:sz="0" w:space="0" w:color="auto"/>
                    <w:right w:val="none" w:sz="0" w:space="0" w:color="auto"/>
                  </w:divBdr>
                  <w:divsChild>
                    <w:div w:id="14099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637691">
              <w:marLeft w:val="0"/>
              <w:marRight w:val="0"/>
              <w:marTop w:val="0"/>
              <w:marBottom w:val="0"/>
              <w:divBdr>
                <w:top w:val="none" w:sz="0" w:space="0" w:color="auto"/>
                <w:left w:val="none" w:sz="0" w:space="0" w:color="auto"/>
                <w:bottom w:val="none" w:sz="0" w:space="0" w:color="auto"/>
                <w:right w:val="none" w:sz="0" w:space="0" w:color="auto"/>
              </w:divBdr>
            </w:div>
          </w:divsChild>
        </w:div>
        <w:div w:id="1407995527">
          <w:marLeft w:val="0"/>
          <w:marRight w:val="0"/>
          <w:marTop w:val="0"/>
          <w:marBottom w:val="0"/>
          <w:divBdr>
            <w:top w:val="none" w:sz="0" w:space="0" w:color="auto"/>
            <w:left w:val="none" w:sz="0" w:space="0" w:color="auto"/>
            <w:bottom w:val="none" w:sz="0" w:space="0" w:color="auto"/>
            <w:right w:val="none" w:sz="0" w:space="0" w:color="auto"/>
          </w:divBdr>
          <w:divsChild>
            <w:div w:id="837117921">
              <w:marLeft w:val="0"/>
              <w:marRight w:val="0"/>
              <w:marTop w:val="0"/>
              <w:marBottom w:val="0"/>
              <w:divBdr>
                <w:top w:val="none" w:sz="0" w:space="0" w:color="auto"/>
                <w:left w:val="none" w:sz="0" w:space="0" w:color="auto"/>
                <w:bottom w:val="none" w:sz="0" w:space="0" w:color="auto"/>
                <w:right w:val="none" w:sz="0" w:space="0" w:color="auto"/>
              </w:divBdr>
            </w:div>
            <w:div w:id="1983995618">
              <w:marLeft w:val="0"/>
              <w:marRight w:val="0"/>
              <w:marTop w:val="0"/>
              <w:marBottom w:val="0"/>
              <w:divBdr>
                <w:top w:val="none" w:sz="0" w:space="0" w:color="auto"/>
                <w:left w:val="none" w:sz="0" w:space="0" w:color="auto"/>
                <w:bottom w:val="none" w:sz="0" w:space="0" w:color="auto"/>
                <w:right w:val="none" w:sz="0" w:space="0" w:color="auto"/>
              </w:divBdr>
              <w:divsChild>
                <w:div w:id="1977830568">
                  <w:marLeft w:val="0"/>
                  <w:marRight w:val="0"/>
                  <w:marTop w:val="0"/>
                  <w:marBottom w:val="0"/>
                  <w:divBdr>
                    <w:top w:val="none" w:sz="0" w:space="0" w:color="auto"/>
                    <w:left w:val="none" w:sz="0" w:space="0" w:color="auto"/>
                    <w:bottom w:val="none" w:sz="0" w:space="0" w:color="auto"/>
                    <w:right w:val="none" w:sz="0" w:space="0" w:color="auto"/>
                  </w:divBdr>
                  <w:divsChild>
                    <w:div w:id="117017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36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490664">
      <w:bodyDiv w:val="1"/>
      <w:marLeft w:val="0"/>
      <w:marRight w:val="0"/>
      <w:marTop w:val="0"/>
      <w:marBottom w:val="0"/>
      <w:divBdr>
        <w:top w:val="none" w:sz="0" w:space="0" w:color="auto"/>
        <w:left w:val="none" w:sz="0" w:space="0" w:color="auto"/>
        <w:bottom w:val="none" w:sz="0" w:space="0" w:color="auto"/>
        <w:right w:val="none" w:sz="0" w:space="0" w:color="auto"/>
      </w:divBdr>
    </w:div>
    <w:div w:id="589586937">
      <w:bodyDiv w:val="1"/>
      <w:marLeft w:val="0"/>
      <w:marRight w:val="0"/>
      <w:marTop w:val="0"/>
      <w:marBottom w:val="0"/>
      <w:divBdr>
        <w:top w:val="none" w:sz="0" w:space="0" w:color="auto"/>
        <w:left w:val="none" w:sz="0" w:space="0" w:color="auto"/>
        <w:bottom w:val="none" w:sz="0" w:space="0" w:color="auto"/>
        <w:right w:val="none" w:sz="0" w:space="0" w:color="auto"/>
      </w:divBdr>
      <w:divsChild>
        <w:div w:id="1061949694">
          <w:marLeft w:val="0"/>
          <w:marRight w:val="0"/>
          <w:marTop w:val="0"/>
          <w:marBottom w:val="0"/>
          <w:divBdr>
            <w:top w:val="none" w:sz="0" w:space="0" w:color="auto"/>
            <w:left w:val="none" w:sz="0" w:space="0" w:color="auto"/>
            <w:bottom w:val="none" w:sz="0" w:space="0" w:color="auto"/>
            <w:right w:val="none" w:sz="0" w:space="0" w:color="auto"/>
          </w:divBdr>
          <w:divsChild>
            <w:div w:id="1783843949">
              <w:marLeft w:val="0"/>
              <w:marRight w:val="0"/>
              <w:marTop w:val="0"/>
              <w:marBottom w:val="0"/>
              <w:divBdr>
                <w:top w:val="none" w:sz="0" w:space="0" w:color="auto"/>
                <w:left w:val="none" w:sz="0" w:space="0" w:color="auto"/>
                <w:bottom w:val="none" w:sz="0" w:space="0" w:color="auto"/>
                <w:right w:val="none" w:sz="0" w:space="0" w:color="auto"/>
              </w:divBdr>
            </w:div>
            <w:div w:id="12073768">
              <w:marLeft w:val="0"/>
              <w:marRight w:val="0"/>
              <w:marTop w:val="0"/>
              <w:marBottom w:val="0"/>
              <w:divBdr>
                <w:top w:val="none" w:sz="0" w:space="0" w:color="auto"/>
                <w:left w:val="none" w:sz="0" w:space="0" w:color="auto"/>
                <w:bottom w:val="none" w:sz="0" w:space="0" w:color="auto"/>
                <w:right w:val="none" w:sz="0" w:space="0" w:color="auto"/>
              </w:divBdr>
              <w:divsChild>
                <w:div w:id="1419867164">
                  <w:marLeft w:val="0"/>
                  <w:marRight w:val="0"/>
                  <w:marTop w:val="0"/>
                  <w:marBottom w:val="0"/>
                  <w:divBdr>
                    <w:top w:val="none" w:sz="0" w:space="0" w:color="auto"/>
                    <w:left w:val="none" w:sz="0" w:space="0" w:color="auto"/>
                    <w:bottom w:val="none" w:sz="0" w:space="0" w:color="auto"/>
                    <w:right w:val="none" w:sz="0" w:space="0" w:color="auto"/>
                  </w:divBdr>
                  <w:divsChild>
                    <w:div w:id="58650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39635">
              <w:marLeft w:val="0"/>
              <w:marRight w:val="0"/>
              <w:marTop w:val="0"/>
              <w:marBottom w:val="0"/>
              <w:divBdr>
                <w:top w:val="none" w:sz="0" w:space="0" w:color="auto"/>
                <w:left w:val="none" w:sz="0" w:space="0" w:color="auto"/>
                <w:bottom w:val="none" w:sz="0" w:space="0" w:color="auto"/>
                <w:right w:val="none" w:sz="0" w:space="0" w:color="auto"/>
              </w:divBdr>
            </w:div>
          </w:divsChild>
        </w:div>
        <w:div w:id="424302307">
          <w:marLeft w:val="0"/>
          <w:marRight w:val="0"/>
          <w:marTop w:val="0"/>
          <w:marBottom w:val="0"/>
          <w:divBdr>
            <w:top w:val="none" w:sz="0" w:space="0" w:color="auto"/>
            <w:left w:val="none" w:sz="0" w:space="0" w:color="auto"/>
            <w:bottom w:val="none" w:sz="0" w:space="0" w:color="auto"/>
            <w:right w:val="none" w:sz="0" w:space="0" w:color="auto"/>
          </w:divBdr>
          <w:divsChild>
            <w:div w:id="737290735">
              <w:marLeft w:val="0"/>
              <w:marRight w:val="0"/>
              <w:marTop w:val="0"/>
              <w:marBottom w:val="0"/>
              <w:divBdr>
                <w:top w:val="none" w:sz="0" w:space="0" w:color="auto"/>
                <w:left w:val="none" w:sz="0" w:space="0" w:color="auto"/>
                <w:bottom w:val="none" w:sz="0" w:space="0" w:color="auto"/>
                <w:right w:val="none" w:sz="0" w:space="0" w:color="auto"/>
              </w:divBdr>
            </w:div>
            <w:div w:id="767577215">
              <w:marLeft w:val="0"/>
              <w:marRight w:val="0"/>
              <w:marTop w:val="0"/>
              <w:marBottom w:val="0"/>
              <w:divBdr>
                <w:top w:val="none" w:sz="0" w:space="0" w:color="auto"/>
                <w:left w:val="none" w:sz="0" w:space="0" w:color="auto"/>
                <w:bottom w:val="none" w:sz="0" w:space="0" w:color="auto"/>
                <w:right w:val="none" w:sz="0" w:space="0" w:color="auto"/>
              </w:divBdr>
              <w:divsChild>
                <w:div w:id="847869748">
                  <w:marLeft w:val="0"/>
                  <w:marRight w:val="0"/>
                  <w:marTop w:val="0"/>
                  <w:marBottom w:val="0"/>
                  <w:divBdr>
                    <w:top w:val="none" w:sz="0" w:space="0" w:color="auto"/>
                    <w:left w:val="none" w:sz="0" w:space="0" w:color="auto"/>
                    <w:bottom w:val="none" w:sz="0" w:space="0" w:color="auto"/>
                    <w:right w:val="none" w:sz="0" w:space="0" w:color="auto"/>
                  </w:divBdr>
                  <w:divsChild>
                    <w:div w:id="134119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865038">
              <w:marLeft w:val="0"/>
              <w:marRight w:val="0"/>
              <w:marTop w:val="0"/>
              <w:marBottom w:val="0"/>
              <w:divBdr>
                <w:top w:val="none" w:sz="0" w:space="0" w:color="auto"/>
                <w:left w:val="none" w:sz="0" w:space="0" w:color="auto"/>
                <w:bottom w:val="none" w:sz="0" w:space="0" w:color="auto"/>
                <w:right w:val="none" w:sz="0" w:space="0" w:color="auto"/>
              </w:divBdr>
            </w:div>
          </w:divsChild>
        </w:div>
        <w:div w:id="1315795822">
          <w:marLeft w:val="0"/>
          <w:marRight w:val="0"/>
          <w:marTop w:val="0"/>
          <w:marBottom w:val="0"/>
          <w:divBdr>
            <w:top w:val="none" w:sz="0" w:space="0" w:color="auto"/>
            <w:left w:val="none" w:sz="0" w:space="0" w:color="auto"/>
            <w:bottom w:val="none" w:sz="0" w:space="0" w:color="auto"/>
            <w:right w:val="none" w:sz="0" w:space="0" w:color="auto"/>
          </w:divBdr>
          <w:divsChild>
            <w:div w:id="733889506">
              <w:marLeft w:val="0"/>
              <w:marRight w:val="0"/>
              <w:marTop w:val="0"/>
              <w:marBottom w:val="0"/>
              <w:divBdr>
                <w:top w:val="none" w:sz="0" w:space="0" w:color="auto"/>
                <w:left w:val="none" w:sz="0" w:space="0" w:color="auto"/>
                <w:bottom w:val="none" w:sz="0" w:space="0" w:color="auto"/>
                <w:right w:val="none" w:sz="0" w:space="0" w:color="auto"/>
              </w:divBdr>
            </w:div>
            <w:div w:id="1468350679">
              <w:marLeft w:val="0"/>
              <w:marRight w:val="0"/>
              <w:marTop w:val="0"/>
              <w:marBottom w:val="0"/>
              <w:divBdr>
                <w:top w:val="none" w:sz="0" w:space="0" w:color="auto"/>
                <w:left w:val="none" w:sz="0" w:space="0" w:color="auto"/>
                <w:bottom w:val="none" w:sz="0" w:space="0" w:color="auto"/>
                <w:right w:val="none" w:sz="0" w:space="0" w:color="auto"/>
              </w:divBdr>
              <w:divsChild>
                <w:div w:id="1253008673">
                  <w:marLeft w:val="0"/>
                  <w:marRight w:val="0"/>
                  <w:marTop w:val="0"/>
                  <w:marBottom w:val="0"/>
                  <w:divBdr>
                    <w:top w:val="none" w:sz="0" w:space="0" w:color="auto"/>
                    <w:left w:val="none" w:sz="0" w:space="0" w:color="auto"/>
                    <w:bottom w:val="none" w:sz="0" w:space="0" w:color="auto"/>
                    <w:right w:val="none" w:sz="0" w:space="0" w:color="auto"/>
                  </w:divBdr>
                  <w:divsChild>
                    <w:div w:id="151298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88556">
              <w:marLeft w:val="0"/>
              <w:marRight w:val="0"/>
              <w:marTop w:val="0"/>
              <w:marBottom w:val="0"/>
              <w:divBdr>
                <w:top w:val="none" w:sz="0" w:space="0" w:color="auto"/>
                <w:left w:val="none" w:sz="0" w:space="0" w:color="auto"/>
                <w:bottom w:val="none" w:sz="0" w:space="0" w:color="auto"/>
                <w:right w:val="none" w:sz="0" w:space="0" w:color="auto"/>
              </w:divBdr>
            </w:div>
          </w:divsChild>
        </w:div>
        <w:div w:id="1188711168">
          <w:marLeft w:val="0"/>
          <w:marRight w:val="0"/>
          <w:marTop w:val="0"/>
          <w:marBottom w:val="0"/>
          <w:divBdr>
            <w:top w:val="none" w:sz="0" w:space="0" w:color="auto"/>
            <w:left w:val="none" w:sz="0" w:space="0" w:color="auto"/>
            <w:bottom w:val="none" w:sz="0" w:space="0" w:color="auto"/>
            <w:right w:val="none" w:sz="0" w:space="0" w:color="auto"/>
          </w:divBdr>
          <w:divsChild>
            <w:div w:id="1773932378">
              <w:marLeft w:val="0"/>
              <w:marRight w:val="0"/>
              <w:marTop w:val="0"/>
              <w:marBottom w:val="0"/>
              <w:divBdr>
                <w:top w:val="none" w:sz="0" w:space="0" w:color="auto"/>
                <w:left w:val="none" w:sz="0" w:space="0" w:color="auto"/>
                <w:bottom w:val="none" w:sz="0" w:space="0" w:color="auto"/>
                <w:right w:val="none" w:sz="0" w:space="0" w:color="auto"/>
              </w:divBdr>
            </w:div>
            <w:div w:id="1424230755">
              <w:marLeft w:val="0"/>
              <w:marRight w:val="0"/>
              <w:marTop w:val="0"/>
              <w:marBottom w:val="0"/>
              <w:divBdr>
                <w:top w:val="none" w:sz="0" w:space="0" w:color="auto"/>
                <w:left w:val="none" w:sz="0" w:space="0" w:color="auto"/>
                <w:bottom w:val="none" w:sz="0" w:space="0" w:color="auto"/>
                <w:right w:val="none" w:sz="0" w:space="0" w:color="auto"/>
              </w:divBdr>
              <w:divsChild>
                <w:div w:id="16854221">
                  <w:marLeft w:val="0"/>
                  <w:marRight w:val="0"/>
                  <w:marTop w:val="0"/>
                  <w:marBottom w:val="0"/>
                  <w:divBdr>
                    <w:top w:val="none" w:sz="0" w:space="0" w:color="auto"/>
                    <w:left w:val="none" w:sz="0" w:space="0" w:color="auto"/>
                    <w:bottom w:val="none" w:sz="0" w:space="0" w:color="auto"/>
                    <w:right w:val="none" w:sz="0" w:space="0" w:color="auto"/>
                  </w:divBdr>
                  <w:divsChild>
                    <w:div w:id="207088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92635">
              <w:marLeft w:val="0"/>
              <w:marRight w:val="0"/>
              <w:marTop w:val="0"/>
              <w:marBottom w:val="0"/>
              <w:divBdr>
                <w:top w:val="none" w:sz="0" w:space="0" w:color="auto"/>
                <w:left w:val="none" w:sz="0" w:space="0" w:color="auto"/>
                <w:bottom w:val="none" w:sz="0" w:space="0" w:color="auto"/>
                <w:right w:val="none" w:sz="0" w:space="0" w:color="auto"/>
              </w:divBdr>
            </w:div>
          </w:divsChild>
        </w:div>
        <w:div w:id="1801217533">
          <w:marLeft w:val="0"/>
          <w:marRight w:val="0"/>
          <w:marTop w:val="0"/>
          <w:marBottom w:val="0"/>
          <w:divBdr>
            <w:top w:val="none" w:sz="0" w:space="0" w:color="auto"/>
            <w:left w:val="none" w:sz="0" w:space="0" w:color="auto"/>
            <w:bottom w:val="none" w:sz="0" w:space="0" w:color="auto"/>
            <w:right w:val="none" w:sz="0" w:space="0" w:color="auto"/>
          </w:divBdr>
          <w:divsChild>
            <w:div w:id="1857381855">
              <w:marLeft w:val="0"/>
              <w:marRight w:val="0"/>
              <w:marTop w:val="0"/>
              <w:marBottom w:val="0"/>
              <w:divBdr>
                <w:top w:val="none" w:sz="0" w:space="0" w:color="auto"/>
                <w:left w:val="none" w:sz="0" w:space="0" w:color="auto"/>
                <w:bottom w:val="none" w:sz="0" w:space="0" w:color="auto"/>
                <w:right w:val="none" w:sz="0" w:space="0" w:color="auto"/>
              </w:divBdr>
            </w:div>
            <w:div w:id="2061593029">
              <w:marLeft w:val="0"/>
              <w:marRight w:val="0"/>
              <w:marTop w:val="0"/>
              <w:marBottom w:val="0"/>
              <w:divBdr>
                <w:top w:val="none" w:sz="0" w:space="0" w:color="auto"/>
                <w:left w:val="none" w:sz="0" w:space="0" w:color="auto"/>
                <w:bottom w:val="none" w:sz="0" w:space="0" w:color="auto"/>
                <w:right w:val="none" w:sz="0" w:space="0" w:color="auto"/>
              </w:divBdr>
              <w:divsChild>
                <w:div w:id="1027173670">
                  <w:marLeft w:val="0"/>
                  <w:marRight w:val="0"/>
                  <w:marTop w:val="0"/>
                  <w:marBottom w:val="0"/>
                  <w:divBdr>
                    <w:top w:val="none" w:sz="0" w:space="0" w:color="auto"/>
                    <w:left w:val="none" w:sz="0" w:space="0" w:color="auto"/>
                    <w:bottom w:val="none" w:sz="0" w:space="0" w:color="auto"/>
                    <w:right w:val="none" w:sz="0" w:space="0" w:color="auto"/>
                  </w:divBdr>
                  <w:divsChild>
                    <w:div w:id="124683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25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428047">
      <w:bodyDiv w:val="1"/>
      <w:marLeft w:val="0"/>
      <w:marRight w:val="0"/>
      <w:marTop w:val="0"/>
      <w:marBottom w:val="0"/>
      <w:divBdr>
        <w:top w:val="none" w:sz="0" w:space="0" w:color="auto"/>
        <w:left w:val="none" w:sz="0" w:space="0" w:color="auto"/>
        <w:bottom w:val="none" w:sz="0" w:space="0" w:color="auto"/>
        <w:right w:val="none" w:sz="0" w:space="0" w:color="auto"/>
      </w:divBdr>
    </w:div>
    <w:div w:id="596211143">
      <w:bodyDiv w:val="1"/>
      <w:marLeft w:val="0"/>
      <w:marRight w:val="0"/>
      <w:marTop w:val="0"/>
      <w:marBottom w:val="0"/>
      <w:divBdr>
        <w:top w:val="none" w:sz="0" w:space="0" w:color="auto"/>
        <w:left w:val="none" w:sz="0" w:space="0" w:color="auto"/>
        <w:bottom w:val="none" w:sz="0" w:space="0" w:color="auto"/>
        <w:right w:val="none" w:sz="0" w:space="0" w:color="auto"/>
      </w:divBdr>
    </w:div>
    <w:div w:id="617874127">
      <w:bodyDiv w:val="1"/>
      <w:marLeft w:val="0"/>
      <w:marRight w:val="0"/>
      <w:marTop w:val="0"/>
      <w:marBottom w:val="0"/>
      <w:divBdr>
        <w:top w:val="none" w:sz="0" w:space="0" w:color="auto"/>
        <w:left w:val="none" w:sz="0" w:space="0" w:color="auto"/>
        <w:bottom w:val="none" w:sz="0" w:space="0" w:color="auto"/>
        <w:right w:val="none" w:sz="0" w:space="0" w:color="auto"/>
      </w:divBdr>
    </w:div>
    <w:div w:id="666906255">
      <w:bodyDiv w:val="1"/>
      <w:marLeft w:val="0"/>
      <w:marRight w:val="0"/>
      <w:marTop w:val="0"/>
      <w:marBottom w:val="0"/>
      <w:divBdr>
        <w:top w:val="none" w:sz="0" w:space="0" w:color="auto"/>
        <w:left w:val="none" w:sz="0" w:space="0" w:color="auto"/>
        <w:bottom w:val="none" w:sz="0" w:space="0" w:color="auto"/>
        <w:right w:val="none" w:sz="0" w:space="0" w:color="auto"/>
      </w:divBdr>
    </w:div>
    <w:div w:id="698749616">
      <w:bodyDiv w:val="1"/>
      <w:marLeft w:val="0"/>
      <w:marRight w:val="0"/>
      <w:marTop w:val="0"/>
      <w:marBottom w:val="0"/>
      <w:divBdr>
        <w:top w:val="none" w:sz="0" w:space="0" w:color="auto"/>
        <w:left w:val="none" w:sz="0" w:space="0" w:color="auto"/>
        <w:bottom w:val="none" w:sz="0" w:space="0" w:color="auto"/>
        <w:right w:val="none" w:sz="0" w:space="0" w:color="auto"/>
      </w:divBdr>
    </w:div>
    <w:div w:id="703213970">
      <w:bodyDiv w:val="1"/>
      <w:marLeft w:val="0"/>
      <w:marRight w:val="0"/>
      <w:marTop w:val="0"/>
      <w:marBottom w:val="0"/>
      <w:divBdr>
        <w:top w:val="none" w:sz="0" w:space="0" w:color="auto"/>
        <w:left w:val="none" w:sz="0" w:space="0" w:color="auto"/>
        <w:bottom w:val="none" w:sz="0" w:space="0" w:color="auto"/>
        <w:right w:val="none" w:sz="0" w:space="0" w:color="auto"/>
      </w:divBdr>
    </w:div>
    <w:div w:id="738137091">
      <w:bodyDiv w:val="1"/>
      <w:marLeft w:val="0"/>
      <w:marRight w:val="0"/>
      <w:marTop w:val="0"/>
      <w:marBottom w:val="0"/>
      <w:divBdr>
        <w:top w:val="none" w:sz="0" w:space="0" w:color="auto"/>
        <w:left w:val="none" w:sz="0" w:space="0" w:color="auto"/>
        <w:bottom w:val="none" w:sz="0" w:space="0" w:color="auto"/>
        <w:right w:val="none" w:sz="0" w:space="0" w:color="auto"/>
      </w:divBdr>
    </w:div>
    <w:div w:id="767241180">
      <w:bodyDiv w:val="1"/>
      <w:marLeft w:val="0"/>
      <w:marRight w:val="0"/>
      <w:marTop w:val="0"/>
      <w:marBottom w:val="0"/>
      <w:divBdr>
        <w:top w:val="none" w:sz="0" w:space="0" w:color="auto"/>
        <w:left w:val="none" w:sz="0" w:space="0" w:color="auto"/>
        <w:bottom w:val="none" w:sz="0" w:space="0" w:color="auto"/>
        <w:right w:val="none" w:sz="0" w:space="0" w:color="auto"/>
      </w:divBdr>
    </w:div>
    <w:div w:id="777330103">
      <w:bodyDiv w:val="1"/>
      <w:marLeft w:val="0"/>
      <w:marRight w:val="0"/>
      <w:marTop w:val="0"/>
      <w:marBottom w:val="0"/>
      <w:divBdr>
        <w:top w:val="none" w:sz="0" w:space="0" w:color="auto"/>
        <w:left w:val="none" w:sz="0" w:space="0" w:color="auto"/>
        <w:bottom w:val="none" w:sz="0" w:space="0" w:color="auto"/>
        <w:right w:val="none" w:sz="0" w:space="0" w:color="auto"/>
      </w:divBdr>
    </w:div>
    <w:div w:id="789858224">
      <w:bodyDiv w:val="1"/>
      <w:marLeft w:val="0"/>
      <w:marRight w:val="0"/>
      <w:marTop w:val="0"/>
      <w:marBottom w:val="0"/>
      <w:divBdr>
        <w:top w:val="none" w:sz="0" w:space="0" w:color="auto"/>
        <w:left w:val="none" w:sz="0" w:space="0" w:color="auto"/>
        <w:bottom w:val="none" w:sz="0" w:space="0" w:color="auto"/>
        <w:right w:val="none" w:sz="0" w:space="0" w:color="auto"/>
      </w:divBdr>
    </w:div>
    <w:div w:id="793786881">
      <w:bodyDiv w:val="1"/>
      <w:marLeft w:val="0"/>
      <w:marRight w:val="0"/>
      <w:marTop w:val="0"/>
      <w:marBottom w:val="0"/>
      <w:divBdr>
        <w:top w:val="none" w:sz="0" w:space="0" w:color="auto"/>
        <w:left w:val="none" w:sz="0" w:space="0" w:color="auto"/>
        <w:bottom w:val="none" w:sz="0" w:space="0" w:color="auto"/>
        <w:right w:val="none" w:sz="0" w:space="0" w:color="auto"/>
      </w:divBdr>
    </w:div>
    <w:div w:id="885801800">
      <w:bodyDiv w:val="1"/>
      <w:marLeft w:val="0"/>
      <w:marRight w:val="0"/>
      <w:marTop w:val="0"/>
      <w:marBottom w:val="0"/>
      <w:divBdr>
        <w:top w:val="none" w:sz="0" w:space="0" w:color="auto"/>
        <w:left w:val="none" w:sz="0" w:space="0" w:color="auto"/>
        <w:bottom w:val="none" w:sz="0" w:space="0" w:color="auto"/>
        <w:right w:val="none" w:sz="0" w:space="0" w:color="auto"/>
      </w:divBdr>
    </w:div>
    <w:div w:id="886181955">
      <w:bodyDiv w:val="1"/>
      <w:marLeft w:val="0"/>
      <w:marRight w:val="0"/>
      <w:marTop w:val="0"/>
      <w:marBottom w:val="0"/>
      <w:divBdr>
        <w:top w:val="none" w:sz="0" w:space="0" w:color="auto"/>
        <w:left w:val="none" w:sz="0" w:space="0" w:color="auto"/>
        <w:bottom w:val="none" w:sz="0" w:space="0" w:color="auto"/>
        <w:right w:val="none" w:sz="0" w:space="0" w:color="auto"/>
      </w:divBdr>
    </w:div>
    <w:div w:id="887376000">
      <w:bodyDiv w:val="1"/>
      <w:marLeft w:val="0"/>
      <w:marRight w:val="0"/>
      <w:marTop w:val="0"/>
      <w:marBottom w:val="0"/>
      <w:divBdr>
        <w:top w:val="none" w:sz="0" w:space="0" w:color="auto"/>
        <w:left w:val="none" w:sz="0" w:space="0" w:color="auto"/>
        <w:bottom w:val="none" w:sz="0" w:space="0" w:color="auto"/>
        <w:right w:val="none" w:sz="0" w:space="0" w:color="auto"/>
      </w:divBdr>
    </w:div>
    <w:div w:id="958341638">
      <w:bodyDiv w:val="1"/>
      <w:marLeft w:val="0"/>
      <w:marRight w:val="0"/>
      <w:marTop w:val="0"/>
      <w:marBottom w:val="0"/>
      <w:divBdr>
        <w:top w:val="none" w:sz="0" w:space="0" w:color="auto"/>
        <w:left w:val="none" w:sz="0" w:space="0" w:color="auto"/>
        <w:bottom w:val="none" w:sz="0" w:space="0" w:color="auto"/>
        <w:right w:val="none" w:sz="0" w:space="0" w:color="auto"/>
      </w:divBdr>
    </w:div>
    <w:div w:id="986125744">
      <w:bodyDiv w:val="1"/>
      <w:marLeft w:val="0"/>
      <w:marRight w:val="0"/>
      <w:marTop w:val="0"/>
      <w:marBottom w:val="0"/>
      <w:divBdr>
        <w:top w:val="none" w:sz="0" w:space="0" w:color="auto"/>
        <w:left w:val="none" w:sz="0" w:space="0" w:color="auto"/>
        <w:bottom w:val="none" w:sz="0" w:space="0" w:color="auto"/>
        <w:right w:val="none" w:sz="0" w:space="0" w:color="auto"/>
      </w:divBdr>
    </w:div>
    <w:div w:id="1027677945">
      <w:bodyDiv w:val="1"/>
      <w:marLeft w:val="0"/>
      <w:marRight w:val="0"/>
      <w:marTop w:val="0"/>
      <w:marBottom w:val="0"/>
      <w:divBdr>
        <w:top w:val="none" w:sz="0" w:space="0" w:color="auto"/>
        <w:left w:val="none" w:sz="0" w:space="0" w:color="auto"/>
        <w:bottom w:val="none" w:sz="0" w:space="0" w:color="auto"/>
        <w:right w:val="none" w:sz="0" w:space="0" w:color="auto"/>
      </w:divBdr>
    </w:div>
    <w:div w:id="1108428725">
      <w:bodyDiv w:val="1"/>
      <w:marLeft w:val="0"/>
      <w:marRight w:val="0"/>
      <w:marTop w:val="0"/>
      <w:marBottom w:val="0"/>
      <w:divBdr>
        <w:top w:val="none" w:sz="0" w:space="0" w:color="auto"/>
        <w:left w:val="none" w:sz="0" w:space="0" w:color="auto"/>
        <w:bottom w:val="none" w:sz="0" w:space="0" w:color="auto"/>
        <w:right w:val="none" w:sz="0" w:space="0" w:color="auto"/>
      </w:divBdr>
    </w:div>
    <w:div w:id="1131437546">
      <w:bodyDiv w:val="1"/>
      <w:marLeft w:val="0"/>
      <w:marRight w:val="0"/>
      <w:marTop w:val="0"/>
      <w:marBottom w:val="0"/>
      <w:divBdr>
        <w:top w:val="none" w:sz="0" w:space="0" w:color="auto"/>
        <w:left w:val="none" w:sz="0" w:space="0" w:color="auto"/>
        <w:bottom w:val="none" w:sz="0" w:space="0" w:color="auto"/>
        <w:right w:val="none" w:sz="0" w:space="0" w:color="auto"/>
      </w:divBdr>
    </w:div>
    <w:div w:id="1136991795">
      <w:bodyDiv w:val="1"/>
      <w:marLeft w:val="0"/>
      <w:marRight w:val="0"/>
      <w:marTop w:val="0"/>
      <w:marBottom w:val="0"/>
      <w:divBdr>
        <w:top w:val="none" w:sz="0" w:space="0" w:color="auto"/>
        <w:left w:val="none" w:sz="0" w:space="0" w:color="auto"/>
        <w:bottom w:val="none" w:sz="0" w:space="0" w:color="auto"/>
        <w:right w:val="none" w:sz="0" w:space="0" w:color="auto"/>
      </w:divBdr>
    </w:div>
    <w:div w:id="1160316525">
      <w:bodyDiv w:val="1"/>
      <w:marLeft w:val="0"/>
      <w:marRight w:val="0"/>
      <w:marTop w:val="0"/>
      <w:marBottom w:val="0"/>
      <w:divBdr>
        <w:top w:val="none" w:sz="0" w:space="0" w:color="auto"/>
        <w:left w:val="none" w:sz="0" w:space="0" w:color="auto"/>
        <w:bottom w:val="none" w:sz="0" w:space="0" w:color="auto"/>
        <w:right w:val="none" w:sz="0" w:space="0" w:color="auto"/>
      </w:divBdr>
    </w:div>
    <w:div w:id="1167746405">
      <w:bodyDiv w:val="1"/>
      <w:marLeft w:val="0"/>
      <w:marRight w:val="0"/>
      <w:marTop w:val="0"/>
      <w:marBottom w:val="0"/>
      <w:divBdr>
        <w:top w:val="none" w:sz="0" w:space="0" w:color="auto"/>
        <w:left w:val="none" w:sz="0" w:space="0" w:color="auto"/>
        <w:bottom w:val="none" w:sz="0" w:space="0" w:color="auto"/>
        <w:right w:val="none" w:sz="0" w:space="0" w:color="auto"/>
      </w:divBdr>
    </w:div>
    <w:div w:id="1189442923">
      <w:bodyDiv w:val="1"/>
      <w:marLeft w:val="0"/>
      <w:marRight w:val="0"/>
      <w:marTop w:val="0"/>
      <w:marBottom w:val="0"/>
      <w:divBdr>
        <w:top w:val="none" w:sz="0" w:space="0" w:color="auto"/>
        <w:left w:val="none" w:sz="0" w:space="0" w:color="auto"/>
        <w:bottom w:val="none" w:sz="0" w:space="0" w:color="auto"/>
        <w:right w:val="none" w:sz="0" w:space="0" w:color="auto"/>
      </w:divBdr>
    </w:div>
    <w:div w:id="1198002883">
      <w:bodyDiv w:val="1"/>
      <w:marLeft w:val="0"/>
      <w:marRight w:val="0"/>
      <w:marTop w:val="0"/>
      <w:marBottom w:val="0"/>
      <w:divBdr>
        <w:top w:val="none" w:sz="0" w:space="0" w:color="auto"/>
        <w:left w:val="none" w:sz="0" w:space="0" w:color="auto"/>
        <w:bottom w:val="none" w:sz="0" w:space="0" w:color="auto"/>
        <w:right w:val="none" w:sz="0" w:space="0" w:color="auto"/>
      </w:divBdr>
    </w:div>
    <w:div w:id="1399858674">
      <w:bodyDiv w:val="1"/>
      <w:marLeft w:val="0"/>
      <w:marRight w:val="0"/>
      <w:marTop w:val="0"/>
      <w:marBottom w:val="0"/>
      <w:divBdr>
        <w:top w:val="none" w:sz="0" w:space="0" w:color="auto"/>
        <w:left w:val="none" w:sz="0" w:space="0" w:color="auto"/>
        <w:bottom w:val="none" w:sz="0" w:space="0" w:color="auto"/>
        <w:right w:val="none" w:sz="0" w:space="0" w:color="auto"/>
      </w:divBdr>
    </w:div>
    <w:div w:id="1403260888">
      <w:bodyDiv w:val="1"/>
      <w:marLeft w:val="0"/>
      <w:marRight w:val="0"/>
      <w:marTop w:val="0"/>
      <w:marBottom w:val="0"/>
      <w:divBdr>
        <w:top w:val="none" w:sz="0" w:space="0" w:color="auto"/>
        <w:left w:val="none" w:sz="0" w:space="0" w:color="auto"/>
        <w:bottom w:val="none" w:sz="0" w:space="0" w:color="auto"/>
        <w:right w:val="none" w:sz="0" w:space="0" w:color="auto"/>
      </w:divBdr>
    </w:div>
    <w:div w:id="1427920137">
      <w:bodyDiv w:val="1"/>
      <w:marLeft w:val="0"/>
      <w:marRight w:val="0"/>
      <w:marTop w:val="0"/>
      <w:marBottom w:val="0"/>
      <w:divBdr>
        <w:top w:val="none" w:sz="0" w:space="0" w:color="auto"/>
        <w:left w:val="none" w:sz="0" w:space="0" w:color="auto"/>
        <w:bottom w:val="none" w:sz="0" w:space="0" w:color="auto"/>
        <w:right w:val="none" w:sz="0" w:space="0" w:color="auto"/>
      </w:divBdr>
    </w:div>
    <w:div w:id="1446848539">
      <w:bodyDiv w:val="1"/>
      <w:marLeft w:val="0"/>
      <w:marRight w:val="0"/>
      <w:marTop w:val="0"/>
      <w:marBottom w:val="0"/>
      <w:divBdr>
        <w:top w:val="none" w:sz="0" w:space="0" w:color="auto"/>
        <w:left w:val="none" w:sz="0" w:space="0" w:color="auto"/>
        <w:bottom w:val="none" w:sz="0" w:space="0" w:color="auto"/>
        <w:right w:val="none" w:sz="0" w:space="0" w:color="auto"/>
      </w:divBdr>
    </w:div>
    <w:div w:id="1478916764">
      <w:bodyDiv w:val="1"/>
      <w:marLeft w:val="0"/>
      <w:marRight w:val="0"/>
      <w:marTop w:val="0"/>
      <w:marBottom w:val="0"/>
      <w:divBdr>
        <w:top w:val="none" w:sz="0" w:space="0" w:color="auto"/>
        <w:left w:val="none" w:sz="0" w:space="0" w:color="auto"/>
        <w:bottom w:val="none" w:sz="0" w:space="0" w:color="auto"/>
        <w:right w:val="none" w:sz="0" w:space="0" w:color="auto"/>
      </w:divBdr>
    </w:div>
    <w:div w:id="1497109770">
      <w:bodyDiv w:val="1"/>
      <w:marLeft w:val="0"/>
      <w:marRight w:val="0"/>
      <w:marTop w:val="0"/>
      <w:marBottom w:val="0"/>
      <w:divBdr>
        <w:top w:val="none" w:sz="0" w:space="0" w:color="auto"/>
        <w:left w:val="none" w:sz="0" w:space="0" w:color="auto"/>
        <w:bottom w:val="none" w:sz="0" w:space="0" w:color="auto"/>
        <w:right w:val="none" w:sz="0" w:space="0" w:color="auto"/>
      </w:divBdr>
      <w:divsChild>
        <w:div w:id="39595469">
          <w:marLeft w:val="0"/>
          <w:marRight w:val="0"/>
          <w:marTop w:val="259"/>
          <w:marBottom w:val="259"/>
          <w:divBdr>
            <w:top w:val="none" w:sz="0" w:space="0" w:color="auto"/>
            <w:left w:val="none" w:sz="0" w:space="0" w:color="auto"/>
            <w:bottom w:val="none" w:sz="0" w:space="0" w:color="auto"/>
            <w:right w:val="none" w:sz="0" w:space="0" w:color="auto"/>
          </w:divBdr>
        </w:div>
        <w:div w:id="138227821">
          <w:marLeft w:val="0"/>
          <w:marRight w:val="0"/>
          <w:marTop w:val="259"/>
          <w:marBottom w:val="259"/>
          <w:divBdr>
            <w:top w:val="none" w:sz="0" w:space="0" w:color="auto"/>
            <w:left w:val="none" w:sz="0" w:space="0" w:color="auto"/>
            <w:bottom w:val="none" w:sz="0" w:space="0" w:color="auto"/>
            <w:right w:val="none" w:sz="0" w:space="0" w:color="auto"/>
          </w:divBdr>
        </w:div>
        <w:div w:id="157116090">
          <w:marLeft w:val="0"/>
          <w:marRight w:val="0"/>
          <w:marTop w:val="259"/>
          <w:marBottom w:val="259"/>
          <w:divBdr>
            <w:top w:val="none" w:sz="0" w:space="0" w:color="auto"/>
            <w:left w:val="none" w:sz="0" w:space="0" w:color="auto"/>
            <w:bottom w:val="none" w:sz="0" w:space="0" w:color="auto"/>
            <w:right w:val="none" w:sz="0" w:space="0" w:color="auto"/>
          </w:divBdr>
        </w:div>
        <w:div w:id="173151376">
          <w:marLeft w:val="0"/>
          <w:marRight w:val="0"/>
          <w:marTop w:val="259"/>
          <w:marBottom w:val="259"/>
          <w:divBdr>
            <w:top w:val="none" w:sz="0" w:space="0" w:color="auto"/>
            <w:left w:val="none" w:sz="0" w:space="0" w:color="auto"/>
            <w:bottom w:val="none" w:sz="0" w:space="0" w:color="auto"/>
            <w:right w:val="none" w:sz="0" w:space="0" w:color="auto"/>
          </w:divBdr>
        </w:div>
        <w:div w:id="458883575">
          <w:marLeft w:val="0"/>
          <w:marRight w:val="0"/>
          <w:marTop w:val="259"/>
          <w:marBottom w:val="259"/>
          <w:divBdr>
            <w:top w:val="none" w:sz="0" w:space="0" w:color="auto"/>
            <w:left w:val="none" w:sz="0" w:space="0" w:color="auto"/>
            <w:bottom w:val="none" w:sz="0" w:space="0" w:color="auto"/>
            <w:right w:val="none" w:sz="0" w:space="0" w:color="auto"/>
          </w:divBdr>
        </w:div>
        <w:div w:id="470951655">
          <w:marLeft w:val="0"/>
          <w:marRight w:val="0"/>
          <w:marTop w:val="259"/>
          <w:marBottom w:val="259"/>
          <w:divBdr>
            <w:top w:val="none" w:sz="0" w:space="0" w:color="auto"/>
            <w:left w:val="none" w:sz="0" w:space="0" w:color="auto"/>
            <w:bottom w:val="none" w:sz="0" w:space="0" w:color="auto"/>
            <w:right w:val="none" w:sz="0" w:space="0" w:color="auto"/>
          </w:divBdr>
        </w:div>
        <w:div w:id="495457032">
          <w:marLeft w:val="0"/>
          <w:marRight w:val="0"/>
          <w:marTop w:val="259"/>
          <w:marBottom w:val="259"/>
          <w:divBdr>
            <w:top w:val="none" w:sz="0" w:space="0" w:color="auto"/>
            <w:left w:val="none" w:sz="0" w:space="0" w:color="auto"/>
            <w:bottom w:val="none" w:sz="0" w:space="0" w:color="auto"/>
            <w:right w:val="none" w:sz="0" w:space="0" w:color="auto"/>
          </w:divBdr>
        </w:div>
        <w:div w:id="501244590">
          <w:marLeft w:val="0"/>
          <w:marRight w:val="0"/>
          <w:marTop w:val="259"/>
          <w:marBottom w:val="259"/>
          <w:divBdr>
            <w:top w:val="none" w:sz="0" w:space="0" w:color="auto"/>
            <w:left w:val="none" w:sz="0" w:space="0" w:color="auto"/>
            <w:bottom w:val="none" w:sz="0" w:space="0" w:color="auto"/>
            <w:right w:val="none" w:sz="0" w:space="0" w:color="auto"/>
          </w:divBdr>
        </w:div>
        <w:div w:id="545459200">
          <w:marLeft w:val="0"/>
          <w:marRight w:val="0"/>
          <w:marTop w:val="259"/>
          <w:marBottom w:val="259"/>
          <w:divBdr>
            <w:top w:val="none" w:sz="0" w:space="0" w:color="auto"/>
            <w:left w:val="none" w:sz="0" w:space="0" w:color="auto"/>
            <w:bottom w:val="none" w:sz="0" w:space="0" w:color="auto"/>
            <w:right w:val="none" w:sz="0" w:space="0" w:color="auto"/>
          </w:divBdr>
        </w:div>
        <w:div w:id="652756663">
          <w:marLeft w:val="0"/>
          <w:marRight w:val="0"/>
          <w:marTop w:val="259"/>
          <w:marBottom w:val="259"/>
          <w:divBdr>
            <w:top w:val="none" w:sz="0" w:space="0" w:color="auto"/>
            <w:left w:val="none" w:sz="0" w:space="0" w:color="auto"/>
            <w:bottom w:val="none" w:sz="0" w:space="0" w:color="auto"/>
            <w:right w:val="none" w:sz="0" w:space="0" w:color="auto"/>
          </w:divBdr>
        </w:div>
        <w:div w:id="850486159">
          <w:marLeft w:val="0"/>
          <w:marRight w:val="0"/>
          <w:marTop w:val="259"/>
          <w:marBottom w:val="259"/>
          <w:divBdr>
            <w:top w:val="none" w:sz="0" w:space="0" w:color="auto"/>
            <w:left w:val="none" w:sz="0" w:space="0" w:color="auto"/>
            <w:bottom w:val="none" w:sz="0" w:space="0" w:color="auto"/>
            <w:right w:val="none" w:sz="0" w:space="0" w:color="auto"/>
          </w:divBdr>
        </w:div>
        <w:div w:id="871460707">
          <w:marLeft w:val="0"/>
          <w:marRight w:val="0"/>
          <w:marTop w:val="0"/>
          <w:marBottom w:val="0"/>
          <w:divBdr>
            <w:top w:val="none" w:sz="0" w:space="0" w:color="auto"/>
            <w:left w:val="none" w:sz="0" w:space="0" w:color="auto"/>
            <w:bottom w:val="none" w:sz="0" w:space="0" w:color="auto"/>
            <w:right w:val="none" w:sz="0" w:space="0" w:color="auto"/>
          </w:divBdr>
        </w:div>
        <w:div w:id="1026173572">
          <w:marLeft w:val="0"/>
          <w:marRight w:val="0"/>
          <w:marTop w:val="0"/>
          <w:marBottom w:val="0"/>
          <w:divBdr>
            <w:top w:val="none" w:sz="0" w:space="0" w:color="auto"/>
            <w:left w:val="none" w:sz="0" w:space="0" w:color="auto"/>
            <w:bottom w:val="none" w:sz="0" w:space="0" w:color="auto"/>
            <w:right w:val="none" w:sz="0" w:space="0" w:color="auto"/>
          </w:divBdr>
        </w:div>
        <w:div w:id="1037006207">
          <w:marLeft w:val="0"/>
          <w:marRight w:val="0"/>
          <w:marTop w:val="259"/>
          <w:marBottom w:val="259"/>
          <w:divBdr>
            <w:top w:val="none" w:sz="0" w:space="0" w:color="auto"/>
            <w:left w:val="none" w:sz="0" w:space="0" w:color="auto"/>
            <w:bottom w:val="none" w:sz="0" w:space="0" w:color="auto"/>
            <w:right w:val="none" w:sz="0" w:space="0" w:color="auto"/>
          </w:divBdr>
        </w:div>
        <w:div w:id="1077246080">
          <w:marLeft w:val="0"/>
          <w:marRight w:val="0"/>
          <w:marTop w:val="259"/>
          <w:marBottom w:val="259"/>
          <w:divBdr>
            <w:top w:val="none" w:sz="0" w:space="0" w:color="auto"/>
            <w:left w:val="none" w:sz="0" w:space="0" w:color="auto"/>
            <w:bottom w:val="none" w:sz="0" w:space="0" w:color="auto"/>
            <w:right w:val="none" w:sz="0" w:space="0" w:color="auto"/>
          </w:divBdr>
        </w:div>
        <w:div w:id="1331910560">
          <w:marLeft w:val="0"/>
          <w:marRight w:val="0"/>
          <w:marTop w:val="0"/>
          <w:marBottom w:val="0"/>
          <w:divBdr>
            <w:top w:val="none" w:sz="0" w:space="0" w:color="auto"/>
            <w:left w:val="none" w:sz="0" w:space="0" w:color="auto"/>
            <w:bottom w:val="none" w:sz="0" w:space="0" w:color="auto"/>
            <w:right w:val="none" w:sz="0" w:space="0" w:color="auto"/>
          </w:divBdr>
        </w:div>
        <w:div w:id="1345941209">
          <w:marLeft w:val="0"/>
          <w:marRight w:val="0"/>
          <w:marTop w:val="259"/>
          <w:marBottom w:val="259"/>
          <w:divBdr>
            <w:top w:val="none" w:sz="0" w:space="0" w:color="auto"/>
            <w:left w:val="none" w:sz="0" w:space="0" w:color="auto"/>
            <w:bottom w:val="none" w:sz="0" w:space="0" w:color="auto"/>
            <w:right w:val="none" w:sz="0" w:space="0" w:color="auto"/>
          </w:divBdr>
        </w:div>
        <w:div w:id="1379469428">
          <w:marLeft w:val="0"/>
          <w:marRight w:val="0"/>
          <w:marTop w:val="259"/>
          <w:marBottom w:val="259"/>
          <w:divBdr>
            <w:top w:val="none" w:sz="0" w:space="0" w:color="auto"/>
            <w:left w:val="none" w:sz="0" w:space="0" w:color="auto"/>
            <w:bottom w:val="none" w:sz="0" w:space="0" w:color="auto"/>
            <w:right w:val="none" w:sz="0" w:space="0" w:color="auto"/>
          </w:divBdr>
        </w:div>
        <w:div w:id="1451361412">
          <w:marLeft w:val="0"/>
          <w:marRight w:val="0"/>
          <w:marTop w:val="259"/>
          <w:marBottom w:val="259"/>
          <w:divBdr>
            <w:top w:val="none" w:sz="0" w:space="0" w:color="auto"/>
            <w:left w:val="none" w:sz="0" w:space="0" w:color="auto"/>
            <w:bottom w:val="none" w:sz="0" w:space="0" w:color="auto"/>
            <w:right w:val="none" w:sz="0" w:space="0" w:color="auto"/>
          </w:divBdr>
        </w:div>
        <w:div w:id="1516577724">
          <w:marLeft w:val="0"/>
          <w:marRight w:val="0"/>
          <w:marTop w:val="259"/>
          <w:marBottom w:val="259"/>
          <w:divBdr>
            <w:top w:val="none" w:sz="0" w:space="0" w:color="auto"/>
            <w:left w:val="none" w:sz="0" w:space="0" w:color="auto"/>
            <w:bottom w:val="none" w:sz="0" w:space="0" w:color="auto"/>
            <w:right w:val="none" w:sz="0" w:space="0" w:color="auto"/>
          </w:divBdr>
        </w:div>
        <w:div w:id="1561473981">
          <w:marLeft w:val="0"/>
          <w:marRight w:val="0"/>
          <w:marTop w:val="259"/>
          <w:marBottom w:val="259"/>
          <w:divBdr>
            <w:top w:val="none" w:sz="0" w:space="0" w:color="auto"/>
            <w:left w:val="none" w:sz="0" w:space="0" w:color="auto"/>
            <w:bottom w:val="none" w:sz="0" w:space="0" w:color="auto"/>
            <w:right w:val="none" w:sz="0" w:space="0" w:color="auto"/>
          </w:divBdr>
        </w:div>
        <w:div w:id="1592468151">
          <w:marLeft w:val="0"/>
          <w:marRight w:val="0"/>
          <w:marTop w:val="259"/>
          <w:marBottom w:val="259"/>
          <w:divBdr>
            <w:top w:val="none" w:sz="0" w:space="0" w:color="auto"/>
            <w:left w:val="none" w:sz="0" w:space="0" w:color="auto"/>
            <w:bottom w:val="none" w:sz="0" w:space="0" w:color="auto"/>
            <w:right w:val="none" w:sz="0" w:space="0" w:color="auto"/>
          </w:divBdr>
        </w:div>
        <w:div w:id="1626739134">
          <w:marLeft w:val="0"/>
          <w:marRight w:val="0"/>
          <w:marTop w:val="0"/>
          <w:marBottom w:val="0"/>
          <w:divBdr>
            <w:top w:val="none" w:sz="0" w:space="0" w:color="auto"/>
            <w:left w:val="none" w:sz="0" w:space="0" w:color="auto"/>
            <w:bottom w:val="none" w:sz="0" w:space="0" w:color="auto"/>
            <w:right w:val="none" w:sz="0" w:space="0" w:color="auto"/>
          </w:divBdr>
        </w:div>
        <w:div w:id="1652907920">
          <w:marLeft w:val="0"/>
          <w:marRight w:val="0"/>
          <w:marTop w:val="480"/>
          <w:marBottom w:val="480"/>
          <w:divBdr>
            <w:top w:val="none" w:sz="0" w:space="0" w:color="auto"/>
            <w:left w:val="single" w:sz="48" w:space="31" w:color="CCCCCC"/>
            <w:bottom w:val="none" w:sz="0" w:space="0" w:color="auto"/>
            <w:right w:val="none" w:sz="0" w:space="0" w:color="auto"/>
          </w:divBdr>
        </w:div>
        <w:div w:id="1764106530">
          <w:marLeft w:val="0"/>
          <w:marRight w:val="0"/>
          <w:marTop w:val="259"/>
          <w:marBottom w:val="259"/>
          <w:divBdr>
            <w:top w:val="none" w:sz="0" w:space="0" w:color="auto"/>
            <w:left w:val="none" w:sz="0" w:space="0" w:color="auto"/>
            <w:bottom w:val="none" w:sz="0" w:space="0" w:color="auto"/>
            <w:right w:val="none" w:sz="0" w:space="0" w:color="auto"/>
          </w:divBdr>
        </w:div>
        <w:div w:id="1907372410">
          <w:marLeft w:val="0"/>
          <w:marRight w:val="0"/>
          <w:marTop w:val="259"/>
          <w:marBottom w:val="259"/>
          <w:divBdr>
            <w:top w:val="none" w:sz="0" w:space="0" w:color="auto"/>
            <w:left w:val="none" w:sz="0" w:space="0" w:color="auto"/>
            <w:bottom w:val="none" w:sz="0" w:space="0" w:color="auto"/>
            <w:right w:val="none" w:sz="0" w:space="0" w:color="auto"/>
          </w:divBdr>
        </w:div>
        <w:div w:id="2132044253">
          <w:marLeft w:val="0"/>
          <w:marRight w:val="0"/>
          <w:marTop w:val="259"/>
          <w:marBottom w:val="259"/>
          <w:divBdr>
            <w:top w:val="none" w:sz="0" w:space="0" w:color="auto"/>
            <w:left w:val="none" w:sz="0" w:space="0" w:color="auto"/>
            <w:bottom w:val="none" w:sz="0" w:space="0" w:color="auto"/>
            <w:right w:val="none" w:sz="0" w:space="0" w:color="auto"/>
          </w:divBdr>
        </w:div>
      </w:divsChild>
    </w:div>
    <w:div w:id="1498769968">
      <w:bodyDiv w:val="1"/>
      <w:marLeft w:val="0"/>
      <w:marRight w:val="0"/>
      <w:marTop w:val="0"/>
      <w:marBottom w:val="0"/>
      <w:divBdr>
        <w:top w:val="none" w:sz="0" w:space="0" w:color="auto"/>
        <w:left w:val="none" w:sz="0" w:space="0" w:color="auto"/>
        <w:bottom w:val="none" w:sz="0" w:space="0" w:color="auto"/>
        <w:right w:val="none" w:sz="0" w:space="0" w:color="auto"/>
      </w:divBdr>
    </w:div>
    <w:div w:id="1543907507">
      <w:bodyDiv w:val="1"/>
      <w:marLeft w:val="0"/>
      <w:marRight w:val="0"/>
      <w:marTop w:val="0"/>
      <w:marBottom w:val="0"/>
      <w:divBdr>
        <w:top w:val="none" w:sz="0" w:space="0" w:color="auto"/>
        <w:left w:val="none" w:sz="0" w:space="0" w:color="auto"/>
        <w:bottom w:val="none" w:sz="0" w:space="0" w:color="auto"/>
        <w:right w:val="none" w:sz="0" w:space="0" w:color="auto"/>
      </w:divBdr>
    </w:div>
    <w:div w:id="1614315158">
      <w:bodyDiv w:val="1"/>
      <w:marLeft w:val="0"/>
      <w:marRight w:val="0"/>
      <w:marTop w:val="0"/>
      <w:marBottom w:val="0"/>
      <w:divBdr>
        <w:top w:val="none" w:sz="0" w:space="0" w:color="auto"/>
        <w:left w:val="none" w:sz="0" w:space="0" w:color="auto"/>
        <w:bottom w:val="none" w:sz="0" w:space="0" w:color="auto"/>
        <w:right w:val="none" w:sz="0" w:space="0" w:color="auto"/>
      </w:divBdr>
    </w:div>
    <w:div w:id="1636566204">
      <w:bodyDiv w:val="1"/>
      <w:marLeft w:val="0"/>
      <w:marRight w:val="0"/>
      <w:marTop w:val="0"/>
      <w:marBottom w:val="0"/>
      <w:divBdr>
        <w:top w:val="none" w:sz="0" w:space="0" w:color="auto"/>
        <w:left w:val="none" w:sz="0" w:space="0" w:color="auto"/>
        <w:bottom w:val="none" w:sz="0" w:space="0" w:color="auto"/>
        <w:right w:val="none" w:sz="0" w:space="0" w:color="auto"/>
      </w:divBdr>
    </w:div>
    <w:div w:id="1696616389">
      <w:bodyDiv w:val="1"/>
      <w:marLeft w:val="0"/>
      <w:marRight w:val="0"/>
      <w:marTop w:val="0"/>
      <w:marBottom w:val="0"/>
      <w:divBdr>
        <w:top w:val="none" w:sz="0" w:space="0" w:color="auto"/>
        <w:left w:val="none" w:sz="0" w:space="0" w:color="auto"/>
        <w:bottom w:val="none" w:sz="0" w:space="0" w:color="auto"/>
        <w:right w:val="none" w:sz="0" w:space="0" w:color="auto"/>
      </w:divBdr>
    </w:div>
    <w:div w:id="1710036181">
      <w:bodyDiv w:val="1"/>
      <w:marLeft w:val="0"/>
      <w:marRight w:val="0"/>
      <w:marTop w:val="0"/>
      <w:marBottom w:val="0"/>
      <w:divBdr>
        <w:top w:val="none" w:sz="0" w:space="0" w:color="auto"/>
        <w:left w:val="none" w:sz="0" w:space="0" w:color="auto"/>
        <w:bottom w:val="none" w:sz="0" w:space="0" w:color="auto"/>
        <w:right w:val="none" w:sz="0" w:space="0" w:color="auto"/>
      </w:divBdr>
    </w:div>
    <w:div w:id="1739938750">
      <w:bodyDiv w:val="1"/>
      <w:marLeft w:val="0"/>
      <w:marRight w:val="0"/>
      <w:marTop w:val="0"/>
      <w:marBottom w:val="0"/>
      <w:divBdr>
        <w:top w:val="none" w:sz="0" w:space="0" w:color="auto"/>
        <w:left w:val="none" w:sz="0" w:space="0" w:color="auto"/>
        <w:bottom w:val="none" w:sz="0" w:space="0" w:color="auto"/>
        <w:right w:val="none" w:sz="0" w:space="0" w:color="auto"/>
      </w:divBdr>
    </w:div>
    <w:div w:id="1751193876">
      <w:bodyDiv w:val="1"/>
      <w:marLeft w:val="0"/>
      <w:marRight w:val="0"/>
      <w:marTop w:val="0"/>
      <w:marBottom w:val="0"/>
      <w:divBdr>
        <w:top w:val="none" w:sz="0" w:space="0" w:color="auto"/>
        <w:left w:val="none" w:sz="0" w:space="0" w:color="auto"/>
        <w:bottom w:val="none" w:sz="0" w:space="0" w:color="auto"/>
        <w:right w:val="none" w:sz="0" w:space="0" w:color="auto"/>
      </w:divBdr>
    </w:div>
    <w:div w:id="1759133173">
      <w:bodyDiv w:val="1"/>
      <w:marLeft w:val="0"/>
      <w:marRight w:val="0"/>
      <w:marTop w:val="0"/>
      <w:marBottom w:val="0"/>
      <w:divBdr>
        <w:top w:val="none" w:sz="0" w:space="0" w:color="auto"/>
        <w:left w:val="none" w:sz="0" w:space="0" w:color="auto"/>
        <w:bottom w:val="none" w:sz="0" w:space="0" w:color="auto"/>
        <w:right w:val="none" w:sz="0" w:space="0" w:color="auto"/>
      </w:divBdr>
      <w:divsChild>
        <w:div w:id="381097751">
          <w:marLeft w:val="0"/>
          <w:marRight w:val="0"/>
          <w:marTop w:val="0"/>
          <w:marBottom w:val="0"/>
          <w:divBdr>
            <w:top w:val="none" w:sz="0" w:space="0" w:color="auto"/>
            <w:left w:val="none" w:sz="0" w:space="0" w:color="auto"/>
            <w:bottom w:val="none" w:sz="0" w:space="0" w:color="auto"/>
            <w:right w:val="none" w:sz="0" w:space="0" w:color="auto"/>
          </w:divBdr>
          <w:divsChild>
            <w:div w:id="1566792531">
              <w:marLeft w:val="0"/>
              <w:marRight w:val="0"/>
              <w:marTop w:val="0"/>
              <w:marBottom w:val="0"/>
              <w:divBdr>
                <w:top w:val="none" w:sz="0" w:space="0" w:color="auto"/>
                <w:left w:val="none" w:sz="0" w:space="0" w:color="auto"/>
                <w:bottom w:val="none" w:sz="0" w:space="0" w:color="auto"/>
                <w:right w:val="none" w:sz="0" w:space="0" w:color="auto"/>
              </w:divBdr>
              <w:divsChild>
                <w:div w:id="1775981730">
                  <w:marLeft w:val="0"/>
                  <w:marRight w:val="0"/>
                  <w:marTop w:val="0"/>
                  <w:marBottom w:val="0"/>
                  <w:divBdr>
                    <w:top w:val="none" w:sz="0" w:space="0" w:color="auto"/>
                    <w:left w:val="none" w:sz="0" w:space="0" w:color="auto"/>
                    <w:bottom w:val="none" w:sz="0" w:space="0" w:color="auto"/>
                    <w:right w:val="none" w:sz="0" w:space="0" w:color="auto"/>
                  </w:divBdr>
                  <w:divsChild>
                    <w:div w:id="628321017">
                      <w:marLeft w:val="0"/>
                      <w:marRight w:val="0"/>
                      <w:marTop w:val="0"/>
                      <w:marBottom w:val="0"/>
                      <w:divBdr>
                        <w:top w:val="none" w:sz="0" w:space="0" w:color="auto"/>
                        <w:left w:val="none" w:sz="0" w:space="0" w:color="auto"/>
                        <w:bottom w:val="none" w:sz="0" w:space="0" w:color="auto"/>
                        <w:right w:val="none" w:sz="0" w:space="0" w:color="auto"/>
                      </w:divBdr>
                      <w:divsChild>
                        <w:div w:id="535238752">
                          <w:marLeft w:val="0"/>
                          <w:marRight w:val="0"/>
                          <w:marTop w:val="0"/>
                          <w:marBottom w:val="0"/>
                          <w:divBdr>
                            <w:top w:val="none" w:sz="0" w:space="0" w:color="auto"/>
                            <w:left w:val="none" w:sz="0" w:space="0" w:color="auto"/>
                            <w:bottom w:val="none" w:sz="0" w:space="0" w:color="auto"/>
                            <w:right w:val="none" w:sz="0" w:space="0" w:color="auto"/>
                          </w:divBdr>
                          <w:divsChild>
                            <w:div w:id="1454210107">
                              <w:marLeft w:val="0"/>
                              <w:marRight w:val="0"/>
                              <w:marTop w:val="0"/>
                              <w:marBottom w:val="0"/>
                              <w:divBdr>
                                <w:top w:val="none" w:sz="0" w:space="0" w:color="auto"/>
                                <w:left w:val="none" w:sz="0" w:space="0" w:color="auto"/>
                                <w:bottom w:val="none" w:sz="0" w:space="0" w:color="auto"/>
                                <w:right w:val="none" w:sz="0" w:space="0" w:color="auto"/>
                              </w:divBdr>
                              <w:divsChild>
                                <w:div w:id="1993831718">
                                  <w:marLeft w:val="0"/>
                                  <w:marRight w:val="0"/>
                                  <w:marTop w:val="0"/>
                                  <w:marBottom w:val="0"/>
                                  <w:divBdr>
                                    <w:top w:val="none" w:sz="0" w:space="0" w:color="auto"/>
                                    <w:left w:val="none" w:sz="0" w:space="0" w:color="auto"/>
                                    <w:bottom w:val="none" w:sz="0" w:space="0" w:color="auto"/>
                                    <w:right w:val="none" w:sz="0" w:space="0" w:color="auto"/>
                                  </w:divBdr>
                                  <w:divsChild>
                                    <w:div w:id="1196579392">
                                      <w:marLeft w:val="0"/>
                                      <w:marRight w:val="0"/>
                                      <w:marTop w:val="0"/>
                                      <w:marBottom w:val="0"/>
                                      <w:divBdr>
                                        <w:top w:val="none" w:sz="0" w:space="0" w:color="auto"/>
                                        <w:left w:val="none" w:sz="0" w:space="0" w:color="auto"/>
                                        <w:bottom w:val="none" w:sz="0" w:space="0" w:color="auto"/>
                                        <w:right w:val="none" w:sz="0" w:space="0" w:color="auto"/>
                                      </w:divBdr>
                                      <w:divsChild>
                                        <w:div w:id="302856338">
                                          <w:marLeft w:val="0"/>
                                          <w:marRight w:val="0"/>
                                          <w:marTop w:val="0"/>
                                          <w:marBottom w:val="0"/>
                                          <w:divBdr>
                                            <w:top w:val="none" w:sz="0" w:space="0" w:color="auto"/>
                                            <w:left w:val="none" w:sz="0" w:space="0" w:color="auto"/>
                                            <w:bottom w:val="none" w:sz="0" w:space="0" w:color="auto"/>
                                            <w:right w:val="none" w:sz="0" w:space="0" w:color="auto"/>
                                          </w:divBdr>
                                          <w:divsChild>
                                            <w:div w:id="1228878752">
                                              <w:marLeft w:val="0"/>
                                              <w:marRight w:val="0"/>
                                              <w:marTop w:val="0"/>
                                              <w:marBottom w:val="0"/>
                                              <w:divBdr>
                                                <w:top w:val="none" w:sz="0" w:space="0" w:color="auto"/>
                                                <w:left w:val="none" w:sz="0" w:space="0" w:color="auto"/>
                                                <w:bottom w:val="none" w:sz="0" w:space="0" w:color="auto"/>
                                                <w:right w:val="none" w:sz="0" w:space="0" w:color="auto"/>
                                              </w:divBdr>
                                              <w:divsChild>
                                                <w:div w:id="408692814">
                                                  <w:marLeft w:val="0"/>
                                                  <w:marRight w:val="0"/>
                                                  <w:marTop w:val="0"/>
                                                  <w:marBottom w:val="0"/>
                                                  <w:divBdr>
                                                    <w:top w:val="none" w:sz="0" w:space="0" w:color="auto"/>
                                                    <w:left w:val="none" w:sz="0" w:space="0" w:color="auto"/>
                                                    <w:bottom w:val="none" w:sz="0" w:space="0" w:color="auto"/>
                                                    <w:right w:val="none" w:sz="0" w:space="0" w:color="auto"/>
                                                  </w:divBdr>
                                                  <w:divsChild>
                                                    <w:div w:id="1644119419">
                                                      <w:marLeft w:val="0"/>
                                                      <w:marRight w:val="0"/>
                                                      <w:marTop w:val="0"/>
                                                      <w:marBottom w:val="0"/>
                                                      <w:divBdr>
                                                        <w:top w:val="none" w:sz="0" w:space="0" w:color="auto"/>
                                                        <w:left w:val="none" w:sz="0" w:space="0" w:color="auto"/>
                                                        <w:bottom w:val="none" w:sz="0" w:space="0" w:color="auto"/>
                                                        <w:right w:val="none" w:sz="0" w:space="0" w:color="auto"/>
                                                      </w:divBdr>
                                                      <w:divsChild>
                                                        <w:div w:id="1554004245">
                                                          <w:marLeft w:val="0"/>
                                                          <w:marRight w:val="0"/>
                                                          <w:marTop w:val="0"/>
                                                          <w:marBottom w:val="0"/>
                                                          <w:divBdr>
                                                            <w:top w:val="none" w:sz="0" w:space="0" w:color="auto"/>
                                                            <w:left w:val="none" w:sz="0" w:space="0" w:color="auto"/>
                                                            <w:bottom w:val="none" w:sz="0" w:space="0" w:color="auto"/>
                                                            <w:right w:val="none" w:sz="0" w:space="0" w:color="auto"/>
                                                          </w:divBdr>
                                                          <w:divsChild>
                                                            <w:div w:id="1971856937">
                                                              <w:marLeft w:val="0"/>
                                                              <w:marRight w:val="0"/>
                                                              <w:marTop w:val="0"/>
                                                              <w:marBottom w:val="0"/>
                                                              <w:divBdr>
                                                                <w:top w:val="none" w:sz="0" w:space="0" w:color="auto"/>
                                                                <w:left w:val="none" w:sz="0" w:space="0" w:color="auto"/>
                                                                <w:bottom w:val="none" w:sz="0" w:space="0" w:color="auto"/>
                                                                <w:right w:val="none" w:sz="0" w:space="0" w:color="auto"/>
                                                              </w:divBdr>
                                                              <w:divsChild>
                                                                <w:div w:id="16735373">
                                                                  <w:marLeft w:val="0"/>
                                                                  <w:marRight w:val="0"/>
                                                                  <w:marTop w:val="0"/>
                                                                  <w:marBottom w:val="0"/>
                                                                  <w:divBdr>
                                                                    <w:top w:val="none" w:sz="0" w:space="0" w:color="auto"/>
                                                                    <w:left w:val="none" w:sz="0" w:space="0" w:color="auto"/>
                                                                    <w:bottom w:val="none" w:sz="0" w:space="0" w:color="auto"/>
                                                                    <w:right w:val="none" w:sz="0" w:space="0" w:color="auto"/>
                                                                  </w:divBdr>
                                                                </w:div>
                                                                <w:div w:id="620264406">
                                                                  <w:marLeft w:val="0"/>
                                                                  <w:marRight w:val="0"/>
                                                                  <w:marTop w:val="0"/>
                                                                  <w:marBottom w:val="0"/>
                                                                  <w:divBdr>
                                                                    <w:top w:val="none" w:sz="0" w:space="0" w:color="auto"/>
                                                                    <w:left w:val="none" w:sz="0" w:space="0" w:color="auto"/>
                                                                    <w:bottom w:val="none" w:sz="0" w:space="0" w:color="auto"/>
                                                                    <w:right w:val="none" w:sz="0" w:space="0" w:color="auto"/>
                                                                  </w:divBdr>
                                                                  <w:divsChild>
                                                                    <w:div w:id="866678043">
                                                                      <w:marLeft w:val="0"/>
                                                                      <w:marRight w:val="0"/>
                                                                      <w:marTop w:val="0"/>
                                                                      <w:marBottom w:val="0"/>
                                                                      <w:divBdr>
                                                                        <w:top w:val="none" w:sz="0" w:space="0" w:color="auto"/>
                                                                        <w:left w:val="none" w:sz="0" w:space="0" w:color="auto"/>
                                                                        <w:bottom w:val="none" w:sz="0" w:space="0" w:color="auto"/>
                                                                        <w:right w:val="none" w:sz="0" w:space="0" w:color="auto"/>
                                                                      </w:divBdr>
                                                                      <w:divsChild>
                                                                        <w:div w:id="85311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238554">
                                                                  <w:marLeft w:val="0"/>
                                                                  <w:marRight w:val="0"/>
                                                                  <w:marTop w:val="0"/>
                                                                  <w:marBottom w:val="0"/>
                                                                  <w:divBdr>
                                                                    <w:top w:val="none" w:sz="0" w:space="0" w:color="auto"/>
                                                                    <w:left w:val="none" w:sz="0" w:space="0" w:color="auto"/>
                                                                    <w:bottom w:val="none" w:sz="0" w:space="0" w:color="auto"/>
                                                                    <w:right w:val="none" w:sz="0" w:space="0" w:color="auto"/>
                                                                  </w:divBdr>
                                                                </w:div>
                                                              </w:divsChild>
                                                            </w:div>
                                                            <w:div w:id="1371147222">
                                                              <w:marLeft w:val="0"/>
                                                              <w:marRight w:val="0"/>
                                                              <w:marTop w:val="0"/>
                                                              <w:marBottom w:val="0"/>
                                                              <w:divBdr>
                                                                <w:top w:val="none" w:sz="0" w:space="0" w:color="auto"/>
                                                                <w:left w:val="none" w:sz="0" w:space="0" w:color="auto"/>
                                                                <w:bottom w:val="none" w:sz="0" w:space="0" w:color="auto"/>
                                                                <w:right w:val="none" w:sz="0" w:space="0" w:color="auto"/>
                                                              </w:divBdr>
                                                              <w:divsChild>
                                                                <w:div w:id="1073549035">
                                                                  <w:marLeft w:val="0"/>
                                                                  <w:marRight w:val="0"/>
                                                                  <w:marTop w:val="0"/>
                                                                  <w:marBottom w:val="0"/>
                                                                  <w:divBdr>
                                                                    <w:top w:val="none" w:sz="0" w:space="0" w:color="auto"/>
                                                                    <w:left w:val="none" w:sz="0" w:space="0" w:color="auto"/>
                                                                    <w:bottom w:val="none" w:sz="0" w:space="0" w:color="auto"/>
                                                                    <w:right w:val="none" w:sz="0" w:space="0" w:color="auto"/>
                                                                  </w:divBdr>
                                                                </w:div>
                                                                <w:div w:id="1802534355">
                                                                  <w:marLeft w:val="0"/>
                                                                  <w:marRight w:val="0"/>
                                                                  <w:marTop w:val="0"/>
                                                                  <w:marBottom w:val="0"/>
                                                                  <w:divBdr>
                                                                    <w:top w:val="none" w:sz="0" w:space="0" w:color="auto"/>
                                                                    <w:left w:val="none" w:sz="0" w:space="0" w:color="auto"/>
                                                                    <w:bottom w:val="none" w:sz="0" w:space="0" w:color="auto"/>
                                                                    <w:right w:val="none" w:sz="0" w:space="0" w:color="auto"/>
                                                                  </w:divBdr>
                                                                  <w:divsChild>
                                                                    <w:div w:id="253786400">
                                                                      <w:marLeft w:val="0"/>
                                                                      <w:marRight w:val="0"/>
                                                                      <w:marTop w:val="0"/>
                                                                      <w:marBottom w:val="0"/>
                                                                      <w:divBdr>
                                                                        <w:top w:val="none" w:sz="0" w:space="0" w:color="auto"/>
                                                                        <w:left w:val="none" w:sz="0" w:space="0" w:color="auto"/>
                                                                        <w:bottom w:val="none" w:sz="0" w:space="0" w:color="auto"/>
                                                                        <w:right w:val="none" w:sz="0" w:space="0" w:color="auto"/>
                                                                      </w:divBdr>
                                                                      <w:divsChild>
                                                                        <w:div w:id="126179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8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95321571">
      <w:bodyDiv w:val="1"/>
      <w:marLeft w:val="0"/>
      <w:marRight w:val="0"/>
      <w:marTop w:val="0"/>
      <w:marBottom w:val="0"/>
      <w:divBdr>
        <w:top w:val="none" w:sz="0" w:space="0" w:color="auto"/>
        <w:left w:val="none" w:sz="0" w:space="0" w:color="auto"/>
        <w:bottom w:val="none" w:sz="0" w:space="0" w:color="auto"/>
        <w:right w:val="none" w:sz="0" w:space="0" w:color="auto"/>
      </w:divBdr>
    </w:div>
    <w:div w:id="1844011864">
      <w:bodyDiv w:val="1"/>
      <w:marLeft w:val="0"/>
      <w:marRight w:val="0"/>
      <w:marTop w:val="0"/>
      <w:marBottom w:val="0"/>
      <w:divBdr>
        <w:top w:val="none" w:sz="0" w:space="0" w:color="auto"/>
        <w:left w:val="none" w:sz="0" w:space="0" w:color="auto"/>
        <w:bottom w:val="none" w:sz="0" w:space="0" w:color="auto"/>
        <w:right w:val="none" w:sz="0" w:space="0" w:color="auto"/>
      </w:divBdr>
    </w:div>
    <w:div w:id="1855151337">
      <w:bodyDiv w:val="1"/>
      <w:marLeft w:val="0"/>
      <w:marRight w:val="0"/>
      <w:marTop w:val="0"/>
      <w:marBottom w:val="0"/>
      <w:divBdr>
        <w:top w:val="none" w:sz="0" w:space="0" w:color="auto"/>
        <w:left w:val="none" w:sz="0" w:space="0" w:color="auto"/>
        <w:bottom w:val="none" w:sz="0" w:space="0" w:color="auto"/>
        <w:right w:val="none" w:sz="0" w:space="0" w:color="auto"/>
      </w:divBdr>
    </w:div>
    <w:div w:id="1909266684">
      <w:bodyDiv w:val="1"/>
      <w:marLeft w:val="0"/>
      <w:marRight w:val="0"/>
      <w:marTop w:val="0"/>
      <w:marBottom w:val="0"/>
      <w:divBdr>
        <w:top w:val="none" w:sz="0" w:space="0" w:color="auto"/>
        <w:left w:val="none" w:sz="0" w:space="0" w:color="auto"/>
        <w:bottom w:val="none" w:sz="0" w:space="0" w:color="auto"/>
        <w:right w:val="none" w:sz="0" w:space="0" w:color="auto"/>
      </w:divBdr>
    </w:div>
    <w:div w:id="1996297058">
      <w:bodyDiv w:val="1"/>
      <w:marLeft w:val="0"/>
      <w:marRight w:val="0"/>
      <w:marTop w:val="0"/>
      <w:marBottom w:val="0"/>
      <w:divBdr>
        <w:top w:val="none" w:sz="0" w:space="0" w:color="auto"/>
        <w:left w:val="none" w:sz="0" w:space="0" w:color="auto"/>
        <w:bottom w:val="none" w:sz="0" w:space="0" w:color="auto"/>
        <w:right w:val="none" w:sz="0" w:space="0" w:color="auto"/>
      </w:divBdr>
    </w:div>
    <w:div w:id="2000692959">
      <w:bodyDiv w:val="1"/>
      <w:marLeft w:val="0"/>
      <w:marRight w:val="0"/>
      <w:marTop w:val="0"/>
      <w:marBottom w:val="0"/>
      <w:divBdr>
        <w:top w:val="none" w:sz="0" w:space="0" w:color="auto"/>
        <w:left w:val="none" w:sz="0" w:space="0" w:color="auto"/>
        <w:bottom w:val="none" w:sz="0" w:space="0" w:color="auto"/>
        <w:right w:val="none" w:sz="0" w:space="0" w:color="auto"/>
      </w:divBdr>
    </w:div>
    <w:div w:id="2048987030">
      <w:bodyDiv w:val="1"/>
      <w:marLeft w:val="0"/>
      <w:marRight w:val="0"/>
      <w:marTop w:val="0"/>
      <w:marBottom w:val="0"/>
      <w:divBdr>
        <w:top w:val="none" w:sz="0" w:space="0" w:color="auto"/>
        <w:left w:val="none" w:sz="0" w:space="0" w:color="auto"/>
        <w:bottom w:val="none" w:sz="0" w:space="0" w:color="auto"/>
        <w:right w:val="none" w:sz="0" w:space="0" w:color="auto"/>
      </w:divBdr>
    </w:div>
    <w:div w:id="2052917425">
      <w:bodyDiv w:val="1"/>
      <w:marLeft w:val="0"/>
      <w:marRight w:val="0"/>
      <w:marTop w:val="0"/>
      <w:marBottom w:val="0"/>
      <w:divBdr>
        <w:top w:val="none" w:sz="0" w:space="0" w:color="auto"/>
        <w:left w:val="none" w:sz="0" w:space="0" w:color="auto"/>
        <w:bottom w:val="none" w:sz="0" w:space="0" w:color="auto"/>
        <w:right w:val="none" w:sz="0" w:space="0" w:color="auto"/>
      </w:divBdr>
    </w:div>
    <w:div w:id="2100176637">
      <w:bodyDiv w:val="1"/>
      <w:marLeft w:val="0"/>
      <w:marRight w:val="0"/>
      <w:marTop w:val="0"/>
      <w:marBottom w:val="0"/>
      <w:divBdr>
        <w:top w:val="none" w:sz="0" w:space="0" w:color="auto"/>
        <w:left w:val="none" w:sz="0" w:space="0" w:color="auto"/>
        <w:bottom w:val="none" w:sz="0" w:space="0" w:color="auto"/>
        <w:right w:val="none" w:sz="0" w:space="0" w:color="auto"/>
      </w:divBdr>
    </w:div>
    <w:div w:id="2122916179">
      <w:bodyDiv w:val="1"/>
      <w:marLeft w:val="0"/>
      <w:marRight w:val="0"/>
      <w:marTop w:val="0"/>
      <w:marBottom w:val="0"/>
      <w:divBdr>
        <w:top w:val="none" w:sz="0" w:space="0" w:color="auto"/>
        <w:left w:val="none" w:sz="0" w:space="0" w:color="auto"/>
        <w:bottom w:val="none" w:sz="0" w:space="0" w:color="auto"/>
        <w:right w:val="none" w:sz="0" w:space="0" w:color="auto"/>
      </w:divBdr>
    </w:div>
    <w:div w:id="2132898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V305\AppData\Roaming\Microsoft\Templates\Chap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IEEE2006OfficeOnline.xsl" StyleName="IEEE" Version="2006">
  <b:Source>
    <b:BIBTEX_Entry>techreport</b:BIBTEX_Entry>
    <b:Comments>Preprint arXiv:1312.5602</b:Comments>
    <b:SourceType>Report</b:SourceType>
    <b:Title>Playing Atari with deep reinforcement learning</b:Title>
    <b:Tag>Mnih2013</b:Tag>
    <b:Author>
      <b:Author>
        <b:NameList>
          <b:Person>
            <b:Last>Mnih</b:Last>
            <b:First>V.</b:First>
          </b:Person>
          <b:Person>
            <b:Last>Kavukcuoglu</b:Last>
            <b:First>K.</b:First>
          </b:Person>
          <b:Person>
            <b:Last>Silver</b:Last>
            <b:First>D.</b:First>
          </b:Person>
        </b:NameList>
      </b:Author>
    </b:Author>
    <b:Year>2013</b:Year>
    <b:ThesisType>Tech. rep.</b:ThesisType>
    <b:RefOrder>4</b:RefOrder>
  </b:Source>
  <b:Source>
    <b:Year>2013</b:Year>
    <b:Volume>32</b:Volume>
    <b:BIBTEX_Entry>article</b:BIBTEX_Entry>
    <b:SourceType>JournalArticle</b:SourceType>
    <b:Title>Reinforcement learning in robotics: A survey</b:Title>
    <b:Tag>Kober2013</b:Tag>
    <b:Author>
      <b:Author>
        <b:NameList>
          <b:Person>
            <b:Last>Kober</b:Last>
            <b:First>J.</b:First>
          </b:Person>
          <b:Person>
            <b:Last>Bagnell</b:Last>
            <b:Middle>A.</b:Middle>
            <b:First>J.</b:First>
          </b:Person>
          <b:Person>
            <b:Last>Peters</b:Last>
            <b:First>J.</b:First>
          </b:Person>
        </b:NameList>
      </b:Author>
    </b:Author>
    <b:Pages>1238, 1274</b:Pages>
    <b:JournalName>The International Journal of Robotics Research</b:JournalName>
    <b:Number>11</b:Number>
    <b:RefOrder>3</b:RefOrder>
  </b:Source>
  <b:Source>
    <b:Year>2013</b:Year>
    <b:Volume>47</b:Volume>
    <b:BIBTEX_Entry>article</b:BIBTEX_Entry>
    <b:SourceType>JournalArticle</b:SourceType>
    <b:Title>The arcade learning environment: An evaluation platform for general agents</b:Title>
    <b:Tag>Bellemare2013</b:Tag>
    <b:Author>
      <b:Author>
        <b:NameList>
          <b:Person>
            <b:Last>Bellemare</b:Last>
            <b:Middle>G.</b:Middle>
            <b:First>M.</b:First>
          </b:Person>
          <b:Person>
            <b:Last>Naddaf</b:Last>
            <b:First>Y.</b:First>
          </b:Person>
          <b:Person>
            <b:Last>Veness</b:Last>
            <b:First>J.</b:First>
          </b:Person>
          <b:Person>
            <b:Last>Bowling</b:Last>
            <b:First>M.</b:First>
          </b:Person>
        </b:NameList>
      </b:Author>
    </b:Author>
    <b:Pages>253, 279</b:Pages>
    <b:JournalName>Journal of Artificial Intelligence Research</b:JournalName>
    <b:RefOrder>2</b:RefOrder>
  </b:Source>
  <b:Source>
    <b:Year>2016</b:Year>
    <b:BIBTEX_Entry>conference</b:BIBTEX_Entry>
    <b:SourceType>ConferenceProceedings</b:SourceType>
    <b:Title>Asynchronous methods for deep reinforcement learning</b:Title>
    <b:Tag>Mnih2016</b:Tag>
    <b:BookTitle>International Conference on Machine Learning (ICML)</b:BookTitle>
    <b:Author>
      <b:Author>
        <b:NameList>
          <b:Person>
            <b:Last>Mnih</b:Last>
            <b:First>V.</b:First>
          </b:Person>
          <b:Person>
            <b:Last>Badia</b:Last>
            <b:First>A.</b:First>
            <b:Middle>P.</b:Middle>
          </b:Person>
          <b:Person>
            <b:Last>Mirza</b:Last>
            <b:First>M.</b:First>
            <b:Middle>M</b:Middle>
          </b:Person>
          <b:Person>
            <b:First>Grave,</b:First>
            <b:Middle>A.</b:Middle>
          </b:Person>
          <b:Person>
            <b:First>Lillicrap,</b:First>
            <b:Middle>T</b:Middle>
          </b:Person>
          <b:Person>
            <b:First>Harley,</b:First>
            <b:Middle>T.</b:Middle>
          </b:Person>
          <b:Person>
            <b:Last>Kavukcuoglu</b:Last>
            <b:First>K.</b:First>
          </b:Person>
        </b:NameList>
      </b:Author>
    </b:Author>
    <b:Pages>1928, 1937</b:Pages>
    <b:ConferenceName>International Conference on Machine Learning (ICML)</b:ConferenceName>
    <b:Guid>{13A69F7A-905F-4D08-9C2F-5706E5A71D26}</b:Guid>
    <b:RefOrder>1</b:RefOrder>
  </b:Source>
  <b:Source>
    <b:Volume>22</b:Volume>
    <b:BIBTEX_Entry>article</b:BIBTEX_Entry>
    <b:SourceType>JournalArticle</b:SourceType>
    <b:Title>Deep reinforcement learning for dynamic treatment regimes on medical registry data</b:Title>
    <b:Tag>Zhang</b:Tag>
    <b:URL>https://doi.org/10.1109/JBHI.2018.2817565</b:URL>
    <b:DOI>10.1109/JBHI.2018.2817565</b:DOI>
    <b:Author>
      <b:Author>
        <b:NameList>
          <b:Person>
            <b:Last>Zhang</b:Last>
            <b:First>Y.</b:First>
          </b:Person>
          <b:Person>
            <b:Last>Zhou</b:Last>
            <b:First>D.</b:First>
          </b:Person>
        </b:NameList>
      </b:Author>
    </b:Author>
    <b:Pages>1844, 1856</b:Pages>
    <b:JournalName>IEEE Journal of Biomedical and Health Informatics</b:JournalName>
    <b:Number>6</b:Number>
    <b:RefOrder>10</b:RefOrder>
  </b:Source>
  <b:Source>
    <b:Volume>550</b:Volume>
    <b:BIBTEX_Entry>article</b:BIBTEX_Entry>
    <b:SourceType>JournalArticle</b:SourceType>
    <b:Title>Mastering the game of go without human knowledge</b:Title>
    <b:Tag>Silver</b:Tag>
    <b:URL>https://doi.org/10.1038/nature24270</b:URL>
    <b:DOI>10.1038/nature24270</b:DOI>
    <b:Author>
      <b:Author>
        <b:NameList>
          <b:Person>
            <b:Last>Silver</b:Last>
            <b:First>D.</b:First>
          </b:Person>
          <b:Person>
            <b:Last>Schrittwieser</b:Last>
            <b:First>J.</b:First>
          </b:Person>
          <b:Person>
            <b:Last>Simonyan</b:Last>
            <b:First>K.</b:First>
          </b:Person>
          <b:Person>
            <b:Last>Antonoglou</b:Last>
            <b:First>I.</b:First>
          </b:Person>
          <b:Person>
            <b:Last>Huang</b:Last>
            <b:First>A.</b:First>
          </b:Person>
          <b:Person>
            <b:Last>Guez</b:Last>
            <b:First>A.</b:First>
          </b:Person>
          <b:Person>
            <b:Last>Hassabis</b:Last>
            <b:First>D.</b:First>
          </b:Person>
        </b:NameList>
      </b:Author>
    </b:Author>
    <b:Pages>354, 359</b:Pages>
    <b:JournalName>Nature</b:JournalName>
    <b:Number>7676</b:Number>
    <b:RefOrder>5</b:RefOrder>
  </b:Source>
  <b:Source>
    <b:BIBTEX_Entry>electronic</b:BIBTEX_Entry>
    <b:Comments>Retrieved from</b:Comments>
    <b:SourceType>ElectronicSource</b:SourceType>
    <b:Title>OpenAI gym retro</b:Title>
    <b:Tag>OpenAI</b:Tag>
    <b:URL>https://github.com/openai/retro</b:URL>
    <b:Author>
      <b:Author>
        <b:NameList>
          <b:Person>
            <b:Last>OpenAI</b:Last>
          </b:Person>
        </b:NameList>
      </b:Author>
    </b:Author>
    <b:RefOrder>8</b:RefOrder>
  </b:Source>
  <b:Source>
    <b:BIBTEX_Entry>book</b:BIBTEX_Entry>
    <b:SourceType>Book</b:SourceType>
    <b:Title>Deep learning</b:Title>
    <b:Publisher>MIT Press</b:Publisher>
    <b:Tag>Goodfellow</b:Tag>
    <b:Author>
      <b:Author>
        <b:NameList>
          <b:Person>
            <b:Last>Goodfellow</b:Last>
            <b:First>I.</b:First>
          </b:Person>
          <b:Person>
            <b:Last>Bengio</b:Last>
            <b:First>Y.</b:First>
          </b:Person>
          <b:Person>
            <b:Last>Courville</b:Last>
            <b:First>A.</b:First>
          </b:Person>
        </b:NameList>
      </b:Author>
    </b:Author>
    <b:RefOrder>7</b:RefOrder>
  </b:Source>
  <b:Source>
    <b:BIBTEX_Entry>inproceedings</b:BIBTEX_Entry>
    <b:SourceType>ConferenceProceedings</b:SourceType>
    <b:Title>CARLA: An open urban driving simulator</b:Title>
    <b:Tag>Dosovitskiy</b:Tag>
    <b:BookTitle>Proceedings of the 1st annual conference on robot rearning</b:BookTitle>
    <b:Author>
      <b:Author>
        <b:NameList>
          <b:Person>
            <b:Last>Dosovitskiy</b:Last>
            <b:First>A.</b:First>
          </b:Person>
          <b:Person>
            <b:Last>Ros</b:Last>
            <b:First>G.</b:First>
          </b:Person>
          <b:Person>
            <b:Last>Codevilla</b:Last>
            <b:First>F.</b:First>
          </b:Person>
          <b:Person>
            <b:Last>Lopez</b:Last>
            <b:First>A.</b:First>
          </b:Person>
          <b:Person>
            <b:Last>Koltun</b:Last>
            <b:First>V.</b:First>
          </b:Person>
        </b:NameList>
      </b:Author>
    </b:Author>
    <b:Pages>1, 16</b:Pages>
    <b:ConferenceName>Proceedings of the 1st annual conference on robot rearning</b:ConferenceName>
    <b:RefOrder>9</b:RefOrder>
  </b:Source>
  <b:Source>
    <b:Volume>47</b:Volume>
    <b:BIBTEX_Entry>article</b:BIBTEX_Entry>
    <b:Comments>OpenAI Gym. arXiv preprint arXiv:1606.01540.</b:Comments>
    <b:SourceType>JournalArticle</b:SourceType>
    <b:Title>The arcade learning environment: An evaluation platform for general agents</b:Title>
    <b:Tag>Brockman</b:Tag>
    <b:URL>https://doi.org/10.1613/jair.3912</b:URL>
    <b:DOI>10.1613/jair.3912</b:DOI>
    <b:Author>
      <b:Author>
        <b:NameList>
          <b:Person>
            <b:Last>Brockman</b:Last>
            <b:First>G.</b:First>
          </b:Person>
          <b:Person>
            <b:Last>Cheung</b:Last>
            <b:First>V.</b:First>
          </b:Person>
          <b:Person>
            <b:Last>Pettersson</b:Last>
            <b:First>L.</b:First>
          </b:Person>
          <b:Person>
            <b:Last>Schneider</b:Last>
            <b:First>J.</b:First>
          </b:Person>
          <b:Person>
            <b:Last>Schulman</b:Last>
            <b:First>J.</b:First>
          </b:Person>
          <b:Person>
            <b:Last>Tang</b:Last>
            <b:First>J.</b:First>
          </b:Person>
          <b:Person>
            <b:Last>Zaremba</b:Last>
            <b:First>W.</b:First>
          </b:Person>
        </b:NameList>
      </b:Author>
    </b:Author>
    <b:Pages>253, 279</b:Pages>
    <b:JournalName>Journal of Artificial Intelligence Research</b:JournalName>
    <b:Number>1</b:Number>
    <b:RefOrder>6</b:RefOrder>
  </b:Source>
  <b:Source>
    <b:Tag>Yan18</b:Tag>
    <b:SourceType>JournalArticle</b:SourceType>
    <b:Guid>{CBDA1E93-2517-4CB0-B833-0B941160FA01}</b:Guid>
    <b:Title>Reinforcement Learning for Portfolio Management: A Framework and Case Study.</b:Title>
    <b:Year>2018</b:Year>
    <b:Author>
      <b:Author>
        <b:NameList>
          <b:Person>
            <b:Last>Yang</b:Last>
            <b:First>X.</b:First>
          </b:Person>
          <b:Person>
            <b:Last>Zheng</b:Last>
            <b:First>L.</b:First>
          </b:Person>
          <b:Person>
            <b:Last>Zhang</b:Last>
            <b:First>P.</b:First>
          </b:Person>
        </b:NameList>
      </b:Author>
    </b:Author>
    <b:JournalName>IEEE Transactions on Neural Networks and Learning Systems</b:JournalName>
    <b:RefOrder>11</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54F1E418B02FC74BAFB00F06785E7191" ma:contentTypeVersion="11" ma:contentTypeDescription="Create a new document." ma:contentTypeScope="" ma:versionID="98373fc3801652c2607b146b33774d44">
  <xsd:schema xmlns:xsd="http://www.w3.org/2001/XMLSchema" xmlns:xs="http://www.w3.org/2001/XMLSchema" xmlns:p="http://schemas.microsoft.com/office/2006/metadata/properties" xmlns:ns2="5cac1967-dd4a-4e16-9d32-af0b3f9f0fa5" xmlns:ns3="8428d14a-6ee5-4069-bed7-faac44f3981b" targetNamespace="http://schemas.microsoft.com/office/2006/metadata/properties" ma:root="true" ma:fieldsID="ab7c8a8c3ffc30017bfeda336b6a36b2" ns2:_="" ns3:_="">
    <xsd:import namespace="5cac1967-dd4a-4e16-9d32-af0b3f9f0fa5"/>
    <xsd:import namespace="8428d14a-6ee5-4069-bed7-faac44f3981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c1967-dd4a-4e16-9d32-af0b3f9f0fa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9b76470-d72d-46cf-b055-48283b544c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28d14a-6ee5-4069-bed7-faac44f3981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9af9ed7-be5f-4e74-9a12-86f30f8d27c5}" ma:internalName="TaxCatchAll" ma:showField="CatchAllData" ma:web="8428d14a-6ee5-4069-bed7-faac44f398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8428d14a-6ee5-4069-bed7-faac44f3981b" xsi:nil="true"/>
    <lcf76f155ced4ddcb4097134ff3c332f xmlns="5cac1967-dd4a-4e16-9d32-af0b3f9f0fa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457AAC7-9E87-4555-93D5-AE50678CCF82}">
  <ds:schemaRefs>
    <ds:schemaRef ds:uri="http://schemas.microsoft.com/sharepoint/v3/contenttype/forms"/>
  </ds:schemaRefs>
</ds:datastoreItem>
</file>

<file path=customXml/itemProps2.xml><?xml version="1.0" encoding="utf-8"?>
<ds:datastoreItem xmlns:ds="http://schemas.openxmlformats.org/officeDocument/2006/customXml" ds:itemID="{8BBA0859-7555-4554-AA03-3662FE324FCB}">
  <ds:schemaRefs>
    <ds:schemaRef ds:uri="http://schemas.openxmlformats.org/officeDocument/2006/bibliography"/>
  </ds:schemaRefs>
</ds:datastoreItem>
</file>

<file path=customXml/itemProps3.xml><?xml version="1.0" encoding="utf-8"?>
<ds:datastoreItem xmlns:ds="http://schemas.openxmlformats.org/officeDocument/2006/customXml" ds:itemID="{CFEDDDCA-7699-44CC-80AC-77E3C6FABE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ac1967-dd4a-4e16-9d32-af0b3f9f0fa5"/>
    <ds:schemaRef ds:uri="8428d14a-6ee5-4069-bed7-faac44f39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870011E-0B13-4DB0-A1F0-6B8F864CF772}">
  <ds:schemaRefs>
    <ds:schemaRef ds:uri="http://schemas.microsoft.com/office/2006/metadata/properties"/>
    <ds:schemaRef ds:uri="http://schemas.microsoft.com/office/infopath/2007/PartnerControls"/>
    <ds:schemaRef ds:uri="8428d14a-6ee5-4069-bed7-faac44f3981b"/>
    <ds:schemaRef ds:uri="5cac1967-dd4a-4e16-9d32-af0b3f9f0fa5"/>
  </ds:schemaRefs>
</ds:datastoreItem>
</file>

<file path=docProps/app.xml><?xml version="1.0" encoding="utf-8"?>
<Properties xmlns="http://schemas.openxmlformats.org/officeDocument/2006/extended-properties" xmlns:vt="http://schemas.openxmlformats.org/officeDocument/2006/docPropsVTypes">
  <Template>Chapter Template</Template>
  <TotalTime>4</TotalTime>
  <Pages>16</Pages>
  <Words>4503</Words>
  <Characters>29048</Characters>
  <Application>Microsoft Office Word</Application>
  <DocSecurity>2</DocSecurity>
  <Lines>631</Lines>
  <Paragraphs>335</Paragraphs>
  <ScaleCrop>false</ScaleCrop>
  <HeadingPairs>
    <vt:vector size="2" baseType="variant">
      <vt:variant>
        <vt:lpstr>Title</vt:lpstr>
      </vt:variant>
      <vt:variant>
        <vt:i4>1</vt:i4>
      </vt:variant>
    </vt:vector>
  </HeadingPairs>
  <TitlesOfParts>
    <vt:vector size="1" baseType="lpstr">
      <vt:lpstr>Hugging Face Diffusers - Chapter 11</vt:lpstr>
    </vt:vector>
  </TitlesOfParts>
  <Manager/>
  <Company>DOI: 10.22541/au.173627636.61870951/v1</Company>
  <LinksUpToDate>false</LinksUpToDate>
  <CharactersWithSpaces>33216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Hugging Face Diffusers - Chapter 11</dc:title>
  <dc:subject/>
  <dc:creator>Paulo H. Leocadio | https://orcid.org/0000-0002-4992-4541</dc:creator>
  <cp:keywords/>
  <dc:description/>
  <cp:lastModifiedBy>Srishti</cp:lastModifiedBy>
  <cp:revision>5</cp:revision>
  <dcterms:created xsi:type="dcterms:W3CDTF">2025-11-06T04:48:00Z</dcterms:created>
  <dcterms:modified xsi:type="dcterms:W3CDTF">2025-11-06T06:01:00Z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0x01010054F1E418B02FC74BAFB00F06785E7191</vt:lpwstr>
  </property>
  <property fmtid="{D5CDD505-2E9C-101B-9397-08002B2CF9AE}" pid="3" name="MediaServiceImageTags">
    <vt:lpwstr/>
  </property>
  <property fmtid="{D5CDD505-2E9C-101B-9397-08002B2CF9AE}" pid="4" name="Early Access">
    <vt:bool>false</vt:bool>
  </property>
  <property fmtid="{D5CDD505-2E9C-101B-9397-08002B2CF9AE}" pid="5" name="NameoftheTR">
    <vt:lpwstr/>
  </property>
  <property fmtid="{D5CDD505-2E9C-101B-9397-08002B2CF9AE}" pid="6" name="DaysAllocated">
    <vt:r8>1</vt:r8>
  </property>
  <property fmtid="{D5CDD505-2E9C-101B-9397-08002B2CF9AE}" pid="7" name="Order">
    <vt:r8>1893000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79cf440a-fccb-44cb-8be0-1bd0540ba978</vt:lpwstr>
  </property>
</Properties>
</file>