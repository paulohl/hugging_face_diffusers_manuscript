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604F82" w14:textId="1D50B4A8" w:rsidR="006E4B28" w:rsidRDefault="008E678F" w:rsidP="001617CE">
      <w:pPr>
        <w:pStyle w:val="ChapterTitleNumberBPBHEB"/>
      </w:pPr>
      <w:r w:rsidRPr="008E678F">
        <w:rPr>
          <w:rFonts w:asciiTheme="minorHAnsi" w:eastAsiaTheme="minorHAnsi" w:hAnsiTheme="minorHAnsi" w:cstheme="minorBidi"/>
          <w:noProof/>
          <w:sz w:val="22"/>
          <w:szCs w:val="22"/>
        </w:rPr>
        <mc:AlternateContent>
          <mc:Choice Requires="wps">
            <w:drawing>
              <wp:anchor distT="0" distB="0" distL="114300" distR="114300" simplePos="0" relativeHeight="251658240" behindDoc="0" locked="0" layoutInCell="1" allowOverlap="1" wp14:anchorId="7026EC5D" wp14:editId="6A4A694D">
                <wp:simplePos x="0" y="0"/>
                <wp:positionH relativeFrom="column">
                  <wp:posOffset>-970059</wp:posOffset>
                </wp:positionH>
                <wp:positionV relativeFrom="paragraph">
                  <wp:posOffset>-1113182</wp:posOffset>
                </wp:positionV>
                <wp:extent cx="1828800" cy="1828800"/>
                <wp:effectExtent l="0" t="0" r="0" b="0"/>
                <wp:wrapNone/>
                <wp:docPr id="14353189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C8B9EA6" w14:textId="77777777" w:rsidR="008E678F" w:rsidRPr="006E3C80" w:rsidRDefault="008E678F" w:rsidP="008E678F">
                            <w:pPr>
                              <w:pStyle w:val="H1-Chapter"/>
                              <w:jc w:val="center"/>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Target: 25 pages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svg="http://schemas.microsoft.com/office/drawing/2016/SVG/main" xmlns:a14="http://schemas.microsoft.com/office/drawing/2010/main" xmlns:arto="http://schemas.microsoft.com/office/word/2006/arto">
            <w:pict w14:anchorId="34ACC482">
              <v:shapetype id="_x0000_t202" coordsize="21600,21600" o:spt="202" path="m,l,21600r21600,l21600,xe" w14:anchorId="7026EC5D">
                <v:stroke joinstyle="miter"/>
                <v:path gradientshapeok="t" o:connecttype="rect"/>
              </v:shapetype>
              <v:shape id="Text Box 1" style="position:absolute;left:0;text-align:left;margin-left:-76.4pt;margin-top:-87.65pt;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spid="_x0000_s1026" filled="f" stroked="f" type="#_x0000_t202"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">
                <v:textbox style="mso-fit-shape-to-text:t">
                  <w:txbxContent>
                    <w:p w:rsidRPr="006E3C80" w:rsidR="008E678F" w:rsidP="008E678F" w:rsidRDefault="008E678F" w14:paraId="3B6FC518" w14:textId="77777777">
                      <w:pPr>
                        <w:pStyle w:val="H1-Chapter"/>
                        <w:jc w:val="center"/>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Target: 25 pages</w:t>
                      </w:r>
                    </w:p>
                  </w:txbxContent>
                </v:textbox>
              </v:shape>
            </w:pict>
          </mc:Fallback>
        </mc:AlternateContent>
      </w:r>
      <w:r w:rsidR="007157CF">
        <w:t xml:space="preserve">Chapter </w:t>
      </w:r>
      <w:r w:rsidR="00AD60CD">
        <w:t>3</w:t>
      </w:r>
    </w:p>
    <w:p w14:paraId="46CCC6FA" w14:textId="334E0D48" w:rsidR="00A55F8D" w:rsidRDefault="0073268E" w:rsidP="001617CE">
      <w:pPr>
        <w:pStyle w:val="ChapterTitleBPBHEB"/>
      </w:pPr>
      <w:r w:rsidRPr="0073268E">
        <w:t>Advanced Generative Tasks with Hugging Face Diffusion</w:t>
      </w:r>
    </w:p>
    <w:p w14:paraId="0965A6FC" w14:textId="77777777" w:rsidR="00163301" w:rsidRDefault="00163301" w:rsidP="001617CE">
      <w:pPr>
        <w:pStyle w:val="NormalBPBHEB"/>
      </w:pPr>
    </w:p>
    <w:p w14:paraId="170EF5CE" w14:textId="3ECE0D7A" w:rsidR="006E4B28" w:rsidRDefault="006E4B28" w:rsidP="001617CE">
      <w:pPr>
        <w:pStyle w:val="Heading1BPBHEB"/>
      </w:pPr>
      <w:r>
        <w:t>Introduction</w:t>
      </w:r>
    </w:p>
    <w:p w14:paraId="03E907DC" w14:textId="1BB2024D" w:rsidR="0018435F" w:rsidRDefault="00627368" w:rsidP="006E4B28">
      <w:pPr>
        <w:pStyle w:val="NormalBPBHEB"/>
      </w:pPr>
      <w:r>
        <w:t xml:space="preserve">In this chapter, we examine the advanced generative abilities of the Hugging Face Diffusion library. These abilities transform content creation for text, images, and videos, offering practical use cases and innovative opportunities. The chapter </w:t>
      </w:r>
      <w:r w:rsidR="008748C2">
        <w:t>provides</w:t>
      </w:r>
      <w:r w:rsidR="009404AA">
        <w:t xml:space="preserve"> clear insights into utilizing cutting-edge models, such as GPT, for text generation and more complex tasks, including</w:t>
      </w:r>
      <w:r>
        <w:t xml:space="preserve"> image-to-video creation and depth-to-image translation. By the end, you will know how to use these tools to improve multimedia production and expand your skills in advanced AI workflows.</w:t>
      </w:r>
    </w:p>
    <w:p w14:paraId="6BC6B1E6" w14:textId="77777777" w:rsidR="006E4B28" w:rsidRDefault="006E4B28" w:rsidP="006E4B28">
      <w:pPr>
        <w:pStyle w:val="NormalBPBHEB"/>
      </w:pPr>
    </w:p>
    <w:p w14:paraId="0733E129" w14:textId="44ABE5E9" w:rsidR="006E4B28" w:rsidRPr="0018435F" w:rsidRDefault="006E4B28" w:rsidP="001617CE">
      <w:pPr>
        <w:pStyle w:val="Heading1BPBHEB"/>
      </w:pPr>
      <w:r>
        <w:t>Structure</w:t>
      </w:r>
    </w:p>
    <w:p w14:paraId="353CDA6B" w14:textId="77777777" w:rsidR="004F4F28" w:rsidRPr="004F4F28" w:rsidRDefault="004F4F28" w:rsidP="001617CE">
      <w:pPr>
        <w:pStyle w:val="NormalBPBHEB"/>
      </w:pPr>
      <w:commentRangeStart w:id="0"/>
      <w:commentRangeStart w:id="1"/>
      <w:commentRangeStart w:id="2"/>
      <w:r w:rsidRPr="004F4F28">
        <w:t>In this chapter, we will cover the following topics:</w:t>
      </w:r>
      <w:commentRangeEnd w:id="0"/>
      <w:r w:rsidRPr="004F4F28">
        <w:commentReference w:id="0"/>
      </w:r>
      <w:commentRangeEnd w:id="1"/>
      <w:r w:rsidRPr="004F4F28">
        <w:commentReference w:id="1"/>
      </w:r>
      <w:commentRangeEnd w:id="2"/>
      <w:r w:rsidRPr="004F4F28">
        <w:commentReference w:id="2"/>
      </w:r>
    </w:p>
    <w:p w14:paraId="0A31B8FF" w14:textId="77777777" w:rsidR="006E4B28" w:rsidRDefault="006E4B28" w:rsidP="006E4B28">
      <w:pPr>
        <w:pStyle w:val="NormalBPBHEB"/>
        <w:numPr>
          <w:ilvl w:val="0"/>
          <w:numId w:val="25"/>
        </w:numPr>
      </w:pPr>
      <w:r>
        <w:t>Fundamentals of advanced generative models</w:t>
      </w:r>
    </w:p>
    <w:p w14:paraId="7EE11B57" w14:textId="3E2E1D95" w:rsidR="00953A3B" w:rsidRPr="00953A3B" w:rsidRDefault="00953A3B" w:rsidP="001617CE">
      <w:pPr>
        <w:pStyle w:val="NormalBPBHEB"/>
        <w:numPr>
          <w:ilvl w:val="0"/>
          <w:numId w:val="25"/>
        </w:numPr>
      </w:pPr>
      <w:r w:rsidRPr="00953A3B">
        <w:t xml:space="preserve">Overview of </w:t>
      </w:r>
      <w:r w:rsidR="006E4B28" w:rsidRPr="00953A3B">
        <w:t xml:space="preserve">text generation </w:t>
      </w:r>
    </w:p>
    <w:p w14:paraId="1CE2CA59" w14:textId="639C11EB" w:rsidR="00953A3B" w:rsidRPr="00953A3B" w:rsidRDefault="006E4B28" w:rsidP="001617CE">
      <w:pPr>
        <w:pStyle w:val="NormalBPBHEB"/>
        <w:numPr>
          <w:ilvl w:val="0"/>
          <w:numId w:val="25"/>
        </w:numPr>
      </w:pPr>
      <w:r w:rsidRPr="00953A3B">
        <w:t>Overview of autoregressive models</w:t>
      </w:r>
    </w:p>
    <w:p w14:paraId="437987FB" w14:textId="51F5B707" w:rsidR="00953A3B" w:rsidRPr="00953A3B" w:rsidRDefault="00953A3B" w:rsidP="001617CE">
      <w:pPr>
        <w:pStyle w:val="NormalBPBHEB"/>
        <w:numPr>
          <w:ilvl w:val="0"/>
          <w:numId w:val="25"/>
        </w:numPr>
      </w:pPr>
      <w:r w:rsidRPr="00953A3B">
        <w:t xml:space="preserve">Fine-tuning GPT for </w:t>
      </w:r>
      <w:r w:rsidR="006E4B28" w:rsidRPr="00953A3B">
        <w:t xml:space="preserve">text generation </w:t>
      </w:r>
    </w:p>
    <w:p w14:paraId="669E8C4A" w14:textId="14916197" w:rsidR="00953A3B" w:rsidRDefault="006E4B28" w:rsidP="006E4B28">
      <w:pPr>
        <w:pStyle w:val="NormalBPBHEB"/>
        <w:numPr>
          <w:ilvl w:val="0"/>
          <w:numId w:val="25"/>
        </w:numPr>
      </w:pPr>
      <w:r>
        <w:t>Text generation applications</w:t>
      </w:r>
    </w:p>
    <w:p w14:paraId="6E0C51B7" w14:textId="77777777" w:rsidR="006E4B28" w:rsidRDefault="006E4B28" w:rsidP="001617CE">
      <w:pPr>
        <w:pStyle w:val="NormalBPBHEB"/>
      </w:pPr>
    </w:p>
    <w:p w14:paraId="41D8AEC0" w14:textId="58587B45" w:rsidR="00EF6DFC" w:rsidRPr="00EF6DFC" w:rsidRDefault="00EF6DFC" w:rsidP="001617CE">
      <w:pPr>
        <w:pStyle w:val="Heading1BPBHEB"/>
      </w:pPr>
      <w:r w:rsidRPr="00EF6DFC">
        <w:t>Objectives</w:t>
      </w:r>
    </w:p>
    <w:p w14:paraId="30B4E361" w14:textId="1A4DFF5F" w:rsidR="00EF6DFC" w:rsidRDefault="001D5C59" w:rsidP="000F7F18">
      <w:pPr>
        <w:pStyle w:val="NormalBPBHEB"/>
      </w:pPr>
      <w:r w:rsidRPr="001D5C59">
        <w:t xml:space="preserve">By the end of Chapter 3, readers will have a comprehensive understanding of advanced generative models and their role in producing text, images, and videos. They will explore how autoregressive architectures such as GPT generate coherent and contextually appropriate content through structured pipelines that include input preprocessing, model inference, and output postprocessing. Readers will apply practical text generation techniques using pre-trained models like GPT-2, customize generative outputs through prompt engineering, and recognize key applications such as chatbots, automated content creation, and creative writing. Additionally, they will acquire the skills to fine-tune generative models for domain-specific tasks by preparing datasets, configuring training parameters, and optimizing model performance through hyperparameter tuning. The chapter also delves into emerging innovations in media creation, including image-to-video generation and depth-to-image synthesis, emphasizing the potential for blending text and visuals into compelling multimedia experiences. Readers will learn to deploy fine-tuned models using frameworks such as </w:t>
      </w:r>
      <w:r w:rsidRPr="000F7F18">
        <w:rPr>
          <w:rStyle w:val="ScreenTextBPBHEB"/>
        </w:rPr>
        <w:t>FastAPI</w:t>
      </w:r>
      <w:r w:rsidRPr="001D5C59">
        <w:t xml:space="preserve"> and to implement monitoring strategies with tools like Prometheus and Grafana, ensuring scalable, production-ready workflows. Through hands-on exercises, they will synthesize these skills by building, deploying, and evaluating generative models in practical environments, thus strengthening their problem-solving capabilities and advancing their technical fluency in real-world AI development.</w:t>
      </w:r>
    </w:p>
    <w:p w14:paraId="4EEAE604" w14:textId="77777777" w:rsidR="00B17AB1" w:rsidRDefault="00B17AB1" w:rsidP="000F7F18">
      <w:pPr>
        <w:pStyle w:val="NormalBPBHEB"/>
      </w:pPr>
    </w:p>
    <w:p w14:paraId="6C208C9B" w14:textId="77777777" w:rsidR="00B17AB1" w:rsidRPr="00EF6DFC" w:rsidRDefault="00B17AB1" w:rsidP="000F7F18">
      <w:pPr>
        <w:pStyle w:val="NormalBPBHEB"/>
      </w:pPr>
    </w:p>
    <w:p w14:paraId="52457A89" w14:textId="0A01E041" w:rsidR="0072230D" w:rsidRPr="0072230D" w:rsidRDefault="0072230D" w:rsidP="001617CE">
      <w:pPr>
        <w:pStyle w:val="Heading1BPBHEB"/>
      </w:pPr>
      <w:r w:rsidRPr="0072230D">
        <w:t xml:space="preserve">Fundamentals of </w:t>
      </w:r>
      <w:r w:rsidR="006E4B28">
        <w:t>A</w:t>
      </w:r>
      <w:r w:rsidR="006E4B28" w:rsidRPr="0072230D">
        <w:t xml:space="preserve">dvanced </w:t>
      </w:r>
      <w:r w:rsidR="001C64E8">
        <w:t>Generative Models</w:t>
      </w:r>
    </w:p>
    <w:p w14:paraId="4E7AC9B6" w14:textId="715D5C4E" w:rsidR="0072230D" w:rsidRPr="0072230D" w:rsidRDefault="00280E7B" w:rsidP="001617CE">
      <w:pPr>
        <w:pStyle w:val="NormalBPBHEB"/>
      </w:pPr>
      <w:r>
        <w:t xml:space="preserve">Generative models have </w:t>
      </w:r>
      <w:r w:rsidR="001E5023">
        <w:t>revolutionized content creation by enabling the automation and creativity required to produce</w:t>
      </w:r>
      <w:r>
        <w:t xml:space="preserve"> text, images, and multimedia. This section explains the key technologies and concepts behind these models, highlighting their impactful role in AI-driven content generation.</w:t>
      </w:r>
    </w:p>
    <w:p w14:paraId="00F28B80" w14:textId="77777777" w:rsidR="0072230D" w:rsidRPr="00953A3B" w:rsidRDefault="0072230D" w:rsidP="001617CE">
      <w:pPr>
        <w:pStyle w:val="NormalBPBHEB"/>
      </w:pPr>
    </w:p>
    <w:p w14:paraId="07F371DC" w14:textId="7EC115E6" w:rsidR="009167EF" w:rsidRPr="009167EF" w:rsidRDefault="009167EF" w:rsidP="001617CE">
      <w:pPr>
        <w:pStyle w:val="Heading1BPBHEB"/>
      </w:pPr>
      <w:r w:rsidRPr="009167EF">
        <w:t xml:space="preserve">Overview of </w:t>
      </w:r>
      <w:r w:rsidR="006E4B28" w:rsidRPr="009167EF">
        <w:t>text generation</w:t>
      </w:r>
    </w:p>
    <w:p w14:paraId="476556A9" w14:textId="70B9154B" w:rsidR="009167EF" w:rsidRDefault="009167EF" w:rsidP="006E4B28">
      <w:pPr>
        <w:pStyle w:val="NormalBPBHEB"/>
      </w:pPr>
      <w:r w:rsidRPr="009167EF">
        <w:t xml:space="preserve">Text generation, a </w:t>
      </w:r>
      <w:r w:rsidR="008D0481">
        <w:t>basis</w:t>
      </w:r>
      <w:r w:rsidRPr="009167EF">
        <w:t xml:space="preserve"> of modern </w:t>
      </w:r>
      <w:r w:rsidRPr="001617CE">
        <w:rPr>
          <w:b/>
          <w:bCs/>
        </w:rPr>
        <w:t>natural language processing</w:t>
      </w:r>
      <w:r w:rsidRPr="009167EF">
        <w:t xml:space="preserve"> (</w:t>
      </w:r>
      <w:r w:rsidRPr="001617CE">
        <w:rPr>
          <w:b/>
          <w:bCs/>
        </w:rPr>
        <w:t>NLP</w:t>
      </w:r>
      <w:r w:rsidRPr="009167EF">
        <w:t>), involves the automated creation of textual content through models that can mimic language patterns, understand context, and generate coherent and contextually relevant text. This section explores the foundations and applications of text generation using the Hugging Face Diffusion library, particularly focusing on advanced tasks like text-to-video and depth-to-image synthesis</w:t>
      </w:r>
      <w:sdt>
        <w:sdtPr>
          <w:id w:val="525226659"/>
          <w:citation/>
        </w:sdtPr>
        <w:sdtEndPr>
          <w:rPr>
            <w:vertAlign w:val="superscript"/>
          </w:rPr>
        </w:sdtEndPr>
        <w:sdtContent>
          <w:r w:rsidR="00B75C43" w:rsidRPr="001617CE">
            <w:rPr>
              <w:vertAlign w:val="superscript"/>
            </w:rPr>
            <w:fldChar w:fldCharType="begin"/>
          </w:r>
          <w:r w:rsidR="00B75C43" w:rsidRPr="001617CE">
            <w:rPr>
              <w:vertAlign w:val="superscript"/>
            </w:rPr>
            <w:instrText xml:space="preserve"> CITATION Goo16 \l 1033 </w:instrText>
          </w:r>
          <w:r w:rsidR="00B75C43" w:rsidRPr="001617CE">
            <w:rPr>
              <w:vertAlign w:val="superscript"/>
            </w:rPr>
            <w:fldChar w:fldCharType="separate"/>
          </w:r>
          <w:r w:rsidR="00CB6C5C" w:rsidRPr="001617CE">
            <w:rPr>
              <w:vertAlign w:val="superscript"/>
            </w:rPr>
            <w:t>[1]</w:t>
          </w:r>
          <w:r w:rsidR="00B75C43" w:rsidRPr="001617CE">
            <w:rPr>
              <w:vertAlign w:val="superscript"/>
            </w:rPr>
            <w:fldChar w:fldCharType="end"/>
          </w:r>
        </w:sdtContent>
      </w:sdt>
      <w:r w:rsidR="00507C4F" w:rsidRPr="001617CE">
        <w:rPr>
          <w:vertAlign w:val="superscript"/>
        </w:rPr>
        <w:t>;</w:t>
      </w:r>
      <w:r w:rsidR="00B75C43" w:rsidRPr="001617CE">
        <w:rPr>
          <w:vertAlign w:val="superscript"/>
        </w:rPr>
        <w:t xml:space="preserve"> </w:t>
      </w:r>
      <w:sdt>
        <w:sdtPr>
          <w:rPr>
            <w:vertAlign w:val="superscript"/>
          </w:rPr>
          <w:id w:val="1318998481"/>
          <w:citation/>
        </w:sdtPr>
        <w:sdtContent>
          <w:r w:rsidR="00B75C43" w:rsidRPr="001617CE">
            <w:rPr>
              <w:vertAlign w:val="superscript"/>
            </w:rPr>
            <w:fldChar w:fldCharType="begin"/>
          </w:r>
          <w:r w:rsidR="00B75C43" w:rsidRPr="001617CE">
            <w:rPr>
              <w:vertAlign w:val="superscript"/>
            </w:rPr>
            <w:instrText xml:space="preserve"> CITATION Rad19 \l 1033 </w:instrText>
          </w:r>
          <w:r w:rsidR="00B75C43" w:rsidRPr="001617CE">
            <w:rPr>
              <w:vertAlign w:val="superscript"/>
            </w:rPr>
            <w:fldChar w:fldCharType="separate"/>
          </w:r>
          <w:r w:rsidR="00CB6C5C" w:rsidRPr="001617CE">
            <w:rPr>
              <w:vertAlign w:val="superscript"/>
            </w:rPr>
            <w:t>[2]</w:t>
          </w:r>
          <w:r w:rsidR="00B75C43" w:rsidRPr="001617CE">
            <w:rPr>
              <w:vertAlign w:val="superscript"/>
            </w:rPr>
            <w:fldChar w:fldCharType="end"/>
          </w:r>
        </w:sdtContent>
      </w:sdt>
      <w:r w:rsidRPr="009167EF">
        <w:t>.</w:t>
      </w:r>
    </w:p>
    <w:p w14:paraId="39B5D39B" w14:textId="77777777" w:rsidR="006E4B28" w:rsidRPr="009167EF" w:rsidRDefault="006E4B28" w:rsidP="001617CE">
      <w:pPr>
        <w:pStyle w:val="NormalBPBHEB"/>
      </w:pPr>
    </w:p>
    <w:p w14:paraId="15BA7B6C" w14:textId="7529BF56" w:rsidR="009167EF" w:rsidRPr="009167EF" w:rsidRDefault="009167EF" w:rsidP="001617CE">
      <w:pPr>
        <w:pStyle w:val="Heading2BPBHEB"/>
      </w:pPr>
      <w:r w:rsidRPr="009167EF">
        <w:t xml:space="preserve">Foundations of </w:t>
      </w:r>
      <w:r w:rsidR="006E4B28" w:rsidRPr="009167EF">
        <w:t>text generation</w:t>
      </w:r>
    </w:p>
    <w:p w14:paraId="2E1D9289" w14:textId="23BA688A" w:rsidR="009167EF" w:rsidRDefault="00567B16" w:rsidP="006E4B28">
      <w:pPr>
        <w:pStyle w:val="NormalBPBHEB"/>
      </w:pPr>
      <w:r>
        <w:t xml:space="preserve">The field of text generation </w:t>
      </w:r>
      <w:r w:rsidR="00507C4F">
        <w:t>utilizes deep learning models to generate text that mimics</w:t>
      </w:r>
      <w:r>
        <w:t xml:space="preserve"> human-like writing. Central to these advances are autoregressive models</w:t>
      </w:r>
      <w:r w:rsidR="00A87C39">
        <w:t xml:space="preserve">, such as the </w:t>
      </w:r>
      <w:r w:rsidR="00A87C39" w:rsidRPr="001617CE">
        <w:rPr>
          <w:b/>
          <w:bCs/>
        </w:rPr>
        <w:t>Generative Pre-trained Transformer</w:t>
      </w:r>
      <w:r w:rsidR="00A87C39">
        <w:t xml:space="preserve"> (</w:t>
      </w:r>
      <w:r w:rsidR="00A87C39" w:rsidRPr="001617CE">
        <w:rPr>
          <w:b/>
          <w:bCs/>
        </w:rPr>
        <w:t>GPT</w:t>
      </w:r>
      <w:r w:rsidR="00A87C39">
        <w:t xml:space="preserve">) series, which predict the </w:t>
      </w:r>
      <w:r w:rsidR="00CB6C5C">
        <w:t xml:space="preserve">following </w:t>
      </w:r>
      <w:r w:rsidR="00A87C39">
        <w:t>words based on earlier text, enabling the creation of sentences and paragraphs in a context-aware manner</w:t>
      </w:r>
      <w:r>
        <w:t>.</w:t>
      </w:r>
    </w:p>
    <w:p w14:paraId="33C036AE" w14:textId="4FFBAA68" w:rsidR="006E4B28" w:rsidRDefault="006E4B28" w:rsidP="001617CE">
      <w:pPr>
        <w:pStyle w:val="NormalBPBHEB"/>
      </w:pPr>
      <w:commentRangeStart w:id="3"/>
      <w:commentRangeStart w:id="4"/>
      <w:commentRangeEnd w:id="3"/>
      <w:r>
        <w:rPr>
          <w:rStyle w:val="CommentReference"/>
          <w:rFonts w:ascii="Arial" w:eastAsia="Arial" w:hAnsi="Arial" w:cs="Arial"/>
        </w:rPr>
        <w:commentReference w:id="3"/>
      </w:r>
      <w:commentRangeEnd w:id="4"/>
      <w:r w:rsidR="008A7A8D">
        <w:rPr>
          <w:rStyle w:val="CommentReference"/>
          <w:rFonts w:ascii="Calibri" w:eastAsia="Calibri" w:hAnsi="Calibri" w:cs="Calibri"/>
        </w:rPr>
        <w:commentReference w:id="4"/>
      </w:r>
      <w:r w:rsidR="00AE31FB" w:rsidRPr="00AE31FB">
        <w:t>Two core components define how text generation systems operate at scale: the underlying model architecture that enables coherent output, and the sequential pipeline that governs how input is processed and transformed into natural language.</w:t>
      </w:r>
    </w:p>
    <w:p w14:paraId="16BBF67F" w14:textId="2BE9FB94" w:rsidR="00917FF4" w:rsidRDefault="00D26166" w:rsidP="001617CE">
      <w:pPr>
        <w:pStyle w:val="NormalBPBHEB"/>
        <w:numPr>
          <w:ilvl w:val="0"/>
          <w:numId w:val="26"/>
        </w:numPr>
      </w:pPr>
      <w:r>
        <w:rPr>
          <w:b/>
          <w:bCs/>
        </w:rPr>
        <w:t xml:space="preserve">Autoregressive </w:t>
      </w:r>
      <w:r w:rsidR="006E4B28">
        <w:rPr>
          <w:b/>
          <w:bCs/>
        </w:rPr>
        <w:t>models</w:t>
      </w:r>
      <w:r w:rsidRPr="00A87C39">
        <w:t>: Models such as GPT rely on the transformer architecture, which uses self-attention mechanisms to weigh the importance of different words in a sequence regardless of their position</w:t>
      </w:r>
      <w:sdt>
        <w:sdtPr>
          <w:rPr>
            <w:vertAlign w:val="superscript"/>
          </w:rPr>
          <w:id w:val="1353923328"/>
          <w:citation/>
        </w:sdtPr>
        <w:sdtContent>
          <w:r w:rsidRPr="001617CE">
            <w:rPr>
              <w:vertAlign w:val="superscript"/>
            </w:rPr>
            <w:fldChar w:fldCharType="begin"/>
          </w:r>
          <w:r w:rsidRPr="001617CE">
            <w:rPr>
              <w:vertAlign w:val="superscript"/>
            </w:rPr>
            <w:instrText xml:space="preserve">CITATION Vas17 \l 1033 </w:instrText>
          </w:r>
          <w:r w:rsidRPr="001617CE">
            <w:rPr>
              <w:vertAlign w:val="superscript"/>
            </w:rPr>
            <w:fldChar w:fldCharType="separate"/>
          </w:r>
          <w:r w:rsidR="00CB6C5C" w:rsidRPr="001617CE">
            <w:rPr>
              <w:vertAlign w:val="superscript"/>
            </w:rPr>
            <w:t>[3]</w:t>
          </w:r>
          <w:r w:rsidRPr="001617CE">
            <w:rPr>
              <w:vertAlign w:val="superscript"/>
            </w:rPr>
            <w:fldChar w:fldCharType="end"/>
          </w:r>
        </w:sdtContent>
      </w:sdt>
      <w:r w:rsidRPr="007157CF">
        <w:t>.</w:t>
      </w:r>
      <w:r>
        <w:t xml:space="preserve"> </w:t>
      </w:r>
      <w:r w:rsidRPr="00A87C39">
        <w:t>This enables the generation of text that is not only grammatically correct but also contextually appropriate for the specific scenario.</w:t>
      </w:r>
    </w:p>
    <w:p w14:paraId="79D94021" w14:textId="06C217EC" w:rsidR="005D5470" w:rsidRPr="007157CF" w:rsidRDefault="00917FF4" w:rsidP="001617CE">
      <w:pPr>
        <w:pStyle w:val="NormalBPBHEB"/>
        <w:numPr>
          <w:ilvl w:val="0"/>
          <w:numId w:val="26"/>
        </w:numPr>
      </w:pPr>
      <w:r w:rsidRPr="00917FF4">
        <w:rPr>
          <w:b/>
          <w:bCs/>
        </w:rPr>
        <w:t xml:space="preserve">Pipeline </w:t>
      </w:r>
      <w:r w:rsidR="006E4B28">
        <w:rPr>
          <w:b/>
          <w:bCs/>
        </w:rPr>
        <w:t>p</w:t>
      </w:r>
      <w:r w:rsidR="006E4B28" w:rsidRPr="00917FF4">
        <w:rPr>
          <w:b/>
          <w:bCs/>
        </w:rPr>
        <w:t>rocess</w:t>
      </w:r>
      <w:r w:rsidRPr="00917FF4">
        <w:t>: Text generation involves preprocessing input, passing it through a model, and postprocessing the output.</w:t>
      </w:r>
    </w:p>
    <w:p w14:paraId="32D5BB95" w14:textId="2BD1DBF4" w:rsidR="007A6F31" w:rsidRDefault="00CB6C5C" w:rsidP="001617CE">
      <w:pPr>
        <w:pStyle w:val="NormalBPBHEB"/>
      </w:pPr>
      <w:r>
        <w:t xml:space="preserve">The </w:t>
      </w:r>
      <w:r w:rsidR="006E4B28">
        <w:t xml:space="preserve">following figure </w:t>
      </w:r>
      <w:r w:rsidR="00403713">
        <w:t xml:space="preserve">shows </w:t>
      </w:r>
      <w:r w:rsidR="00634DEF">
        <w:t xml:space="preserve">the text generation </w:t>
      </w:r>
      <w:r w:rsidR="00461907" w:rsidRPr="00461907">
        <w:t xml:space="preserve">pipeline </w:t>
      </w:r>
      <w:r w:rsidR="00634DEF">
        <w:t xml:space="preserve">process, </w:t>
      </w:r>
      <w:r w:rsidR="00461907" w:rsidRPr="00461907">
        <w:t>group</w:t>
      </w:r>
      <w:r w:rsidR="00634DEF">
        <w:t>i</w:t>
      </w:r>
      <w:r w:rsidR="00C224E5">
        <w:t>n</w:t>
      </w:r>
      <w:r w:rsidR="00634DEF">
        <w:t>g</w:t>
      </w:r>
      <w:r w:rsidR="00461907" w:rsidRPr="00461907">
        <w:t xml:space="preserve"> together three steps</w:t>
      </w:r>
      <w:r w:rsidR="006E4B28">
        <w:t>, i.e.,</w:t>
      </w:r>
      <w:r w:rsidR="006E4B28" w:rsidRPr="00461907">
        <w:t xml:space="preserve"> </w:t>
      </w:r>
      <w:r w:rsidR="00461907" w:rsidRPr="00461907">
        <w:t>preprocessing, passing the inputs through the model, and postprocessing</w:t>
      </w:r>
      <w:r w:rsidR="006E4B28">
        <w:t>:</w:t>
      </w:r>
    </w:p>
    <w:p w14:paraId="1538E1B1" w14:textId="77777777" w:rsidR="00D40C3B" w:rsidRDefault="007A6F31" w:rsidP="001617CE">
      <w:pPr>
        <w:pStyle w:val="FigureBPB"/>
      </w:pPr>
      <w:r w:rsidRPr="001617CE">
        <w:rPr>
          <w:noProof/>
        </w:rPr>
        <w:drawing>
          <wp:inline distT="0" distB="0" distL="0" distR="0" wp14:anchorId="334D5567" wp14:editId="60BFCA8B">
            <wp:extent cx="5876925" cy="2112576"/>
            <wp:effectExtent l="0" t="0" r="0" b="2540"/>
            <wp:docPr id="1094182444"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82444" name="Graphic 1094182444"/>
                    <pic:cNvPicPr/>
                  </pic:nvPicPr>
                  <pic:blipFill>
                    <a:blip r:embed="rId15">
                      <a:extLst>
                        <a:ext uri="{96DAC541-7B7A-43D3-8B79-37D633B846F1}">
                          <asvg:svgBlip xmlns:asvg="http://schemas.microsoft.com/office/drawing/2016/SVG/main" r:embed="rId16"/>
                        </a:ext>
                      </a:extLst>
                    </a:blip>
                    <a:stretch>
                      <a:fillRect/>
                    </a:stretch>
                  </pic:blipFill>
                  <pic:spPr>
                    <a:xfrm>
                      <a:off x="0" y="0"/>
                      <a:ext cx="5908767" cy="2124022"/>
                    </a:xfrm>
                    <a:prstGeom prst="rect">
                      <a:avLst/>
                    </a:prstGeom>
                  </pic:spPr>
                </pic:pic>
              </a:graphicData>
            </a:graphic>
          </wp:inline>
        </w:drawing>
      </w:r>
    </w:p>
    <w:p w14:paraId="09FBDA29" w14:textId="53245E70" w:rsidR="007A6F31" w:rsidRDefault="00D40C3B" w:rsidP="0021372D">
      <w:pPr>
        <w:pStyle w:val="FigureCaptionBPBHEB"/>
      </w:pPr>
      <w:r w:rsidRPr="001617CE">
        <w:rPr>
          <w:b/>
          <w:bCs w:val="0"/>
        </w:rPr>
        <w:t xml:space="preserve">Figure </w:t>
      </w:r>
      <w:r w:rsidR="0021372D" w:rsidRPr="001617CE">
        <w:rPr>
          <w:b/>
          <w:bCs w:val="0"/>
        </w:rPr>
        <w:t>3.</w:t>
      </w:r>
      <w:r w:rsidRPr="001617CE">
        <w:rPr>
          <w:b/>
          <w:bCs w:val="0"/>
        </w:rPr>
        <w:fldChar w:fldCharType="begin"/>
      </w:r>
      <w:r w:rsidRPr="001617CE">
        <w:rPr>
          <w:b/>
          <w:bCs w:val="0"/>
        </w:rPr>
        <w:instrText xml:space="preserve"> SEQ Figure \* ARABIC </w:instrText>
      </w:r>
      <w:r w:rsidRPr="001617CE">
        <w:rPr>
          <w:b/>
          <w:bCs w:val="0"/>
        </w:rPr>
        <w:fldChar w:fldCharType="separate"/>
      </w:r>
      <w:r w:rsidR="004B749B" w:rsidRPr="001617CE">
        <w:rPr>
          <w:b/>
          <w:bCs w:val="0"/>
        </w:rPr>
        <w:t>1</w:t>
      </w:r>
      <w:r w:rsidRPr="001617CE">
        <w:rPr>
          <w:b/>
          <w:bCs w:val="0"/>
        </w:rPr>
        <w:fldChar w:fldCharType="end"/>
      </w:r>
      <w:r w:rsidR="0021372D">
        <w:t xml:space="preserve">: </w:t>
      </w:r>
      <w:r>
        <w:t>S</w:t>
      </w:r>
      <w:r w:rsidRPr="00955B32">
        <w:t xml:space="preserve">tep-by-step </w:t>
      </w:r>
      <w:r w:rsidR="005D5470">
        <w:t>i</w:t>
      </w:r>
      <w:r w:rsidR="005D5470" w:rsidRPr="00955B32">
        <w:t>llustrat</w:t>
      </w:r>
      <w:r w:rsidR="00EE73D8">
        <w:t xml:space="preserve">ion of the </w:t>
      </w:r>
      <w:r>
        <w:t>text generation pipeline</w:t>
      </w:r>
      <w:r w:rsidR="00EE73D8">
        <w:t xml:space="preserve"> </w:t>
      </w:r>
      <w:r w:rsidR="00EE73D8" w:rsidRPr="00955B32">
        <w:t>process</w:t>
      </w:r>
    </w:p>
    <w:p w14:paraId="1AEEEF94" w14:textId="77777777" w:rsidR="0021372D" w:rsidRDefault="0021372D" w:rsidP="001617CE">
      <w:pPr>
        <w:pStyle w:val="NormalBPBHEB"/>
      </w:pPr>
    </w:p>
    <w:p w14:paraId="1BE0B663" w14:textId="70E12D82" w:rsidR="009167EF" w:rsidRPr="009167EF" w:rsidRDefault="009167EF" w:rsidP="001617CE">
      <w:pPr>
        <w:pStyle w:val="Heading2BPBHEB"/>
      </w:pPr>
      <w:r w:rsidRPr="009167EF">
        <w:t xml:space="preserve">Applications of </w:t>
      </w:r>
      <w:r w:rsidR="0021372D" w:rsidRPr="009167EF">
        <w:t>text generation</w:t>
      </w:r>
    </w:p>
    <w:p w14:paraId="16C1BF58" w14:textId="3547C289" w:rsidR="009167EF" w:rsidRPr="009167EF" w:rsidRDefault="009167EF" w:rsidP="001617CE">
      <w:pPr>
        <w:pStyle w:val="NormalBPBHEB"/>
      </w:pPr>
      <w:r w:rsidRPr="009167EF">
        <w:t>Text generation has a wide array of applications across various domains</w:t>
      </w:r>
      <w:sdt>
        <w:sdtPr>
          <w:rPr>
            <w:vertAlign w:val="superscript"/>
          </w:rPr>
          <w:id w:val="1122340377"/>
          <w:citation/>
        </w:sdtPr>
        <w:sdtContent>
          <w:r w:rsidR="0087489A" w:rsidRPr="001617CE">
            <w:rPr>
              <w:vertAlign w:val="superscript"/>
            </w:rPr>
            <w:fldChar w:fldCharType="begin"/>
          </w:r>
          <w:r w:rsidR="0087489A" w:rsidRPr="001617CE">
            <w:rPr>
              <w:vertAlign w:val="superscript"/>
            </w:rPr>
            <w:instrText xml:space="preserve"> CITATION Goo16 \l 1033 </w:instrText>
          </w:r>
          <w:r w:rsidR="0087489A" w:rsidRPr="001617CE">
            <w:rPr>
              <w:vertAlign w:val="superscript"/>
            </w:rPr>
            <w:fldChar w:fldCharType="separate"/>
          </w:r>
          <w:r w:rsidR="00CB6C5C" w:rsidRPr="001617CE">
            <w:rPr>
              <w:vertAlign w:val="superscript"/>
            </w:rPr>
            <w:t>[1]</w:t>
          </w:r>
          <w:r w:rsidR="0087489A" w:rsidRPr="001617CE">
            <w:rPr>
              <w:vertAlign w:val="superscript"/>
            </w:rPr>
            <w:fldChar w:fldCharType="end"/>
          </w:r>
        </w:sdtContent>
      </w:sdt>
      <w:r w:rsidR="0087489A" w:rsidRPr="001617CE">
        <w:rPr>
          <w:vertAlign w:val="superscript"/>
        </w:rPr>
        <w:t xml:space="preserve"> </w:t>
      </w:r>
      <w:sdt>
        <w:sdtPr>
          <w:rPr>
            <w:vertAlign w:val="superscript"/>
          </w:rPr>
          <w:id w:val="349999823"/>
          <w:citation/>
        </w:sdtPr>
        <w:sdtContent>
          <w:r w:rsidR="0087489A" w:rsidRPr="001617CE">
            <w:rPr>
              <w:vertAlign w:val="superscript"/>
            </w:rPr>
            <w:fldChar w:fldCharType="begin"/>
          </w:r>
          <w:r w:rsidR="0087489A" w:rsidRPr="001617CE">
            <w:rPr>
              <w:vertAlign w:val="superscript"/>
            </w:rPr>
            <w:instrText xml:space="preserve"> CITATION Vas17 \l 1033 </w:instrText>
          </w:r>
          <w:r w:rsidR="0087489A" w:rsidRPr="001617CE">
            <w:rPr>
              <w:vertAlign w:val="superscript"/>
            </w:rPr>
            <w:fldChar w:fldCharType="separate"/>
          </w:r>
          <w:r w:rsidR="00CB6C5C" w:rsidRPr="001617CE">
            <w:rPr>
              <w:vertAlign w:val="superscript"/>
            </w:rPr>
            <w:t>[3]</w:t>
          </w:r>
          <w:r w:rsidR="0087489A" w:rsidRPr="001617CE">
            <w:rPr>
              <w:vertAlign w:val="superscript"/>
            </w:rPr>
            <w:fldChar w:fldCharType="end"/>
          </w:r>
        </w:sdtContent>
      </w:sdt>
      <w:r w:rsidR="0087489A" w:rsidRPr="001617CE">
        <w:rPr>
          <w:vertAlign w:val="superscript"/>
        </w:rPr>
        <w:t xml:space="preserve"> </w:t>
      </w:r>
      <w:sdt>
        <w:sdtPr>
          <w:rPr>
            <w:vertAlign w:val="superscript"/>
          </w:rPr>
          <w:id w:val="-168330649"/>
          <w:citation/>
        </w:sdtPr>
        <w:sdtEndPr>
          <w:rPr>
            <w:vertAlign w:val="baseline"/>
          </w:rPr>
        </w:sdtEndPr>
        <w:sdtContent>
          <w:r w:rsidR="0087489A" w:rsidRPr="001617CE">
            <w:rPr>
              <w:vertAlign w:val="superscript"/>
            </w:rPr>
            <w:fldChar w:fldCharType="begin"/>
          </w:r>
          <w:r w:rsidR="000E3582" w:rsidRPr="001617CE">
            <w:rPr>
              <w:vertAlign w:val="superscript"/>
            </w:rPr>
            <w:instrText xml:space="preserve">CITATION Bro20 \l 1033 </w:instrText>
          </w:r>
          <w:r w:rsidR="0087489A" w:rsidRPr="001617CE">
            <w:rPr>
              <w:vertAlign w:val="superscript"/>
            </w:rPr>
            <w:fldChar w:fldCharType="separate"/>
          </w:r>
          <w:r w:rsidR="00CB6C5C" w:rsidRPr="001617CE">
            <w:rPr>
              <w:vertAlign w:val="superscript"/>
            </w:rPr>
            <w:t>[4]</w:t>
          </w:r>
          <w:r w:rsidR="0087489A" w:rsidRPr="001617CE">
            <w:rPr>
              <w:vertAlign w:val="superscript"/>
            </w:rPr>
            <w:fldChar w:fldCharType="end"/>
          </w:r>
        </w:sdtContent>
      </w:sdt>
      <w:r w:rsidRPr="009167EF">
        <w:t>:</w:t>
      </w:r>
    </w:p>
    <w:p w14:paraId="21D66278" w14:textId="1CFEBF10" w:rsidR="009167EF" w:rsidRPr="009167EF" w:rsidRDefault="009167EF" w:rsidP="001617CE">
      <w:pPr>
        <w:pStyle w:val="NormalBPBHEB"/>
        <w:numPr>
          <w:ilvl w:val="0"/>
          <w:numId w:val="27"/>
        </w:numPr>
      </w:pPr>
      <w:r w:rsidRPr="009167EF">
        <w:rPr>
          <w:b/>
          <w:bCs/>
        </w:rPr>
        <w:t xml:space="preserve">Chatbots and </w:t>
      </w:r>
      <w:r w:rsidR="0021372D" w:rsidRPr="009167EF">
        <w:rPr>
          <w:b/>
          <w:bCs/>
        </w:rPr>
        <w:t>conversational agents</w:t>
      </w:r>
      <w:r w:rsidRPr="009167EF">
        <w:t>: Enhancing customer service and user interaction by generating natural and contextually relevant responses</w:t>
      </w:r>
      <w:sdt>
        <w:sdtPr>
          <w:rPr>
            <w:vertAlign w:val="superscript"/>
          </w:rPr>
          <w:id w:val="-1099251416"/>
          <w:citation/>
        </w:sdtPr>
        <w:sdtEndPr>
          <w:rPr>
            <w:vertAlign w:val="baseline"/>
          </w:rPr>
        </w:sdtEndPr>
        <w:sdtContent>
          <w:r w:rsidR="00935A74" w:rsidRPr="001617CE">
            <w:rPr>
              <w:vertAlign w:val="superscript"/>
            </w:rPr>
            <w:fldChar w:fldCharType="begin"/>
          </w:r>
          <w:r w:rsidR="00935A74" w:rsidRPr="001617CE">
            <w:rPr>
              <w:vertAlign w:val="superscript"/>
            </w:rPr>
            <w:instrText xml:space="preserve"> CITATION Dev19 \l 1033 </w:instrText>
          </w:r>
          <w:r w:rsidR="00935A74" w:rsidRPr="001617CE">
            <w:rPr>
              <w:vertAlign w:val="superscript"/>
            </w:rPr>
            <w:fldChar w:fldCharType="separate"/>
          </w:r>
          <w:r w:rsidR="00CB6C5C" w:rsidRPr="001617CE">
            <w:rPr>
              <w:vertAlign w:val="superscript"/>
            </w:rPr>
            <w:t>[5]</w:t>
          </w:r>
          <w:r w:rsidR="00935A74" w:rsidRPr="001617CE">
            <w:rPr>
              <w:vertAlign w:val="superscript"/>
            </w:rPr>
            <w:fldChar w:fldCharType="end"/>
          </w:r>
        </w:sdtContent>
      </w:sdt>
      <w:r w:rsidRPr="009167EF">
        <w:t>.</w:t>
      </w:r>
    </w:p>
    <w:p w14:paraId="388C64B8" w14:textId="1E7BAF33" w:rsidR="009167EF" w:rsidRPr="009167EF" w:rsidRDefault="008022E5" w:rsidP="001617CE">
      <w:pPr>
        <w:pStyle w:val="NormalBPBHEB"/>
        <w:numPr>
          <w:ilvl w:val="0"/>
          <w:numId w:val="27"/>
        </w:numPr>
      </w:pPr>
      <w:r>
        <w:rPr>
          <w:b/>
          <w:bCs/>
        </w:rPr>
        <w:t xml:space="preserve">Content </w:t>
      </w:r>
      <w:r w:rsidR="0021372D">
        <w:rPr>
          <w:b/>
          <w:bCs/>
        </w:rPr>
        <w:t>creation</w:t>
      </w:r>
      <w:r w:rsidRPr="008748C2">
        <w:t>: Automating the process of producing written content for articles, reports, and social media posts, which helps save time and resources while ensuring quality and relevance.</w:t>
      </w:r>
    </w:p>
    <w:p w14:paraId="1FD8D7AA" w14:textId="73F4929D" w:rsidR="009167EF" w:rsidRPr="007157CF" w:rsidRDefault="009167EF" w:rsidP="001617CE">
      <w:pPr>
        <w:pStyle w:val="NormalBPBHEB"/>
        <w:numPr>
          <w:ilvl w:val="0"/>
          <w:numId w:val="27"/>
        </w:numPr>
      </w:pPr>
      <w:r w:rsidRPr="007157CF">
        <w:rPr>
          <w:b/>
          <w:bCs/>
        </w:rPr>
        <w:t xml:space="preserve">Creative </w:t>
      </w:r>
      <w:r w:rsidR="0021372D" w:rsidRPr="007157CF">
        <w:rPr>
          <w:b/>
          <w:bCs/>
        </w:rPr>
        <w:t>writing</w:t>
      </w:r>
      <w:r w:rsidRPr="007157CF">
        <w:t>: Assisting authors and creators by generating narrative content, such as stories or poetry, offering new ideas</w:t>
      </w:r>
      <w:r w:rsidR="007D49E5">
        <w:t>,</w:t>
      </w:r>
      <w:r w:rsidRPr="007157CF">
        <w:t xml:space="preserve"> or helping overcome writer's block.</w:t>
      </w:r>
    </w:p>
    <w:p w14:paraId="5CD653EC" w14:textId="08A98E05" w:rsidR="009167EF" w:rsidRPr="00CB6C5C" w:rsidRDefault="00CB6C5C" w:rsidP="001617CE">
      <w:pPr>
        <w:pStyle w:val="NormalBPBHEB"/>
      </w:pPr>
      <w:r>
        <w:rPr>
          <w:b/>
          <w:bCs/>
        </w:rPr>
        <w:t xml:space="preserve">Chatbots and </w:t>
      </w:r>
      <w:r w:rsidR="0021372D">
        <w:rPr>
          <w:b/>
          <w:bCs/>
        </w:rPr>
        <w:t>conversational agents</w:t>
      </w:r>
      <w:r w:rsidRPr="00CB6C5C">
        <w:t>: Chatbots powered by advanced text generation technologies, such as GPT, can engage users with high levels of personalization and relevance. For example, a customer service chatbot using text generation can understand and respond to user queries about products or services in real-time, effectively mimicking human conversational patterns. This allows companies to handle a higher volume of inquiries without needing additional human resources, thereby improving customer satisfaction by reducing wait times and increasing support availability 24/7.</w:t>
      </w:r>
    </w:p>
    <w:p w14:paraId="255E634C" w14:textId="3D74DB73" w:rsidR="009167EF" w:rsidRPr="009167EF" w:rsidRDefault="00233B16" w:rsidP="001617CE">
      <w:pPr>
        <w:pStyle w:val="NormalBPBHEB"/>
        <w:numPr>
          <w:ilvl w:val="0"/>
          <w:numId w:val="27"/>
        </w:numPr>
      </w:pPr>
      <w:r>
        <w:rPr>
          <w:b/>
          <w:bCs/>
        </w:rPr>
        <w:t xml:space="preserve">Content </w:t>
      </w:r>
      <w:r w:rsidR="0021372D">
        <w:rPr>
          <w:b/>
          <w:bCs/>
        </w:rPr>
        <w:t>creation</w:t>
      </w:r>
      <w:r w:rsidRPr="00233B16">
        <w:t>: Text generation is revolutionizing content creation by enabling automatic production of written material in various formats, including news articles, blogs, and marketing copy. For example, a news organization could use a text generation model to draft articles based on the latest data, which journalists can then refine and expand. This helps ensure a steady flow of content, especially for topics that require frequent updates, such as financial markets or sports events. Technology ensures consistency in style and tone, aligning with the outlet’s editorial standards while significantly reducing the time from data collection to publication.</w:t>
      </w:r>
    </w:p>
    <w:p w14:paraId="311416EE" w14:textId="72A33CB6" w:rsidR="009167EF" w:rsidRDefault="00141A40" w:rsidP="001617CE">
      <w:pPr>
        <w:pStyle w:val="NormalBPBHEB"/>
        <w:numPr>
          <w:ilvl w:val="0"/>
          <w:numId w:val="27"/>
        </w:numPr>
      </w:pPr>
      <w:r>
        <w:rPr>
          <w:b/>
          <w:bCs/>
        </w:rPr>
        <w:t xml:space="preserve">Creative </w:t>
      </w:r>
      <w:r w:rsidR="0021372D">
        <w:rPr>
          <w:b/>
          <w:bCs/>
        </w:rPr>
        <w:t>writing</w:t>
      </w:r>
      <w:r w:rsidRPr="008748C2">
        <w:t>: In creative writing, text generation tools act as collaborative aids for writers by suggesting narrative elements, dialogues, or descriptive passages. These tools can inspire writers by offering unexpected plot twists or character interactions, supporting the creative process. For example, a writer experiencing writer's block might use a text generation tool to suggest different story continuations based on the current text, helping to explore new narrative paths. Moreover, these tools can produce multiple versions of a scene, allowing writers to choose the one that best matches their vision or to combine elements from various options to create a more engaging story.</w:t>
      </w:r>
    </w:p>
    <w:p w14:paraId="7A21D030" w14:textId="6BBA0864" w:rsidR="00DC236E" w:rsidRDefault="00141A40" w:rsidP="001617CE">
      <w:pPr>
        <w:pStyle w:val="NormalBPBHEB"/>
      </w:pPr>
      <w:r>
        <w:t xml:space="preserve">The </w:t>
      </w:r>
      <w:r w:rsidR="00CB6C5C">
        <w:t xml:space="preserve">following </w:t>
      </w:r>
      <w:r w:rsidR="0021372D">
        <w:t xml:space="preserve">figure </w:t>
      </w:r>
      <w:r>
        <w:t xml:space="preserve">shows the architecture of the GPT model. The model includes Transformer decoder blocks (left panel). Each decoder block (center panel) features a multi-head masked attention layer, a multi-layer perceptron, normalization, and dropout layers. The residual connection (branching line to the addition operator) enables the block to learn from the </w:t>
      </w:r>
      <w:r w:rsidR="00CB6C5C">
        <w:t>input of the previous block</w:t>
      </w:r>
      <w:r>
        <w:t>. The multi-head masked attention layer (right panel) computes attention scores.</w:t>
      </w:r>
    </w:p>
    <w:p w14:paraId="3CC4929E" w14:textId="77777777" w:rsidR="00F0093B" w:rsidRDefault="00F0093B" w:rsidP="001617CE">
      <w:pPr>
        <w:pStyle w:val="FigureBPB"/>
      </w:pPr>
      <w:bookmarkStart w:id="5" w:name="_Hlk174981045"/>
      <w:r w:rsidRPr="0021372D">
        <w:rPr>
          <w:noProof/>
        </w:rPr>
        <w:drawing>
          <wp:inline distT="0" distB="0" distL="0" distR="0" wp14:anchorId="7462EA6F" wp14:editId="7D76C756">
            <wp:extent cx="4353431" cy="5236210"/>
            <wp:effectExtent l="0" t="0" r="9525" b="2540"/>
            <wp:docPr id="1638607671" name="Picture 8" descr="A diagram of a software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07671" name="Picture 8" descr="A diagram of a software algorith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58257" cy="5242014"/>
                    </a:xfrm>
                    <a:prstGeom prst="rect">
                      <a:avLst/>
                    </a:prstGeom>
                  </pic:spPr>
                </pic:pic>
              </a:graphicData>
            </a:graphic>
          </wp:inline>
        </w:drawing>
      </w:r>
    </w:p>
    <w:p w14:paraId="5C3987DF" w14:textId="7DB81515" w:rsidR="00F0093B" w:rsidRDefault="00F0093B" w:rsidP="001617CE">
      <w:pPr>
        <w:pStyle w:val="FigureCaptionBPBHEB"/>
      </w:pPr>
      <w:r w:rsidRPr="001617CE">
        <w:rPr>
          <w:b/>
          <w:bCs w:val="0"/>
        </w:rPr>
        <w:t xml:space="preserve">Figure </w:t>
      </w:r>
      <w:r w:rsidR="0021372D" w:rsidRPr="001617CE">
        <w:rPr>
          <w:b/>
          <w:bCs w:val="0"/>
        </w:rPr>
        <w:t>3.</w:t>
      </w:r>
      <w:r w:rsidR="0021372D" w:rsidRPr="001617CE">
        <w:rPr>
          <w:b/>
          <w:bCs w:val="0"/>
        </w:rPr>
        <w:fldChar w:fldCharType="begin"/>
      </w:r>
      <w:r w:rsidR="0021372D" w:rsidRPr="001617CE">
        <w:rPr>
          <w:b/>
          <w:bCs w:val="0"/>
        </w:rPr>
        <w:instrText xml:space="preserve"> SEQ Figure \* ARABIC </w:instrText>
      </w:r>
      <w:r w:rsidR="0021372D" w:rsidRPr="001617CE">
        <w:rPr>
          <w:b/>
          <w:bCs w:val="0"/>
        </w:rPr>
        <w:fldChar w:fldCharType="separate"/>
      </w:r>
      <w:r w:rsidR="0021372D" w:rsidRPr="001617CE">
        <w:rPr>
          <w:b/>
          <w:bCs w:val="0"/>
        </w:rPr>
        <w:t>2</w:t>
      </w:r>
      <w:r w:rsidR="0021372D" w:rsidRPr="001617CE">
        <w:rPr>
          <w:b/>
          <w:bCs w:val="0"/>
        </w:rPr>
        <w:fldChar w:fldCharType="end"/>
      </w:r>
      <w:r w:rsidR="0021372D">
        <w:t xml:space="preserve">: </w:t>
      </w:r>
      <w:r>
        <w:t>Visual representation of the GPT-2 architecture.</w:t>
      </w:r>
    </w:p>
    <w:bookmarkEnd w:id="5"/>
    <w:p w14:paraId="1DEB9D9D" w14:textId="77777777" w:rsidR="00F0093B" w:rsidRPr="009167EF" w:rsidRDefault="00F0093B" w:rsidP="001617CE">
      <w:pPr>
        <w:spacing w:after="0" w:line="240" w:lineRule="auto"/>
      </w:pPr>
    </w:p>
    <w:p w14:paraId="3C649CA1" w14:textId="5D77B643" w:rsidR="00805008" w:rsidRPr="00805008" w:rsidRDefault="00805008" w:rsidP="001617CE">
      <w:pPr>
        <w:pStyle w:val="Heading3BPBHEB"/>
      </w:pPr>
      <w:r w:rsidRPr="00805008">
        <w:t>Example</w:t>
      </w:r>
      <w:r w:rsidR="0021372D">
        <w:t xml:space="preserve"> of</w:t>
      </w:r>
      <w:r w:rsidR="0021372D" w:rsidRPr="00805008">
        <w:t xml:space="preserve"> </w:t>
      </w:r>
      <w:r w:rsidR="0021372D">
        <w:t>i</w:t>
      </w:r>
      <w:r w:rsidR="0021372D" w:rsidRPr="00805008">
        <w:t xml:space="preserve">mplementing </w:t>
      </w:r>
      <w:r w:rsidR="0021372D">
        <w:t>t</w:t>
      </w:r>
      <w:r w:rsidR="0021372D" w:rsidRPr="00805008">
        <w:t xml:space="preserve">ext </w:t>
      </w:r>
      <w:r w:rsidR="0021372D">
        <w:t>g</w:t>
      </w:r>
      <w:r w:rsidR="0021372D" w:rsidRPr="00805008">
        <w:t xml:space="preserve">eneration </w:t>
      </w:r>
      <w:r w:rsidRPr="00805008">
        <w:t>with GPT-2</w:t>
      </w:r>
    </w:p>
    <w:p w14:paraId="5FDA6B0B" w14:textId="30B7CDA7" w:rsidR="00F0093B" w:rsidRPr="00805008" w:rsidRDefault="00F66233" w:rsidP="001617CE">
      <w:pPr>
        <w:pStyle w:val="NormalBPBHEB"/>
      </w:pPr>
      <w:r>
        <w:t xml:space="preserve">In the </w:t>
      </w:r>
      <w:r w:rsidR="0021372D">
        <w:t xml:space="preserve">following </w:t>
      </w:r>
      <w:r>
        <w:t>example, we demonstrate how to use the Hugging Face Diffusion library for text generation tasks. We will utilize a pre-trained GPT model known for its strong performance in generating coherent and context-rich text. This example will guide you through setting up the model, preparing the input data, and running the generation process to create text that is not only grammatically correct but also contextually relevant.</w:t>
      </w:r>
    </w:p>
    <w:p w14:paraId="58EE9433" w14:textId="0905243A" w:rsidR="00805008" w:rsidRPr="00EF29E4" w:rsidRDefault="00805008" w:rsidP="005564E4">
      <w:pPr>
        <w:pStyle w:val="SC-Source"/>
      </w:pPr>
      <w:r w:rsidRPr="00EF29E4">
        <w:t>`python</w:t>
      </w:r>
    </w:p>
    <w:p w14:paraId="53B83E78" w14:textId="77777777" w:rsidR="00805008" w:rsidRPr="00EF29E4" w:rsidRDefault="00805008" w:rsidP="005564E4">
      <w:pPr>
        <w:pStyle w:val="SC-Source"/>
      </w:pPr>
      <w:r w:rsidRPr="00EF29E4">
        <w:t>from transformers import GPT2LMHeadModel, GPT2Tokenizer, pipeline</w:t>
      </w:r>
    </w:p>
    <w:p w14:paraId="5E41688B" w14:textId="77777777" w:rsidR="00805008" w:rsidRPr="00EF29E4" w:rsidRDefault="00805008" w:rsidP="005564E4">
      <w:pPr>
        <w:pStyle w:val="SC-Source"/>
      </w:pPr>
      <w:r w:rsidRPr="00EF29E4">
        <w:t># Load pre-trained GPT-2 model and tokenizer</w:t>
      </w:r>
      <w:r w:rsidRPr="00EF29E4">
        <w:br/>
        <w:t>tokenizer = GPT2Tokenizer.from_pretrained('gpt2')</w:t>
      </w:r>
      <w:r w:rsidRPr="00EF29E4">
        <w:br/>
        <w:t>model = GPT2LMHeadModel.from_pretrained('gpt2')</w:t>
      </w:r>
    </w:p>
    <w:p w14:paraId="0E548C5E" w14:textId="77777777" w:rsidR="00805008" w:rsidRPr="00EF29E4" w:rsidRDefault="00805008" w:rsidP="005564E4">
      <w:pPr>
        <w:pStyle w:val="SC-Source"/>
      </w:pPr>
      <w:r w:rsidRPr="01EBD395">
        <w:rPr>
          <w:lang w:val="en-US"/>
        </w:rPr>
        <w:t># Initialize text generation pipeline</w:t>
      </w:r>
      <w:r w:rsidRPr="005564E4">
        <w:br/>
      </w:r>
      <w:r w:rsidRPr="01EBD395">
        <w:rPr>
          <w:lang w:val="en-US"/>
        </w:rPr>
        <w:t>text_generator = pipeline('text-generation', model=model, tokenizer=tokenizer)</w:t>
      </w:r>
    </w:p>
    <w:p w14:paraId="5C99ACE4" w14:textId="77777777" w:rsidR="00805008" w:rsidRPr="00EF29E4" w:rsidRDefault="00805008" w:rsidP="005564E4">
      <w:pPr>
        <w:pStyle w:val="SC-Source"/>
      </w:pPr>
      <w:r w:rsidRPr="01EBD395">
        <w:rPr>
          <w:lang w:val="en-US"/>
        </w:rPr>
        <w:t># Generate text based on a prompt</w:t>
      </w:r>
      <w:r w:rsidRPr="005564E4">
        <w:br/>
      </w:r>
      <w:r w:rsidRPr="01EBD395">
        <w:rPr>
          <w:lang w:val="en-US"/>
        </w:rPr>
        <w:t>prompt = "In a distant future, humanity has ventured far into the cosmos"</w:t>
      </w:r>
      <w:r w:rsidRPr="005564E4">
        <w:br/>
      </w:r>
      <w:r w:rsidRPr="01EBD395">
        <w:rPr>
          <w:lang w:val="en-US"/>
        </w:rPr>
        <w:t>generated_texts = text_generator(prompt, max_length=100, num_return_sequences=1)</w:t>
      </w:r>
    </w:p>
    <w:p w14:paraId="0E8A9041" w14:textId="77777777" w:rsidR="00805008" w:rsidRPr="00EF29E4" w:rsidRDefault="00805008" w:rsidP="005564E4">
      <w:pPr>
        <w:pStyle w:val="SC-Source"/>
      </w:pPr>
      <w:r w:rsidRPr="01EBD395">
        <w:rPr>
          <w:lang w:val="en-US"/>
        </w:rPr>
        <w:t>for generated_text in generated_texts:</w:t>
      </w:r>
      <w:r w:rsidRPr="005564E4">
        <w:br/>
      </w:r>
      <w:r w:rsidRPr="01EBD395">
        <w:rPr>
          <w:lang w:val="en-US"/>
        </w:rPr>
        <w:t xml:space="preserve">    print(generated_text['generated_text'])</w:t>
      </w:r>
    </w:p>
    <w:p w14:paraId="3DD8A336" w14:textId="254B6EA8" w:rsidR="00480CC1" w:rsidRPr="00EF29E4" w:rsidRDefault="00480CC1" w:rsidP="005564E4">
      <w:pPr>
        <w:pStyle w:val="SC-Source"/>
      </w:pPr>
      <w:r w:rsidRPr="00EF29E4">
        <w:t>`</w:t>
      </w:r>
    </w:p>
    <w:p w14:paraId="308D7DC6" w14:textId="0AB5223D" w:rsidR="00E8462E" w:rsidRDefault="00FE3A14" w:rsidP="001617CE">
      <w:pPr>
        <w:pStyle w:val="NormalBPBHEB"/>
      </w:pPr>
      <w:r>
        <w:t>Thi code begins by loading the GPT-2 model and tokenizer. The pipeline function streamlines the text generation process by integrating preprocessing, model inference, and postprocessing. The generated text continues the provided prompt, demonstrating how the model leverages its training to produce outputs that are contextually fitting and grammatically correct.</w:t>
      </w:r>
    </w:p>
    <w:p w14:paraId="480605BB" w14:textId="77777777" w:rsidR="00AC5CA5" w:rsidRDefault="006A7153" w:rsidP="001617CE">
      <w:pPr>
        <w:pStyle w:val="NormalBPBHEB"/>
      </w:pPr>
      <w:r>
        <w:rPr>
          <w:i/>
          <w:iCs/>
        </w:rPr>
        <w:t xml:space="preserve">Figure 3.3 </w:t>
      </w:r>
      <w:r w:rsidR="00596A7A">
        <w:t xml:space="preserve">was taken from the </w:t>
      </w:r>
      <w:r w:rsidR="00596A7A" w:rsidRPr="001B0B6F">
        <w:rPr>
          <w:i/>
          <w:iCs/>
        </w:rPr>
        <w:t>articles</w:t>
      </w:r>
      <w:r w:rsidR="00596A7A">
        <w:t xml:space="preserve"> section of the Hugging Face Company’s official website. The site frequently updates its application scenarios. In this example</w:t>
      </w:r>
      <w:sdt>
        <w:sdtPr>
          <w:id w:val="-1462335103"/>
          <w:citation/>
        </w:sdtPr>
        <w:sdtEndPr>
          <w:rPr>
            <w:vertAlign w:val="superscript"/>
          </w:rPr>
        </w:sdtEndPr>
        <w:sdtContent>
          <w:r w:rsidR="00FE3A14" w:rsidRPr="001B0B6F">
            <w:rPr>
              <w:vertAlign w:val="superscript"/>
            </w:rPr>
            <w:fldChar w:fldCharType="begin"/>
          </w:r>
          <w:r w:rsidR="00FE3A14" w:rsidRPr="001B0B6F">
            <w:rPr>
              <w:vertAlign w:val="superscript"/>
            </w:rPr>
            <w:instrText xml:space="preserve"> CITATION Noy23 \l 1033 </w:instrText>
          </w:r>
          <w:r w:rsidR="00FE3A14" w:rsidRPr="001B0B6F">
            <w:rPr>
              <w:vertAlign w:val="superscript"/>
            </w:rPr>
            <w:fldChar w:fldCharType="separate"/>
          </w:r>
          <w:r w:rsidR="00CB6C5C" w:rsidRPr="001B0B6F">
            <w:rPr>
              <w:vertAlign w:val="superscript"/>
            </w:rPr>
            <w:t>[6]</w:t>
          </w:r>
          <w:r w:rsidR="00FE3A14" w:rsidRPr="001B0B6F">
            <w:rPr>
              <w:vertAlign w:val="superscript"/>
            </w:rPr>
            <w:fldChar w:fldCharType="end"/>
          </w:r>
        </w:sdtContent>
      </w:sdt>
      <w:r w:rsidR="00FE3A14">
        <w:t>,</w:t>
      </w:r>
      <w:r w:rsidR="00596A7A">
        <w:t xml:space="preserve"> the image illustrates </w:t>
      </w:r>
      <w:r w:rsidR="00596A7A" w:rsidRPr="001B0B6F">
        <w:rPr>
          <w:i/>
          <w:iCs/>
        </w:rPr>
        <w:t>the text-to-text generation model</w:t>
      </w:r>
      <w:r w:rsidR="00596A7A">
        <w:t xml:space="preserve">. These models are trained on pairs of texts, which can be questions and answers or instructions and responses. The most popular ones are T5 and BART, though they are not currently state-of-the-art. </w:t>
      </w:r>
    </w:p>
    <w:p w14:paraId="201134DF" w14:textId="627BF229" w:rsidR="00E8462E" w:rsidRDefault="00596A7A" w:rsidP="001617CE">
      <w:pPr>
        <w:pStyle w:val="NormalBPBHEB"/>
      </w:pPr>
      <w:r>
        <w:t xml:space="preserve">Google recently released the FLAN-T5 series of models. FLAN is a recent technique developed for instruction fine-tuning, and FLAN-T5 is T5 fine-tuned using FLAN. </w:t>
      </w:r>
      <w:r w:rsidR="00FE3A14">
        <w:t xml:space="preserve">The FLAN-T5 series is currently </w:t>
      </w:r>
      <w:r>
        <w:t xml:space="preserve">state-of-the-art and open-source, available on the Hugging Face Hub. Note that these differ from instruction-tuned causal language models, although their input-output formats may seem similar. </w:t>
      </w:r>
      <w:r w:rsidR="006A7153">
        <w:t xml:space="preserve">The following figure illustrates </w:t>
      </w:r>
      <w:r>
        <w:t>how these models work</w:t>
      </w:r>
      <w:r w:rsidR="006A7153">
        <w:t>:</w:t>
      </w:r>
    </w:p>
    <w:p w14:paraId="676D7009" w14:textId="77777777" w:rsidR="00177B53" w:rsidRDefault="00177B53" w:rsidP="00B37688">
      <w:pPr>
        <w:pStyle w:val="FigureBPB"/>
      </w:pPr>
      <w:r>
        <w:rPr>
          <w:noProof/>
        </w:rPr>
        <w:drawing>
          <wp:inline distT="0" distB="0" distL="0" distR="0" wp14:anchorId="0AB07FBD" wp14:editId="2A1A3166">
            <wp:extent cx="5029200" cy="2634615"/>
            <wp:effectExtent l="0" t="0" r="0" b="0"/>
            <wp:docPr id="2124067942" name="Picture 9" descr="A diagram of a language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67942" name="Picture 9" descr="A diagram of a language mode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9200" cy="2634615"/>
                    </a:xfrm>
                    <a:prstGeom prst="rect">
                      <a:avLst/>
                    </a:prstGeom>
                  </pic:spPr>
                </pic:pic>
              </a:graphicData>
            </a:graphic>
          </wp:inline>
        </w:drawing>
      </w:r>
    </w:p>
    <w:p w14:paraId="397E2C67" w14:textId="3EB32B75" w:rsidR="00E8462E" w:rsidRDefault="00177B53" w:rsidP="00B37688">
      <w:pPr>
        <w:pStyle w:val="FigureCaptionBPBHEB"/>
      </w:pPr>
      <w:r w:rsidRPr="00B37688">
        <w:rPr>
          <w:b/>
          <w:bCs w:val="0"/>
        </w:rPr>
        <w:t xml:space="preserve">Figure </w:t>
      </w:r>
      <w:r w:rsidR="006A7153" w:rsidRPr="00B37688">
        <w:rPr>
          <w:b/>
          <w:bCs w:val="0"/>
        </w:rPr>
        <w:t>3.</w:t>
      </w:r>
      <w:r w:rsidR="006A7153" w:rsidRPr="00B37688">
        <w:rPr>
          <w:b/>
          <w:bCs w:val="0"/>
        </w:rPr>
        <w:fldChar w:fldCharType="begin"/>
      </w:r>
      <w:r w:rsidR="006A7153" w:rsidRPr="00B37688">
        <w:rPr>
          <w:b/>
          <w:bCs w:val="0"/>
        </w:rPr>
        <w:instrText xml:space="preserve"> SEQ Figure \* ARABIC </w:instrText>
      </w:r>
      <w:r w:rsidR="006A7153" w:rsidRPr="00B37688">
        <w:rPr>
          <w:b/>
          <w:bCs w:val="0"/>
        </w:rPr>
        <w:fldChar w:fldCharType="separate"/>
      </w:r>
      <w:r w:rsidR="006A7153" w:rsidRPr="00B37688">
        <w:rPr>
          <w:b/>
          <w:bCs w:val="0"/>
        </w:rPr>
        <w:t>3</w:t>
      </w:r>
      <w:r w:rsidR="006A7153" w:rsidRPr="00B37688">
        <w:rPr>
          <w:b/>
          <w:bCs w:val="0"/>
        </w:rPr>
        <w:fldChar w:fldCharType="end"/>
      </w:r>
      <w:r w:rsidR="006A7153">
        <w:t xml:space="preserve">: </w:t>
      </w:r>
      <w:r>
        <w:t xml:space="preserve">Examples of text generation </w:t>
      </w:r>
      <w:r w:rsidR="00FB479B">
        <w:t>applications</w:t>
      </w:r>
    </w:p>
    <w:p w14:paraId="31A484A3" w14:textId="77777777" w:rsidR="006A7153" w:rsidRDefault="006A7153" w:rsidP="006A7153">
      <w:pPr>
        <w:pStyle w:val="NormalBPBHEB"/>
      </w:pPr>
    </w:p>
    <w:p w14:paraId="0F0D7F39" w14:textId="264EA1DE" w:rsidR="00163301" w:rsidRDefault="00FB479B" w:rsidP="006A7153">
      <w:pPr>
        <w:pStyle w:val="NormalBPBHEB"/>
      </w:pPr>
      <w:r>
        <w:t xml:space="preserve">This section </w:t>
      </w:r>
      <w:r w:rsidR="00997C21">
        <w:t>provides a comprehensive introduction to text generation, encompassing both theoretical concepts and practical applications, with a focus</w:t>
      </w:r>
      <w:r>
        <w:t xml:space="preserve"> on advanced generative tasks. By connecting these principles with practical coding examples, readers acquire both conceptual understanding and hands-on experience in creating text with cutting-edge models.</w:t>
      </w:r>
    </w:p>
    <w:p w14:paraId="136B8071" w14:textId="77777777" w:rsidR="006A7153" w:rsidRDefault="006A7153" w:rsidP="00B37688">
      <w:pPr>
        <w:pStyle w:val="NormalBPBHEB"/>
      </w:pPr>
    </w:p>
    <w:p w14:paraId="07033198" w14:textId="4BABF480" w:rsidR="00984314" w:rsidRPr="00D670FB" w:rsidRDefault="00984314" w:rsidP="00B37688">
      <w:pPr>
        <w:pStyle w:val="Heading1BPBHEB"/>
      </w:pPr>
      <w:r w:rsidRPr="00D670FB">
        <w:t xml:space="preserve">Overview of </w:t>
      </w:r>
      <w:r w:rsidR="006A7153">
        <w:t>a</w:t>
      </w:r>
      <w:r w:rsidR="006A7153" w:rsidRPr="00D670FB">
        <w:t xml:space="preserve">utoregressive </w:t>
      </w:r>
      <w:r w:rsidR="006A7153">
        <w:t>m</w:t>
      </w:r>
      <w:r w:rsidR="006A7153" w:rsidRPr="00D670FB">
        <w:t>odels</w:t>
      </w:r>
    </w:p>
    <w:p w14:paraId="0B158FA5" w14:textId="0D618433" w:rsidR="00984314" w:rsidRDefault="00047845" w:rsidP="006A7153">
      <w:pPr>
        <w:pStyle w:val="NormalBPBHEB"/>
      </w:pPr>
      <w:r>
        <w:t>Autoregressive models are a key approach in NLP, especially for text generation. These models predict the following item in a sequence by learning the probability distribution of an element based on its previous ones</w:t>
      </w:r>
      <w:sdt>
        <w:sdtPr>
          <w:rPr>
            <w:vertAlign w:val="superscript"/>
          </w:rPr>
          <w:id w:val="2051803620"/>
          <w:citation/>
        </w:sdtPr>
        <w:sdtContent>
          <w:r w:rsidRPr="00B37688">
            <w:rPr>
              <w:vertAlign w:val="superscript"/>
            </w:rPr>
            <w:fldChar w:fldCharType="begin"/>
          </w:r>
          <w:r w:rsidRPr="00B37688">
            <w:rPr>
              <w:vertAlign w:val="superscript"/>
            </w:rPr>
            <w:instrText xml:space="preserve"> CITATION Vas17 \l 1033 </w:instrText>
          </w:r>
          <w:r w:rsidRPr="00B37688">
            <w:rPr>
              <w:vertAlign w:val="superscript"/>
            </w:rPr>
            <w:fldChar w:fldCharType="separate"/>
          </w:r>
          <w:r w:rsidR="00CB6C5C" w:rsidRPr="00B37688">
            <w:rPr>
              <w:vertAlign w:val="superscript"/>
            </w:rPr>
            <w:t>[3]</w:t>
          </w:r>
          <w:r w:rsidRPr="00B37688">
            <w:rPr>
              <w:vertAlign w:val="superscript"/>
            </w:rPr>
            <w:fldChar w:fldCharType="end"/>
          </w:r>
        </w:sdtContent>
      </w:sdt>
      <w:r w:rsidRPr="00B37688">
        <w:rPr>
          <w:vertAlign w:val="superscript"/>
        </w:rPr>
        <w:t xml:space="preserve">; </w:t>
      </w:r>
      <w:sdt>
        <w:sdtPr>
          <w:rPr>
            <w:vertAlign w:val="superscript"/>
          </w:rPr>
          <w:id w:val="-1020847651"/>
          <w:citation/>
        </w:sdtPr>
        <w:sdtContent>
          <w:r w:rsidRPr="00B37688">
            <w:rPr>
              <w:vertAlign w:val="superscript"/>
            </w:rPr>
            <w:fldChar w:fldCharType="begin"/>
          </w:r>
          <w:r w:rsidRPr="00B37688">
            <w:rPr>
              <w:vertAlign w:val="superscript"/>
            </w:rPr>
            <w:instrText xml:space="preserve"> CITATION Rad19 \l 1033 </w:instrText>
          </w:r>
          <w:r w:rsidRPr="00B37688">
            <w:rPr>
              <w:vertAlign w:val="superscript"/>
            </w:rPr>
            <w:fldChar w:fldCharType="separate"/>
          </w:r>
          <w:r w:rsidR="00CB6C5C" w:rsidRPr="00B37688">
            <w:rPr>
              <w:vertAlign w:val="superscript"/>
            </w:rPr>
            <w:t>[2]</w:t>
          </w:r>
          <w:r w:rsidRPr="00B37688">
            <w:rPr>
              <w:vertAlign w:val="superscript"/>
            </w:rPr>
            <w:fldChar w:fldCharType="end"/>
          </w:r>
        </w:sdtContent>
      </w:sdt>
      <w:r>
        <w:t>. GPT and its later versions demonstrate the development and strengths of autoregressive models in producing coherent and contextually rich text.</w:t>
      </w:r>
    </w:p>
    <w:p w14:paraId="7A06792D" w14:textId="77777777" w:rsidR="006A7153" w:rsidRPr="00984314" w:rsidRDefault="006A7153" w:rsidP="00304E32">
      <w:pPr>
        <w:pStyle w:val="NormalBPBHEB"/>
      </w:pPr>
    </w:p>
    <w:p w14:paraId="54DF807E" w14:textId="251B29D4" w:rsidR="00984314" w:rsidRPr="00984314" w:rsidRDefault="00984314" w:rsidP="00304E32">
      <w:pPr>
        <w:pStyle w:val="Heading2BPBHEB"/>
      </w:pPr>
      <w:r w:rsidRPr="00984314">
        <w:t xml:space="preserve">GPT </w:t>
      </w:r>
      <w:r w:rsidR="006A7153">
        <w:t>a</w:t>
      </w:r>
      <w:r w:rsidR="006A7153" w:rsidRPr="00984314">
        <w:t xml:space="preserve">rchitecture </w:t>
      </w:r>
      <w:r w:rsidRPr="00984314">
        <w:t xml:space="preserve">and </w:t>
      </w:r>
      <w:r w:rsidR="006A7153" w:rsidRPr="00984314">
        <w:t>its evolution</w:t>
      </w:r>
    </w:p>
    <w:p w14:paraId="1D5138EB" w14:textId="279838B7" w:rsidR="00984314" w:rsidRDefault="00984314" w:rsidP="00304E32">
      <w:pPr>
        <w:pStyle w:val="NormalBPBHEB"/>
      </w:pPr>
      <w:r w:rsidRPr="00984314">
        <w:t xml:space="preserve">The original GPT model, developed by OpenAI, </w:t>
      </w:r>
      <w:r w:rsidR="00C61588">
        <w:t>utilizes the transformer architecture, which is distinguished by</w:t>
      </w:r>
      <w:r w:rsidRPr="00984314">
        <w:t xml:space="preserve"> its use of self-attention mechanisms. This design allows the model to weigh the importance of each word in a sentence, regardless of its position, enabling a deeper understanding of the textual context</w:t>
      </w:r>
      <w:sdt>
        <w:sdtPr>
          <w:id w:val="1367183074"/>
          <w:citation/>
        </w:sdtPr>
        <w:sdtEndPr>
          <w:rPr>
            <w:vertAlign w:val="superscript"/>
          </w:rPr>
        </w:sdtEndPr>
        <w:sdtContent>
          <w:r w:rsidR="00194249" w:rsidRPr="00304E32">
            <w:rPr>
              <w:vertAlign w:val="superscript"/>
            </w:rPr>
            <w:fldChar w:fldCharType="begin"/>
          </w:r>
          <w:r w:rsidR="00194249" w:rsidRPr="00304E32">
            <w:rPr>
              <w:vertAlign w:val="superscript"/>
            </w:rPr>
            <w:instrText xml:space="preserve"> CITATION Vas17 \l 1033 </w:instrText>
          </w:r>
          <w:r w:rsidR="00194249" w:rsidRPr="00304E32">
            <w:rPr>
              <w:vertAlign w:val="superscript"/>
            </w:rPr>
            <w:fldChar w:fldCharType="separate"/>
          </w:r>
          <w:r w:rsidR="00CB6C5C" w:rsidRPr="00304E32">
            <w:rPr>
              <w:vertAlign w:val="superscript"/>
            </w:rPr>
            <w:t>[3]</w:t>
          </w:r>
          <w:r w:rsidR="00194249" w:rsidRPr="00304E32">
            <w:rPr>
              <w:vertAlign w:val="superscript"/>
            </w:rPr>
            <w:fldChar w:fldCharType="end"/>
          </w:r>
        </w:sdtContent>
      </w:sdt>
      <w:r w:rsidRPr="00984314">
        <w:t>.</w:t>
      </w:r>
      <w:r w:rsidR="006A7153">
        <w:t xml:space="preserve"> Let us look at the evolution:</w:t>
      </w:r>
    </w:p>
    <w:p w14:paraId="11216FFA" w14:textId="13B5F3E1" w:rsidR="006D3680" w:rsidRPr="003034E1" w:rsidRDefault="005F10A1" w:rsidP="00193FE7">
      <w:pPr>
        <w:pStyle w:val="NormalBPBHEB"/>
        <w:numPr>
          <w:ilvl w:val="0"/>
          <w:numId w:val="28"/>
        </w:numPr>
      </w:pPr>
      <w:r w:rsidRPr="00193FE7">
        <w:rPr>
          <w:b/>
          <w:bCs/>
        </w:rPr>
        <w:t xml:space="preserve">GPT-1: </w:t>
      </w:r>
      <w:r w:rsidRPr="003034E1">
        <w:t>Introduced the foundational transformer-based architecture for language modeling and demonstrated the potential of unsupervised pre-training followed by supervised fine-tuning. It set a precedent for using large-scale pretraining on unlabeled corpora to improve performance on downstream tasks</w:t>
      </w:r>
      <w:sdt>
        <w:sdtPr>
          <w:rPr>
            <w:vertAlign w:val="superscript"/>
          </w:rPr>
          <w:id w:val="-2008349987"/>
          <w:citation/>
        </w:sdtPr>
        <w:sdtContent>
          <w:r w:rsidR="00B973FF" w:rsidRPr="00193FE7">
            <w:rPr>
              <w:vertAlign w:val="superscript"/>
            </w:rPr>
            <w:fldChar w:fldCharType="begin"/>
          </w:r>
          <w:r w:rsidR="00B973FF" w:rsidRPr="00193FE7">
            <w:rPr>
              <w:vertAlign w:val="superscript"/>
            </w:rPr>
            <w:instrText xml:space="preserve"> CITATION Rad19 \l 1033 </w:instrText>
          </w:r>
          <w:r w:rsidR="00B973FF" w:rsidRPr="00193FE7">
            <w:rPr>
              <w:vertAlign w:val="superscript"/>
            </w:rPr>
            <w:fldChar w:fldCharType="separate"/>
          </w:r>
          <w:r w:rsidR="00B973FF" w:rsidRPr="00193FE7">
            <w:rPr>
              <w:noProof/>
              <w:vertAlign w:val="superscript"/>
            </w:rPr>
            <w:t xml:space="preserve"> [2]</w:t>
          </w:r>
          <w:r w:rsidR="00B973FF" w:rsidRPr="00193FE7">
            <w:rPr>
              <w:vertAlign w:val="superscript"/>
            </w:rPr>
            <w:fldChar w:fldCharType="end"/>
          </w:r>
        </w:sdtContent>
      </w:sdt>
      <w:r w:rsidRPr="003034E1">
        <w:t xml:space="preserve">. </w:t>
      </w:r>
    </w:p>
    <w:p w14:paraId="6F85EFA1" w14:textId="5696DEA0" w:rsidR="004E454E" w:rsidRPr="00193FE7" w:rsidRDefault="005F10A1" w:rsidP="00193FE7">
      <w:pPr>
        <w:pStyle w:val="NormalBPBHEB"/>
        <w:numPr>
          <w:ilvl w:val="0"/>
          <w:numId w:val="28"/>
        </w:numPr>
        <w:rPr>
          <w:b/>
          <w:bCs/>
        </w:rPr>
      </w:pPr>
      <w:r w:rsidRPr="00193FE7">
        <w:rPr>
          <w:b/>
          <w:bCs/>
        </w:rPr>
        <w:t xml:space="preserve">GPT-2: </w:t>
      </w:r>
      <w:r w:rsidRPr="006A7022">
        <w:t>Expanded on GPT-1 with a significantly larger architecture and training dataset, leading to improved fluency, coherence, and contextual depth. GPT-2 was notable for its ability to generate extended passages of text with minimal prompting, and its release sparked global conversations around responsible AI deployment</w:t>
      </w:r>
      <w:sdt>
        <w:sdtPr>
          <w:rPr>
            <w:vertAlign w:val="superscript"/>
          </w:rPr>
          <w:id w:val="-2105101657"/>
          <w:citation/>
        </w:sdtPr>
        <w:sdtContent>
          <w:r w:rsidR="00905B99" w:rsidRPr="00193FE7">
            <w:rPr>
              <w:vertAlign w:val="superscript"/>
            </w:rPr>
            <w:fldChar w:fldCharType="begin"/>
          </w:r>
          <w:r w:rsidR="00905B99" w:rsidRPr="00193FE7">
            <w:rPr>
              <w:vertAlign w:val="superscript"/>
            </w:rPr>
            <w:instrText xml:space="preserve"> CITATION Rad19 \l 1033 </w:instrText>
          </w:r>
          <w:r w:rsidR="00905B99" w:rsidRPr="00193FE7">
            <w:rPr>
              <w:vertAlign w:val="superscript"/>
            </w:rPr>
            <w:fldChar w:fldCharType="separate"/>
          </w:r>
          <w:r w:rsidR="00905B99" w:rsidRPr="00193FE7">
            <w:rPr>
              <w:noProof/>
              <w:vertAlign w:val="superscript"/>
            </w:rPr>
            <w:t xml:space="preserve"> [2]</w:t>
          </w:r>
          <w:r w:rsidR="00905B99" w:rsidRPr="00193FE7">
            <w:rPr>
              <w:vertAlign w:val="superscript"/>
            </w:rPr>
            <w:fldChar w:fldCharType="end"/>
          </w:r>
        </w:sdtContent>
      </w:sdt>
      <w:r w:rsidRPr="006A7022">
        <w:t>.</w:t>
      </w:r>
      <w:r w:rsidRPr="00193FE7">
        <w:rPr>
          <w:b/>
          <w:bCs/>
        </w:rPr>
        <w:t xml:space="preserve"> </w:t>
      </w:r>
    </w:p>
    <w:p w14:paraId="73B94525" w14:textId="26C7EB78" w:rsidR="00474B89" w:rsidRPr="0093140C" w:rsidRDefault="005F10A1" w:rsidP="00193FE7">
      <w:pPr>
        <w:pStyle w:val="NormalBPBHEB"/>
        <w:numPr>
          <w:ilvl w:val="0"/>
          <w:numId w:val="28"/>
        </w:numPr>
      </w:pPr>
      <w:r w:rsidRPr="00193FE7">
        <w:rPr>
          <w:b/>
          <w:bCs/>
        </w:rPr>
        <w:t xml:space="preserve">GPT-3: </w:t>
      </w:r>
      <w:r w:rsidRPr="0093140C">
        <w:t>Marked a major leap in scale, with 175 billion parameters. GPT-3 introduced few-shot and zero-shot learning capabilities, allowing it to perform diverse tasks with little or no task-specific fine-tuning. It demonstrated remarkable versatility across domains, from programming to translation to creative writing</w:t>
      </w:r>
      <w:sdt>
        <w:sdtPr>
          <w:rPr>
            <w:vertAlign w:val="superscript"/>
          </w:rPr>
          <w:id w:val="854160205"/>
          <w:citation/>
        </w:sdtPr>
        <w:sdtContent>
          <w:r w:rsidR="00B21C80" w:rsidRPr="00193FE7">
            <w:rPr>
              <w:vertAlign w:val="superscript"/>
            </w:rPr>
            <w:fldChar w:fldCharType="begin"/>
          </w:r>
          <w:r w:rsidR="00B21C80" w:rsidRPr="00193FE7">
            <w:rPr>
              <w:vertAlign w:val="superscript"/>
            </w:rPr>
            <w:instrText xml:space="preserve"> CITATION Bro20 \l 1033 </w:instrText>
          </w:r>
          <w:r w:rsidR="00B21C80" w:rsidRPr="00193FE7">
            <w:rPr>
              <w:vertAlign w:val="superscript"/>
            </w:rPr>
            <w:fldChar w:fldCharType="separate"/>
          </w:r>
          <w:r w:rsidR="00B21C80" w:rsidRPr="00193FE7">
            <w:rPr>
              <w:noProof/>
              <w:vertAlign w:val="superscript"/>
            </w:rPr>
            <w:t xml:space="preserve"> [4]</w:t>
          </w:r>
          <w:r w:rsidR="00B21C80" w:rsidRPr="00193FE7">
            <w:rPr>
              <w:vertAlign w:val="superscript"/>
            </w:rPr>
            <w:fldChar w:fldCharType="end"/>
          </w:r>
        </w:sdtContent>
      </w:sdt>
      <w:r w:rsidRPr="0093140C">
        <w:t xml:space="preserve">. </w:t>
      </w:r>
    </w:p>
    <w:p w14:paraId="1D2453B7" w14:textId="157395C1" w:rsidR="009E2B11" w:rsidRDefault="005F10A1" w:rsidP="008B426A">
      <w:pPr>
        <w:pStyle w:val="NormalBPBHEB"/>
        <w:numPr>
          <w:ilvl w:val="0"/>
          <w:numId w:val="28"/>
        </w:numPr>
        <w:rPr>
          <w:b/>
          <w:bCs/>
        </w:rPr>
      </w:pPr>
      <w:r w:rsidRPr="00193FE7">
        <w:rPr>
          <w:b/>
          <w:bCs/>
        </w:rPr>
        <w:t xml:space="preserve">GPT-4: </w:t>
      </w:r>
      <w:r w:rsidRPr="00AE7CF6">
        <w:t>Released in 2023, GPT-4 further improved reasoning, factual accuracy, and multimodal capabilities. Though the exact parameter count is undisclosed, it outperformed GPT-3.5 on academic benchmarks and introduced stronger guardrails for safety and alignment. GPT-4 is capable of understanding both text and image inputs, making it a true step toward general-purpose intelligence</w:t>
      </w:r>
      <w:sdt>
        <w:sdtPr>
          <w:id w:val="2075620284"/>
          <w:citation/>
        </w:sdtPr>
        <w:sdtContent>
          <w:r w:rsidR="009F16F1">
            <w:fldChar w:fldCharType="begin"/>
          </w:r>
          <w:r w:rsidR="009F16F1">
            <w:instrText xml:space="preserve"> CITATION Bro20 \l 1033 </w:instrText>
          </w:r>
          <w:r w:rsidR="009F16F1">
            <w:fldChar w:fldCharType="separate"/>
          </w:r>
          <w:r w:rsidR="009F16F1">
            <w:rPr>
              <w:noProof/>
            </w:rPr>
            <w:t xml:space="preserve"> </w:t>
          </w:r>
          <w:r w:rsidR="009F16F1" w:rsidRPr="00193FE7">
            <w:rPr>
              <w:noProof/>
            </w:rPr>
            <w:t>[4]</w:t>
          </w:r>
          <w:r w:rsidR="009F16F1">
            <w:fldChar w:fldCharType="end"/>
          </w:r>
        </w:sdtContent>
      </w:sdt>
      <w:r w:rsidRPr="00AE7CF6">
        <w:t>.</w:t>
      </w:r>
      <w:r w:rsidRPr="00193FE7">
        <w:rPr>
          <w:b/>
          <w:bCs/>
        </w:rPr>
        <w:t xml:space="preserve"> </w:t>
      </w:r>
    </w:p>
    <w:p w14:paraId="009CD75D" w14:textId="78C670F4" w:rsidR="00510310" w:rsidRPr="00816F3E" w:rsidRDefault="005F10A1" w:rsidP="00193FE7">
      <w:pPr>
        <w:pStyle w:val="NormalBPBHEB"/>
        <w:numPr>
          <w:ilvl w:val="0"/>
          <w:numId w:val="28"/>
        </w:numPr>
        <w:rPr>
          <w:b/>
          <w:bCs/>
        </w:rPr>
      </w:pPr>
      <w:r w:rsidRPr="72B0CE64">
        <w:rPr>
          <w:b/>
          <w:bCs/>
        </w:rPr>
        <w:t xml:space="preserve">GPT-4o: </w:t>
      </w:r>
      <w:r>
        <w:t>Launched in 2024, GPT-4o ("omni") is a multimodal model designed to handle text, audio, and visual inputs natively. Unlike its predecessors that relied on separate modules for different modalities, GPT-4o processes all input types through a unified architecture. It enables real-time audio conversations, faster inference, and cross-modal reasoning, setting a new bar for integrated generative AI.</w:t>
      </w:r>
    </w:p>
    <w:p w14:paraId="1F326F98" w14:textId="7CD5FA3B" w:rsidR="00886AB0" w:rsidRPr="00886AB0" w:rsidRDefault="00886AB0" w:rsidP="00886AB0">
      <w:pPr>
        <w:pStyle w:val="NormalBPBHEB"/>
        <w:rPr>
          <w:b/>
          <w:bCs/>
        </w:rPr>
      </w:pPr>
    </w:p>
    <w:p w14:paraId="1193AEE5" w14:textId="35AAF6C3" w:rsidR="00634BC4" w:rsidRDefault="007D643D" w:rsidP="00304E32">
      <w:pPr>
        <w:pStyle w:val="NormalBPBHEB"/>
      </w:pPr>
      <w:r w:rsidRPr="007D643D">
        <w:t>To understand how GPT models generate text, it is important to visualize the architecture that enables autoregressive prediction. The diagram below</w:t>
      </w:r>
      <w:r w:rsidR="004224F9">
        <w:t xml:space="preserve"> </w:t>
      </w:r>
      <w:r w:rsidR="00744D2E">
        <w:t>(</w:t>
      </w:r>
      <w:r w:rsidR="00DD4131" w:rsidRPr="00C33696">
        <w:rPr>
          <w:i/>
          <w:iCs/>
        </w:rPr>
        <w:t>Figure</w:t>
      </w:r>
      <w:r w:rsidR="00744D2E" w:rsidRPr="00C33696">
        <w:rPr>
          <w:i/>
          <w:iCs/>
        </w:rPr>
        <w:t xml:space="preserve"> 3.4</w:t>
      </w:r>
      <w:r w:rsidR="00744D2E">
        <w:t>)</w:t>
      </w:r>
      <w:r w:rsidRPr="007D643D">
        <w:t xml:space="preserve"> breaks down the flow from token input through transformer layers to final output, revealing the role of each key component along the way.</w:t>
      </w:r>
    </w:p>
    <w:p w14:paraId="77E221D2" w14:textId="49661560" w:rsidR="00A70677" w:rsidRDefault="002E1892" w:rsidP="008B2ADF">
      <w:pPr>
        <w:spacing w:before="240" w:after="240"/>
      </w:pPr>
      <w:r>
        <w:rPr>
          <w:noProof/>
        </w:rPr>
        <w:drawing>
          <wp:inline distT="0" distB="0" distL="0" distR="0" wp14:anchorId="5DBD0F89" wp14:editId="22BCB01E">
            <wp:extent cx="5903366" cy="2932000"/>
            <wp:effectExtent l="0" t="0" r="2540" b="1905"/>
            <wp:docPr id="13686484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2882" cy="2936726"/>
                    </a:xfrm>
                    <a:prstGeom prst="rect">
                      <a:avLst/>
                    </a:prstGeom>
                    <a:noFill/>
                  </pic:spPr>
                </pic:pic>
              </a:graphicData>
            </a:graphic>
          </wp:inline>
        </w:drawing>
      </w:r>
    </w:p>
    <w:p w14:paraId="7698C9E5" w14:textId="3F87838E" w:rsidR="008A22CC" w:rsidRDefault="00E24036" w:rsidP="3318B89C">
      <w:pPr>
        <w:pStyle w:val="FigureCaptionBPBHEB"/>
        <w:spacing w:before="240" w:after="240"/>
      </w:pPr>
      <w:r w:rsidRPr="00304E32">
        <w:rPr>
          <w:b/>
          <w:bCs w:val="0"/>
        </w:rPr>
        <w:t xml:space="preserve">Figure </w:t>
      </w:r>
      <w:r w:rsidR="006A7153" w:rsidRPr="00304E32">
        <w:rPr>
          <w:b/>
          <w:bCs w:val="0"/>
        </w:rPr>
        <w:t>3.</w:t>
      </w:r>
      <w:r w:rsidR="006A7153" w:rsidRPr="00304E32">
        <w:rPr>
          <w:b/>
          <w:bCs w:val="0"/>
        </w:rPr>
        <w:fldChar w:fldCharType="begin"/>
      </w:r>
      <w:r w:rsidR="006A7153" w:rsidRPr="00304E32">
        <w:rPr>
          <w:b/>
          <w:bCs w:val="0"/>
        </w:rPr>
        <w:instrText xml:space="preserve"> SEQ Figure \* ARABIC </w:instrText>
      </w:r>
      <w:r w:rsidR="006A7153" w:rsidRPr="00304E32">
        <w:rPr>
          <w:b/>
          <w:bCs w:val="0"/>
        </w:rPr>
        <w:fldChar w:fldCharType="separate"/>
      </w:r>
      <w:r w:rsidR="006A7153" w:rsidRPr="00304E32">
        <w:rPr>
          <w:b/>
          <w:bCs w:val="0"/>
        </w:rPr>
        <w:t>4</w:t>
      </w:r>
      <w:r w:rsidR="006A7153" w:rsidRPr="00304E32">
        <w:rPr>
          <w:b/>
          <w:bCs w:val="0"/>
        </w:rPr>
        <w:fldChar w:fldCharType="end"/>
      </w:r>
      <w:r w:rsidR="1501F3BD">
        <w:t>:  GPT model architecture.</w:t>
      </w:r>
      <w:r w:rsidR="00C24A8E">
        <w:pgNum/>
      </w:r>
    </w:p>
    <w:p w14:paraId="7CD985A4" w14:textId="5435B5FF" w:rsidR="00D025F6" w:rsidRDefault="63BAEE27" w:rsidP="72B0CE64">
      <w:pPr>
        <w:pStyle w:val="NormalBPBHEB"/>
        <w:spacing w:before="240" w:after="240"/>
      </w:pPr>
      <w:r w:rsidRPr="72B0CE64">
        <w:rPr>
          <w:i/>
          <w:iCs/>
        </w:rPr>
        <w:t>Figure 3.4</w:t>
      </w:r>
      <w:r>
        <w:t xml:space="preserve"> above shows how tokens are passed through a stack of transformer blocks, each composed of multi-head attention, normalization, and feedforward layers. The output token is computed via a </w:t>
      </w:r>
      <w:r w:rsidRPr="72B0CE64">
        <w:rPr>
          <w:b/>
          <w:bCs/>
        </w:rPr>
        <w:t>softmax</w:t>
      </w:r>
      <w:r>
        <w:t xml:space="preserve"> layer and autoregressively appended to the input for subsequent prediction. </w:t>
      </w:r>
    </w:p>
    <w:p w14:paraId="038658BF" w14:textId="088A5BD9" w:rsidR="1705D118" w:rsidRDefault="1705D118" w:rsidP="3318B89C">
      <w:pPr>
        <w:spacing w:before="240" w:after="240"/>
        <w:rPr>
          <w:b/>
          <w:bCs/>
          <w:sz w:val="28"/>
          <w:szCs w:val="28"/>
        </w:rPr>
      </w:pPr>
      <w:r w:rsidRPr="3318B89C">
        <w:rPr>
          <w:b/>
          <w:bCs/>
          <w:sz w:val="28"/>
          <w:szCs w:val="28"/>
        </w:rPr>
        <w:t>GPT Timeline: GPT-1 → GPT-4</w:t>
      </w:r>
    </w:p>
    <w:tbl>
      <w:tblPr>
        <w:tblStyle w:val="GridTable1Light"/>
        <w:tblW w:w="9360" w:type="dxa"/>
        <w:tblLayout w:type="fixed"/>
        <w:tblLook w:val="06A0" w:firstRow="1" w:lastRow="0" w:firstColumn="1" w:lastColumn="0" w:noHBand="1" w:noVBand="1"/>
      </w:tblPr>
      <w:tblGrid>
        <w:gridCol w:w="1255"/>
        <w:gridCol w:w="720"/>
        <w:gridCol w:w="1890"/>
        <w:gridCol w:w="5495"/>
      </w:tblGrid>
      <w:tr w:rsidR="00640441" w14:paraId="48915820" w14:textId="77777777" w:rsidTr="3318B8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5" w:type="dxa"/>
          </w:tcPr>
          <w:p w14:paraId="66B8FB5D" w14:textId="2336CBDB" w:rsidR="5A8DC982" w:rsidRDefault="6FDB9655" w:rsidP="3318B89C">
            <w:pPr>
              <w:jc w:val="center"/>
              <w:rPr>
                <w:b w:val="0"/>
                <w:bCs w:val="0"/>
              </w:rPr>
            </w:pPr>
            <w:r>
              <w:rPr>
                <w:b w:val="0"/>
                <w:bCs w:val="0"/>
              </w:rPr>
              <w:t>Model</w:t>
            </w:r>
          </w:p>
        </w:tc>
        <w:tc>
          <w:tcPr>
            <w:tcW w:w="720" w:type="dxa"/>
          </w:tcPr>
          <w:p w14:paraId="4D4056B8" w14:textId="005BA4F4" w:rsidR="5A8DC982" w:rsidRDefault="6FDB9655" w:rsidP="3318B89C">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Release</w:t>
            </w:r>
          </w:p>
        </w:tc>
        <w:tc>
          <w:tcPr>
            <w:tcW w:w="1890" w:type="dxa"/>
          </w:tcPr>
          <w:p w14:paraId="7BE24AE4" w14:textId="54346AC7" w:rsidR="5A8DC982" w:rsidRDefault="6FDB9655" w:rsidP="3318B89C">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Parameters</w:t>
            </w:r>
          </w:p>
        </w:tc>
        <w:tc>
          <w:tcPr>
            <w:tcW w:w="5495" w:type="dxa"/>
          </w:tcPr>
          <w:p w14:paraId="59F16788" w14:textId="76B6D3E4" w:rsidR="5A8DC982" w:rsidRDefault="6FDB9655" w:rsidP="3318B89C">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Key Features</w:t>
            </w:r>
          </w:p>
        </w:tc>
      </w:tr>
      <w:tr w:rsidR="00640441" w14:paraId="310D7DE0" w14:textId="77777777" w:rsidTr="3318B89C">
        <w:trPr>
          <w:trHeight w:val="300"/>
        </w:trPr>
        <w:tc>
          <w:tcPr>
            <w:cnfStyle w:val="001000000000" w:firstRow="0" w:lastRow="0" w:firstColumn="1" w:lastColumn="0" w:oddVBand="0" w:evenVBand="0" w:oddHBand="0" w:evenHBand="0" w:firstRowFirstColumn="0" w:firstRowLastColumn="0" w:lastRowFirstColumn="0" w:lastRowLastColumn="0"/>
            <w:tcW w:w="1255" w:type="dxa"/>
          </w:tcPr>
          <w:p w14:paraId="5B20585B" w14:textId="6C18B8BF" w:rsidR="5A8DC982" w:rsidRDefault="5A8DC982" w:rsidP="004B0EC0">
            <w:pPr>
              <w:rPr>
                <w:b w:val="0"/>
                <w:bCs w:val="0"/>
              </w:rPr>
            </w:pPr>
            <w:r w:rsidRPr="5A8DC982">
              <w:rPr>
                <w:b w:val="0"/>
                <w:bCs w:val="0"/>
              </w:rPr>
              <w:t>GPT-1</w:t>
            </w:r>
          </w:p>
        </w:tc>
        <w:tc>
          <w:tcPr>
            <w:tcW w:w="720" w:type="dxa"/>
          </w:tcPr>
          <w:p w14:paraId="2170E331" w14:textId="6E70F6AD" w:rsidR="5A8DC982" w:rsidRDefault="5A8DC982" w:rsidP="004B0EC0">
            <w:pPr>
              <w:cnfStyle w:val="000000000000" w:firstRow="0" w:lastRow="0" w:firstColumn="0" w:lastColumn="0" w:oddVBand="0" w:evenVBand="0" w:oddHBand="0" w:evenHBand="0" w:firstRowFirstColumn="0" w:firstRowLastColumn="0" w:lastRowFirstColumn="0" w:lastRowLastColumn="0"/>
            </w:pPr>
            <w:r>
              <w:t>2018</w:t>
            </w:r>
          </w:p>
        </w:tc>
        <w:tc>
          <w:tcPr>
            <w:tcW w:w="1890" w:type="dxa"/>
          </w:tcPr>
          <w:p w14:paraId="19F4C5EE" w14:textId="42726851" w:rsidR="5A8DC982" w:rsidRDefault="5A8DC982" w:rsidP="004B0EC0">
            <w:pPr>
              <w:cnfStyle w:val="000000000000" w:firstRow="0" w:lastRow="0" w:firstColumn="0" w:lastColumn="0" w:oddVBand="0" w:evenVBand="0" w:oddHBand="0" w:evenHBand="0" w:firstRowFirstColumn="0" w:firstRowLastColumn="0" w:lastRowFirstColumn="0" w:lastRowLastColumn="0"/>
            </w:pPr>
            <w:r>
              <w:t>117 M</w:t>
            </w:r>
          </w:p>
        </w:tc>
        <w:tc>
          <w:tcPr>
            <w:tcW w:w="5495" w:type="dxa"/>
          </w:tcPr>
          <w:p w14:paraId="601FACC5" w14:textId="610B07FC" w:rsidR="5A8DC982" w:rsidRDefault="5A8DC982" w:rsidP="004B0EC0">
            <w:pPr>
              <w:cnfStyle w:val="000000000000" w:firstRow="0" w:lastRow="0" w:firstColumn="0" w:lastColumn="0" w:oddVBand="0" w:evenVBand="0" w:oddHBand="0" w:evenHBand="0" w:firstRowFirstColumn="0" w:firstRowLastColumn="0" w:lastRowFirstColumn="0" w:lastRowLastColumn="0"/>
            </w:pPr>
            <w:r>
              <w:t>Unsupervised learning; SOTA on LAMBADA; Competitive on GLUE &amp; SQuAD.</w:t>
            </w:r>
          </w:p>
        </w:tc>
      </w:tr>
      <w:tr w:rsidR="00640441" w14:paraId="05541BFA" w14:textId="77777777" w:rsidTr="3318B89C">
        <w:trPr>
          <w:trHeight w:val="300"/>
        </w:trPr>
        <w:tc>
          <w:tcPr>
            <w:cnfStyle w:val="001000000000" w:firstRow="0" w:lastRow="0" w:firstColumn="1" w:lastColumn="0" w:oddVBand="0" w:evenVBand="0" w:oddHBand="0" w:evenHBand="0" w:firstRowFirstColumn="0" w:firstRowLastColumn="0" w:lastRowFirstColumn="0" w:lastRowLastColumn="0"/>
            <w:tcW w:w="1255" w:type="dxa"/>
          </w:tcPr>
          <w:p w14:paraId="42B9F7ED" w14:textId="67652BE2" w:rsidR="5A8DC982" w:rsidRDefault="5A8DC982" w:rsidP="004B0EC0">
            <w:pPr>
              <w:rPr>
                <w:b w:val="0"/>
                <w:bCs w:val="0"/>
              </w:rPr>
            </w:pPr>
            <w:r w:rsidRPr="5A8DC982">
              <w:rPr>
                <w:b w:val="0"/>
                <w:bCs w:val="0"/>
              </w:rPr>
              <w:t>GPT-2</w:t>
            </w:r>
          </w:p>
        </w:tc>
        <w:tc>
          <w:tcPr>
            <w:tcW w:w="720" w:type="dxa"/>
          </w:tcPr>
          <w:p w14:paraId="59B0C3AF" w14:textId="32186776" w:rsidR="5A8DC982" w:rsidRDefault="5A8DC982" w:rsidP="004B0EC0">
            <w:pPr>
              <w:cnfStyle w:val="000000000000" w:firstRow="0" w:lastRow="0" w:firstColumn="0" w:lastColumn="0" w:oddVBand="0" w:evenVBand="0" w:oddHBand="0" w:evenHBand="0" w:firstRowFirstColumn="0" w:firstRowLastColumn="0" w:lastRowFirstColumn="0" w:lastRowLastColumn="0"/>
            </w:pPr>
            <w:r>
              <w:t>2019</w:t>
            </w:r>
          </w:p>
        </w:tc>
        <w:tc>
          <w:tcPr>
            <w:tcW w:w="1890" w:type="dxa"/>
          </w:tcPr>
          <w:p w14:paraId="6A47A9C2" w14:textId="6DAC7819" w:rsidR="5A8DC982" w:rsidRDefault="5A8DC982" w:rsidP="004B0EC0">
            <w:pPr>
              <w:cnfStyle w:val="000000000000" w:firstRow="0" w:lastRow="0" w:firstColumn="0" w:lastColumn="0" w:oddVBand="0" w:evenVBand="0" w:oddHBand="0" w:evenHBand="0" w:firstRowFirstColumn="0" w:firstRowLastColumn="0" w:lastRowFirstColumn="0" w:lastRowLastColumn="0"/>
            </w:pPr>
            <w:r>
              <w:t>1.5 B</w:t>
            </w:r>
          </w:p>
        </w:tc>
        <w:tc>
          <w:tcPr>
            <w:tcW w:w="5495" w:type="dxa"/>
          </w:tcPr>
          <w:p w14:paraId="7A24A74D" w14:textId="64901508" w:rsidR="5A8DC982" w:rsidRDefault="5A8DC982" w:rsidP="004B0EC0">
            <w:pPr>
              <w:cnfStyle w:val="000000000000" w:firstRow="0" w:lastRow="0" w:firstColumn="0" w:lastColumn="0" w:oddVBand="0" w:evenVBand="0" w:oddHBand="0" w:evenHBand="0" w:firstRowFirstColumn="0" w:firstRowLastColumn="0" w:lastRowFirstColumn="0" w:lastRowLastColumn="0"/>
            </w:pPr>
            <w:r>
              <w:t>Larger dataset; Modified objective &amp; efficient sampling for better text gen.</w:t>
            </w:r>
          </w:p>
        </w:tc>
      </w:tr>
      <w:tr w:rsidR="00640441" w14:paraId="3600D905" w14:textId="77777777" w:rsidTr="3318B89C">
        <w:trPr>
          <w:trHeight w:val="300"/>
        </w:trPr>
        <w:tc>
          <w:tcPr>
            <w:cnfStyle w:val="001000000000" w:firstRow="0" w:lastRow="0" w:firstColumn="1" w:lastColumn="0" w:oddVBand="0" w:evenVBand="0" w:oddHBand="0" w:evenHBand="0" w:firstRowFirstColumn="0" w:firstRowLastColumn="0" w:lastRowFirstColumn="0" w:lastRowLastColumn="0"/>
            <w:tcW w:w="1255" w:type="dxa"/>
          </w:tcPr>
          <w:p w14:paraId="240AAD32" w14:textId="7C1A6507" w:rsidR="5A8DC982" w:rsidRDefault="5A8DC982" w:rsidP="004B0EC0">
            <w:pPr>
              <w:rPr>
                <w:b w:val="0"/>
                <w:bCs w:val="0"/>
              </w:rPr>
            </w:pPr>
            <w:r w:rsidRPr="5A8DC982">
              <w:rPr>
                <w:b w:val="0"/>
                <w:bCs w:val="0"/>
              </w:rPr>
              <w:t>GPT-3</w:t>
            </w:r>
          </w:p>
        </w:tc>
        <w:tc>
          <w:tcPr>
            <w:tcW w:w="720" w:type="dxa"/>
          </w:tcPr>
          <w:p w14:paraId="1EE2895E" w14:textId="59AF6336" w:rsidR="5A8DC982" w:rsidRDefault="5A8DC982" w:rsidP="004B0EC0">
            <w:pPr>
              <w:cnfStyle w:val="000000000000" w:firstRow="0" w:lastRow="0" w:firstColumn="0" w:lastColumn="0" w:oddVBand="0" w:evenVBand="0" w:oddHBand="0" w:evenHBand="0" w:firstRowFirstColumn="0" w:firstRowLastColumn="0" w:lastRowFirstColumn="0" w:lastRowLastColumn="0"/>
            </w:pPr>
            <w:r>
              <w:t>2020</w:t>
            </w:r>
          </w:p>
        </w:tc>
        <w:tc>
          <w:tcPr>
            <w:tcW w:w="1890" w:type="dxa"/>
          </w:tcPr>
          <w:p w14:paraId="3CF919BE" w14:textId="54465D3F" w:rsidR="5A8DC982" w:rsidRDefault="5A8DC982" w:rsidP="004B0EC0">
            <w:pPr>
              <w:cnfStyle w:val="000000000000" w:firstRow="0" w:lastRow="0" w:firstColumn="0" w:lastColumn="0" w:oddVBand="0" w:evenVBand="0" w:oddHBand="0" w:evenHBand="0" w:firstRowFirstColumn="0" w:firstRowLastColumn="0" w:lastRowFirstColumn="0" w:lastRowLastColumn="0"/>
            </w:pPr>
            <w:r>
              <w:t>175 B</w:t>
            </w:r>
          </w:p>
        </w:tc>
        <w:tc>
          <w:tcPr>
            <w:tcW w:w="5495" w:type="dxa"/>
          </w:tcPr>
          <w:p w14:paraId="18671AE3" w14:textId="29C3E3B3" w:rsidR="5A8DC982" w:rsidRDefault="5A8DC982" w:rsidP="004B0EC0">
            <w:pPr>
              <w:cnfStyle w:val="000000000000" w:firstRow="0" w:lastRow="0" w:firstColumn="0" w:lastColumn="0" w:oddVBand="0" w:evenVBand="0" w:oddHBand="0" w:evenHBand="0" w:firstRowFirstColumn="0" w:firstRowLastColumn="0" w:lastRowFirstColumn="0" w:lastRowLastColumn="0"/>
            </w:pPr>
            <w:r>
              <w:t>Larger dataset; Better training methodology (GShard); Few-shot capability.</w:t>
            </w:r>
          </w:p>
        </w:tc>
      </w:tr>
      <w:tr w:rsidR="00640441" w14:paraId="3233F103" w14:textId="77777777" w:rsidTr="3318B89C">
        <w:trPr>
          <w:trHeight w:val="300"/>
        </w:trPr>
        <w:tc>
          <w:tcPr>
            <w:cnfStyle w:val="001000000000" w:firstRow="0" w:lastRow="0" w:firstColumn="1" w:lastColumn="0" w:oddVBand="0" w:evenVBand="0" w:oddHBand="0" w:evenHBand="0" w:firstRowFirstColumn="0" w:firstRowLastColumn="0" w:lastRowFirstColumn="0" w:lastRowLastColumn="0"/>
            <w:tcW w:w="1255" w:type="dxa"/>
          </w:tcPr>
          <w:p w14:paraId="512EB57B" w14:textId="3228D539" w:rsidR="5A8DC982" w:rsidRDefault="5A8DC982" w:rsidP="004B0EC0">
            <w:pPr>
              <w:rPr>
                <w:b w:val="0"/>
                <w:bCs w:val="0"/>
              </w:rPr>
            </w:pPr>
            <w:r w:rsidRPr="5A8DC982">
              <w:rPr>
                <w:b w:val="0"/>
                <w:bCs w:val="0"/>
              </w:rPr>
              <w:t>GPT-3.5</w:t>
            </w:r>
          </w:p>
        </w:tc>
        <w:tc>
          <w:tcPr>
            <w:tcW w:w="720" w:type="dxa"/>
          </w:tcPr>
          <w:p w14:paraId="5E5EDB2B" w14:textId="4CC348F2" w:rsidR="5A8DC982" w:rsidRDefault="5A8DC982" w:rsidP="004B0EC0">
            <w:pPr>
              <w:cnfStyle w:val="000000000000" w:firstRow="0" w:lastRow="0" w:firstColumn="0" w:lastColumn="0" w:oddVBand="0" w:evenVBand="0" w:oddHBand="0" w:evenHBand="0" w:firstRowFirstColumn="0" w:firstRowLastColumn="0" w:lastRowFirstColumn="0" w:lastRowLastColumn="0"/>
            </w:pPr>
            <w:r>
              <w:t>2022</w:t>
            </w:r>
          </w:p>
        </w:tc>
        <w:tc>
          <w:tcPr>
            <w:tcW w:w="1890" w:type="dxa"/>
          </w:tcPr>
          <w:p w14:paraId="3118F96E" w14:textId="7FFFAEDA" w:rsidR="5A8DC982" w:rsidRDefault="5A8DC982" w:rsidP="004B0EC0">
            <w:pPr>
              <w:cnfStyle w:val="000000000000" w:firstRow="0" w:lastRow="0" w:firstColumn="0" w:lastColumn="0" w:oddVBand="0" w:evenVBand="0" w:oddHBand="0" w:evenHBand="0" w:firstRowFirstColumn="0" w:firstRowLastColumn="0" w:lastRowFirstColumn="0" w:lastRowLastColumn="0"/>
            </w:pPr>
            <w:r>
              <w:t>1.3 B / 6 B / 175 B</w:t>
            </w:r>
          </w:p>
        </w:tc>
        <w:tc>
          <w:tcPr>
            <w:tcW w:w="5495" w:type="dxa"/>
          </w:tcPr>
          <w:p w14:paraId="12648B91" w14:textId="66ABE2A8" w:rsidR="5A8DC982" w:rsidRDefault="5A8DC982" w:rsidP="004B0EC0">
            <w:pPr>
              <w:cnfStyle w:val="000000000000" w:firstRow="0" w:lastRow="0" w:firstColumn="0" w:lastColumn="0" w:oddVBand="0" w:evenVBand="0" w:oddHBand="0" w:evenHBand="0" w:firstRowFirstColumn="0" w:firstRowLastColumn="0" w:lastRowFirstColumn="0" w:lastRowLastColumn="0"/>
            </w:pPr>
            <w:r>
              <w:t>RLHF to reduce toxic outputs; Improved GPT-3.</w:t>
            </w:r>
          </w:p>
        </w:tc>
      </w:tr>
      <w:tr w:rsidR="00640441" w14:paraId="4570DF82" w14:textId="77777777" w:rsidTr="3318B89C">
        <w:trPr>
          <w:trHeight w:val="300"/>
        </w:trPr>
        <w:tc>
          <w:tcPr>
            <w:cnfStyle w:val="001000000000" w:firstRow="0" w:lastRow="0" w:firstColumn="1" w:lastColumn="0" w:oddVBand="0" w:evenVBand="0" w:oddHBand="0" w:evenHBand="0" w:firstRowFirstColumn="0" w:firstRowLastColumn="0" w:lastRowFirstColumn="0" w:lastRowLastColumn="0"/>
            <w:tcW w:w="1255" w:type="dxa"/>
          </w:tcPr>
          <w:p w14:paraId="57FF20B7" w14:textId="2AC9B3E0" w:rsidR="5A8DC982" w:rsidRDefault="5A8DC982" w:rsidP="5B0FCEFE">
            <w:pPr>
              <w:rPr>
                <w:b w:val="0"/>
                <w:bCs w:val="0"/>
              </w:rPr>
            </w:pPr>
            <w:r w:rsidRPr="5A8DC982">
              <w:rPr>
                <w:b w:val="0"/>
                <w:bCs w:val="0"/>
              </w:rPr>
              <w:t>GPT-4</w:t>
            </w:r>
          </w:p>
        </w:tc>
        <w:tc>
          <w:tcPr>
            <w:tcW w:w="720" w:type="dxa"/>
          </w:tcPr>
          <w:p w14:paraId="11B643B9" w14:textId="61D0FE0A" w:rsidR="5A8DC982" w:rsidRDefault="102DDBB5" w:rsidP="29120CCA">
            <w:pPr>
              <w:cnfStyle w:val="000000000000" w:firstRow="0" w:lastRow="0" w:firstColumn="0" w:lastColumn="0" w:oddVBand="0" w:evenVBand="0" w:oddHBand="0" w:evenHBand="0" w:firstRowFirstColumn="0" w:firstRowLastColumn="0" w:lastRowFirstColumn="0" w:lastRowLastColumn="0"/>
            </w:pPr>
            <w:r>
              <w:t>2023</w:t>
            </w:r>
          </w:p>
        </w:tc>
        <w:tc>
          <w:tcPr>
            <w:tcW w:w="1890" w:type="dxa"/>
          </w:tcPr>
          <w:p w14:paraId="3EB9F1BD" w14:textId="73619F3A" w:rsidR="5A8DC982" w:rsidRDefault="102DDBB5" w:rsidP="29120CCA">
            <w:pPr>
              <w:cnfStyle w:val="000000000000" w:firstRow="0" w:lastRow="0" w:firstColumn="0" w:lastColumn="0" w:oddVBand="0" w:evenVBand="0" w:oddHBand="0" w:evenHBand="0" w:firstRowFirstColumn="0" w:firstRowLastColumn="0" w:lastRowFirstColumn="0" w:lastRowLastColumn="0"/>
            </w:pPr>
            <w:r>
              <w:t>~1 T</w:t>
            </w:r>
          </w:p>
        </w:tc>
        <w:tc>
          <w:tcPr>
            <w:tcW w:w="5495" w:type="dxa"/>
          </w:tcPr>
          <w:p w14:paraId="5D895FDD" w14:textId="23919C51" w:rsidR="5A8DC982" w:rsidRDefault="102DDBB5" w:rsidP="29120CCA">
            <w:pPr>
              <w:cnfStyle w:val="000000000000" w:firstRow="0" w:lastRow="0" w:firstColumn="0" w:lastColumn="0" w:oddVBand="0" w:evenVBand="0" w:oddHBand="0" w:evenHBand="0" w:firstRowFirstColumn="0" w:firstRowLastColumn="0" w:lastRowFirstColumn="0" w:lastRowLastColumn="0"/>
            </w:pPr>
            <w:r>
              <w:t>Text + image inputs → text outputs; RLHF; Multi-modal capabilities.</w:t>
            </w:r>
          </w:p>
        </w:tc>
      </w:tr>
    </w:tbl>
    <w:p w14:paraId="5CAC08B8" w14:textId="70305F8B" w:rsidR="00984314" w:rsidRPr="00984314" w:rsidRDefault="00984314" w:rsidP="00304E32">
      <w:pPr>
        <w:pStyle w:val="Heading2BPBHEB"/>
        <w:rPr>
          <w:sz w:val="28"/>
          <w:szCs w:val="28"/>
        </w:rPr>
      </w:pPr>
      <w:commentRangeStart w:id="6"/>
      <w:commentRangeStart w:id="7"/>
      <w:commentRangeEnd w:id="6"/>
      <w:r>
        <w:rPr>
          <w:rStyle w:val="CommentReference"/>
        </w:rPr>
        <w:commentReference w:id="6"/>
      </w:r>
      <w:commentRangeEnd w:id="7"/>
      <w:r>
        <w:rPr>
          <w:rStyle w:val="CommentReference"/>
        </w:rPr>
        <w:commentReference w:id="7"/>
      </w:r>
      <w:r w:rsidRPr="00984314">
        <w:t xml:space="preserve">Key </w:t>
      </w:r>
      <w:r w:rsidR="006A7153" w:rsidRPr="00984314">
        <w:t>features and advantages of autoregressive models</w:t>
      </w:r>
    </w:p>
    <w:p w14:paraId="4ED76504" w14:textId="6E98FCA4" w:rsidR="00984314" w:rsidRPr="00984314" w:rsidRDefault="00984314" w:rsidP="00304E32">
      <w:pPr>
        <w:pStyle w:val="NormalBPBHEB"/>
      </w:pPr>
      <w:r w:rsidRPr="00984314">
        <w:t xml:space="preserve">Autoregressive models like GPT offer </w:t>
      </w:r>
      <w:r w:rsidR="00F542B7">
        <w:t xml:space="preserve">the </w:t>
      </w:r>
      <w:r w:rsidR="001215B1">
        <w:t>following</w:t>
      </w:r>
      <w:r w:rsidR="00F542B7">
        <w:t xml:space="preserve"> </w:t>
      </w:r>
      <w:r w:rsidRPr="00984314">
        <w:t>key advantages:</w:t>
      </w:r>
    </w:p>
    <w:p w14:paraId="384B330E" w14:textId="187E3128" w:rsidR="00984314" w:rsidRPr="00984314" w:rsidRDefault="00984314" w:rsidP="00304E32">
      <w:pPr>
        <w:pStyle w:val="NormalBPBHEB"/>
        <w:numPr>
          <w:ilvl w:val="0"/>
          <w:numId w:val="29"/>
        </w:numPr>
      </w:pPr>
      <w:r w:rsidRPr="00984314">
        <w:rPr>
          <w:b/>
          <w:bCs/>
        </w:rPr>
        <w:t xml:space="preserve">Contextual </w:t>
      </w:r>
      <w:r w:rsidR="006A7153">
        <w:rPr>
          <w:b/>
          <w:bCs/>
        </w:rPr>
        <w:t>a</w:t>
      </w:r>
      <w:r w:rsidRPr="00984314">
        <w:rPr>
          <w:b/>
          <w:bCs/>
        </w:rPr>
        <w:t>wareness</w:t>
      </w:r>
      <w:r w:rsidRPr="00984314">
        <w:t xml:space="preserve">: By considering all previous words in the sequence, these models maintain </w:t>
      </w:r>
      <w:r w:rsidR="008163D9">
        <w:t>a crucial level of contextual awareness, enabling</w:t>
      </w:r>
      <w:r w:rsidRPr="00984314">
        <w:t xml:space="preserve"> more accurate and relevant text generation.</w:t>
      </w:r>
    </w:p>
    <w:p w14:paraId="37F26971" w14:textId="770D27CD" w:rsidR="00984314" w:rsidRPr="00984314" w:rsidRDefault="00984314" w:rsidP="00304E32">
      <w:pPr>
        <w:pStyle w:val="NormalBPBHEB"/>
        <w:numPr>
          <w:ilvl w:val="0"/>
          <w:numId w:val="29"/>
        </w:numPr>
      </w:pPr>
      <w:r w:rsidRPr="00984314">
        <w:rPr>
          <w:b/>
          <w:bCs/>
        </w:rPr>
        <w:t>Flexibility</w:t>
      </w:r>
      <w:r w:rsidRPr="00984314">
        <w:t xml:space="preserve">: They can be adapted to a wide range of languages and tasks, from </w:t>
      </w:r>
      <w:r w:rsidR="00BD6A69" w:rsidRPr="00984314">
        <w:t>plain text</w:t>
      </w:r>
      <w:r w:rsidRPr="00984314">
        <w:t xml:space="preserve"> generation to complex applications like dialogue systems and content creation.</w:t>
      </w:r>
    </w:p>
    <w:p w14:paraId="69C3E738" w14:textId="0E347F99" w:rsidR="00984314" w:rsidRDefault="00984314" w:rsidP="006A7153">
      <w:pPr>
        <w:pStyle w:val="NormalBPBHEB"/>
        <w:numPr>
          <w:ilvl w:val="0"/>
          <w:numId w:val="29"/>
        </w:numPr>
      </w:pPr>
      <w:r w:rsidRPr="00984314">
        <w:rPr>
          <w:b/>
          <w:bCs/>
        </w:rPr>
        <w:t>Scalability</w:t>
      </w:r>
      <w:r w:rsidRPr="00984314">
        <w:t xml:space="preserve">: The architecture supports scaling up </w:t>
      </w:r>
      <w:r w:rsidR="008163D9">
        <w:t>to an excessive number of</w:t>
      </w:r>
      <w:r w:rsidRPr="00984314">
        <w:t xml:space="preserve"> parameters, which enhances the model's understanding and generative capabilities.</w:t>
      </w:r>
    </w:p>
    <w:p w14:paraId="6A4F2E2B" w14:textId="0F0FBCB8" w:rsidR="006A7153" w:rsidRPr="00984314" w:rsidRDefault="006A7153" w:rsidP="00304E32">
      <w:pPr>
        <w:pStyle w:val="NormalBPBHEB"/>
      </w:pPr>
    </w:p>
    <w:p w14:paraId="21ECD89F" w14:textId="2BE2F5C9" w:rsidR="00984314" w:rsidRDefault="00984314" w:rsidP="006A7153">
      <w:pPr>
        <w:pStyle w:val="Heading2BPBHEB"/>
      </w:pPr>
      <w:r w:rsidRPr="00984314">
        <w:t xml:space="preserve">Applications of GPT </w:t>
      </w:r>
      <w:r w:rsidR="006A7153">
        <w:t>m</w:t>
      </w:r>
      <w:r w:rsidR="006A7153" w:rsidRPr="00984314">
        <w:t>odels</w:t>
      </w:r>
    </w:p>
    <w:p w14:paraId="245C3600" w14:textId="2585AE72" w:rsidR="006A7153" w:rsidRPr="00984314" w:rsidRDefault="006A7153" w:rsidP="00304E32">
      <w:pPr>
        <w:pStyle w:val="NormalBPBHEB"/>
      </w:pPr>
      <w:r>
        <w:t>GPT models can be used for the following:</w:t>
      </w:r>
    </w:p>
    <w:p w14:paraId="163F1F03" w14:textId="16BF7596" w:rsidR="00984314" w:rsidRPr="00984314" w:rsidRDefault="00984314" w:rsidP="00304E32">
      <w:pPr>
        <w:pStyle w:val="NormalBPBHEB"/>
        <w:numPr>
          <w:ilvl w:val="0"/>
          <w:numId w:val="30"/>
        </w:numPr>
      </w:pPr>
      <w:r w:rsidRPr="00984314">
        <w:rPr>
          <w:b/>
          <w:bCs/>
        </w:rPr>
        <w:t xml:space="preserve">Content </w:t>
      </w:r>
      <w:r w:rsidR="006A7153">
        <w:rPr>
          <w:b/>
          <w:bCs/>
        </w:rPr>
        <w:t>c</w:t>
      </w:r>
      <w:r w:rsidR="006A7153" w:rsidRPr="00984314">
        <w:rPr>
          <w:b/>
          <w:bCs/>
        </w:rPr>
        <w:t>reation</w:t>
      </w:r>
      <w:r w:rsidRPr="00984314">
        <w:t>: From writing articles to generating creative fiction, GPT models automate and enhance content creation processes.</w:t>
      </w:r>
    </w:p>
    <w:p w14:paraId="0E956200" w14:textId="64B03436" w:rsidR="00984314" w:rsidRPr="00984314" w:rsidRDefault="00984314" w:rsidP="00304E32">
      <w:pPr>
        <w:pStyle w:val="NormalBPBHEB"/>
        <w:numPr>
          <w:ilvl w:val="0"/>
          <w:numId w:val="30"/>
        </w:numPr>
      </w:pPr>
      <w:r w:rsidRPr="00984314">
        <w:rPr>
          <w:b/>
          <w:bCs/>
        </w:rPr>
        <w:t xml:space="preserve">Language </w:t>
      </w:r>
      <w:r w:rsidR="006A7153">
        <w:rPr>
          <w:b/>
          <w:bCs/>
        </w:rPr>
        <w:t>t</w:t>
      </w:r>
      <w:r w:rsidR="006A7153" w:rsidRPr="00984314">
        <w:rPr>
          <w:b/>
          <w:bCs/>
        </w:rPr>
        <w:t>ranslation</w:t>
      </w:r>
      <w:r w:rsidRPr="00984314">
        <w:t>: Autoregressive models are used in state-of-the-art machine translation systems, offering high-quality translations by understanding and generating text in multiple languages.</w:t>
      </w:r>
    </w:p>
    <w:p w14:paraId="24593DE3" w14:textId="01853038" w:rsidR="006A7153" w:rsidRPr="000B3F3A" w:rsidRDefault="008163D9" w:rsidP="006A7153">
      <w:pPr>
        <w:pStyle w:val="NormalBPBHEB"/>
        <w:numPr>
          <w:ilvl w:val="0"/>
          <w:numId w:val="30"/>
        </w:numPr>
        <w:rPr>
          <w:rFonts w:ascii="Calibri" w:eastAsia="Times New Roman" w:hAnsi="Calibri" w:cs="Calibri"/>
          <w:sz w:val="20"/>
          <w:szCs w:val="20"/>
        </w:rPr>
      </w:pPr>
      <w:r>
        <w:rPr>
          <w:b/>
          <w:bCs/>
        </w:rPr>
        <w:t xml:space="preserve">Conversational </w:t>
      </w:r>
      <w:r w:rsidR="006A7153">
        <w:rPr>
          <w:b/>
          <w:bCs/>
        </w:rPr>
        <w:t>agents</w:t>
      </w:r>
      <w:r w:rsidRPr="00C61588">
        <w:t xml:space="preserve">: GPT models power advanced conversational agents capable of engaging in human-like dialogue, delivering more natural and effective user interactions. </w:t>
      </w:r>
    </w:p>
    <w:p w14:paraId="226866A6" w14:textId="06C43702" w:rsidR="00984314" w:rsidRDefault="008163D9" w:rsidP="00304E32">
      <w:pPr>
        <w:pStyle w:val="NormalBPBHEB"/>
        <w:ind w:left="360"/>
      </w:pPr>
      <w:r>
        <w:t xml:space="preserve">Now, </w:t>
      </w:r>
      <w:r w:rsidR="006A7153">
        <w:t xml:space="preserve">let us </w:t>
      </w:r>
      <w:r>
        <w:t>examine the different versions of GPT models, focusing on the improvements and additions introduced in each new iteration</w:t>
      </w:r>
    </w:p>
    <w:p w14:paraId="0857A399" w14:textId="5573596C" w:rsidR="3B2728A1" w:rsidRDefault="3B2728A1" w:rsidP="72B0CE64">
      <w:pPr>
        <w:spacing w:before="240" w:after="240"/>
        <w:jc w:val="both"/>
      </w:pPr>
      <w:r w:rsidRPr="72B0CE64">
        <w:rPr>
          <w:rFonts w:ascii="Palatino Linotype" w:eastAsia="Palatino Linotype" w:hAnsi="Palatino Linotype" w:cs="Palatino Linotype"/>
          <w:b/>
          <w:bCs/>
        </w:rPr>
        <w:t>GPT Evolution Timeline (2018–2023)</w:t>
      </w:r>
      <w:r>
        <w:br/>
      </w:r>
      <w:r w:rsidRPr="72B0CE64">
        <w:t>From GPT-1's pioneering use of unsupervised learning to GPT-4's multimodal capabilities, the architecture and scale of generative pre-trained transformers have evolved dramatically. Each iteration reflects breakthroughs in dataset size, training techniques, safety alignment, and user interactivity</w:t>
      </w:r>
      <w:r w:rsidR="7F7F24FA" w:rsidRPr="72B0CE64">
        <w:t>, culminating in the development of RLHF-tuned, multimodal agents capable of high-context reasoning.</w:t>
      </w:r>
    </w:p>
    <w:p w14:paraId="5B6A1361" w14:textId="4D19005A" w:rsidR="72B0CE64" w:rsidRDefault="72B0CE64" w:rsidP="72B0CE64">
      <w:pPr>
        <w:pStyle w:val="NormalBPBHEB"/>
        <w:ind w:left="360"/>
      </w:pPr>
    </w:p>
    <w:p w14:paraId="6D2ECA3F" w14:textId="0DB0DC64" w:rsidR="00655309" w:rsidRDefault="5809B366" w:rsidP="00304E32">
      <w:pPr>
        <w:pStyle w:val="FigureBPB"/>
      </w:pPr>
      <w:r>
        <w:rPr>
          <w:noProof/>
        </w:rPr>
        <w:drawing>
          <wp:inline distT="0" distB="0" distL="0" distR="0" wp14:anchorId="261071C3" wp14:editId="2AE5CCB5">
            <wp:extent cx="5820304" cy="3378150"/>
            <wp:effectExtent l="0" t="0" r="0" b="0"/>
            <wp:docPr id="149696472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64721" name=""/>
                    <pic:cNvPicPr/>
                  </pic:nvPicPr>
                  <pic:blipFill>
                    <a:blip r:embed="rId20">
                      <a:extLst>
                        <a:ext uri="{28A0092B-C50C-407E-A947-70E740481C1C}">
                          <a14:useLocalDpi xmlns:a14="http://schemas.microsoft.com/office/drawing/2010/main"/>
                        </a:ext>
                      </a:extLst>
                    </a:blip>
                    <a:stretch>
                      <a:fillRect/>
                    </a:stretch>
                  </pic:blipFill>
                  <pic:spPr>
                    <a:xfrm>
                      <a:off x="0" y="0"/>
                      <a:ext cx="5820304" cy="3378150"/>
                    </a:xfrm>
                    <a:prstGeom prst="rect">
                      <a:avLst/>
                    </a:prstGeom>
                  </pic:spPr>
                </pic:pic>
              </a:graphicData>
            </a:graphic>
          </wp:inline>
        </w:drawing>
      </w:r>
    </w:p>
    <w:p w14:paraId="26066E56" w14:textId="7604CE37" w:rsidR="008217E6" w:rsidRDefault="00655309" w:rsidP="006A7153">
      <w:pPr>
        <w:pStyle w:val="FigureCaptionBPBHEB"/>
      </w:pPr>
      <w:r w:rsidRPr="72B0CE64">
        <w:rPr>
          <w:b/>
        </w:rPr>
        <w:t xml:space="preserve">Figure </w:t>
      </w:r>
      <w:r w:rsidR="006A7153" w:rsidRPr="72B0CE64">
        <w:rPr>
          <w:b/>
        </w:rPr>
        <w:t>3.</w:t>
      </w:r>
      <w:r w:rsidRPr="72B0CE64">
        <w:rPr>
          <w:b/>
        </w:rPr>
        <w:fldChar w:fldCharType="begin"/>
      </w:r>
      <w:r w:rsidRPr="72B0CE64">
        <w:rPr>
          <w:b/>
        </w:rPr>
        <w:instrText xml:space="preserve"> SEQ Figure \* ARABIC </w:instrText>
      </w:r>
      <w:r w:rsidRPr="72B0CE64">
        <w:rPr>
          <w:b/>
        </w:rPr>
        <w:fldChar w:fldCharType="separate"/>
      </w:r>
      <w:r w:rsidR="004B749B" w:rsidRPr="72B0CE64">
        <w:rPr>
          <w:b/>
        </w:rPr>
        <w:t>5</w:t>
      </w:r>
      <w:r w:rsidRPr="72B0CE64">
        <w:rPr>
          <w:b/>
        </w:rPr>
        <w:fldChar w:fldCharType="end"/>
      </w:r>
      <w:r w:rsidR="006A7153">
        <w:t>:</w:t>
      </w:r>
      <w:r>
        <w:t xml:space="preserve"> </w:t>
      </w:r>
      <w:r w:rsidR="2D9AF47E" w:rsidRPr="72B0CE64">
        <w:rPr>
          <w:bCs w:val="0"/>
        </w:rPr>
        <w:t>Evolution of GPT Model Series (2018–2023)</w:t>
      </w:r>
    </w:p>
    <w:p w14:paraId="225DADCB" w14:textId="241B8435" w:rsidR="006A7153" w:rsidRDefault="00DB2C81" w:rsidP="72B0CE64">
      <w:pPr>
        <w:pStyle w:val="NormalBPBHEB"/>
      </w:pPr>
      <w:r>
        <w:br/>
      </w:r>
      <w:r w:rsidR="5F7140E2" w:rsidRPr="72B0CE64">
        <w:t>A comparative summary of architectural scale nd functional innovations across GPT model generations. Highlights include parameter growth, dataset expansion, and the integration of alignment techniques such as RLHF and multimodal inputs.</w:t>
      </w:r>
    </w:p>
    <w:p w14:paraId="2608D986" w14:textId="4E76E833" w:rsidR="006A7153" w:rsidRDefault="00DB2C81" w:rsidP="00304E32">
      <w:pPr>
        <w:pStyle w:val="NormalBPBHEB"/>
      </w:pPr>
      <w:ins w:id="8" w:author="Paulo Leocadio" w:date="2025-09-18T00:23:00Z" w16du:dateUtc="2025-09-18T04:23:00Z">
        <w:r>
          <w:pgNum/>
        </w:r>
      </w:ins>
    </w:p>
    <w:p w14:paraId="7ADD948D" w14:textId="54AF16AE" w:rsidR="72B0CE64" w:rsidRDefault="72B0CE64" w:rsidP="72B0CE64">
      <w:pPr>
        <w:pStyle w:val="NormalBPBHEB"/>
      </w:pPr>
    </w:p>
    <w:p w14:paraId="5EA97B18" w14:textId="0DD1E769" w:rsidR="008A1B4F" w:rsidRPr="008A1B4F" w:rsidRDefault="008A1B4F" w:rsidP="00304E32">
      <w:pPr>
        <w:pStyle w:val="Heading3BPBHEB"/>
      </w:pPr>
      <w:r w:rsidRPr="008A1B4F">
        <w:t>Example</w:t>
      </w:r>
      <w:r w:rsidR="006A7153">
        <w:t xml:space="preserve"> of</w:t>
      </w:r>
      <w:r w:rsidR="006A7153" w:rsidRPr="008A1B4F">
        <w:t xml:space="preserve"> </w:t>
      </w:r>
      <w:r w:rsidR="006A7153">
        <w:t>g</w:t>
      </w:r>
      <w:r w:rsidR="006A7153" w:rsidRPr="008A1B4F">
        <w:t xml:space="preserve">enerating </w:t>
      </w:r>
      <w:r w:rsidR="006A7153">
        <w:t>t</w:t>
      </w:r>
      <w:r w:rsidR="006A7153" w:rsidRPr="008A1B4F">
        <w:t xml:space="preserve">ext </w:t>
      </w:r>
      <w:r w:rsidRPr="008A1B4F">
        <w:t>with GPT-2</w:t>
      </w:r>
    </w:p>
    <w:p w14:paraId="1C0198EE" w14:textId="78E5086E" w:rsidR="008A1B4F" w:rsidRPr="008A1B4F" w:rsidRDefault="007E484D" w:rsidP="00304E32">
      <w:pPr>
        <w:pStyle w:val="NormalBPBHEB"/>
      </w:pPr>
      <w:r w:rsidRPr="007E484D">
        <w:t xml:space="preserve">In this example, we demonstrate how to use the GPT-2 model, a variant of the </w:t>
      </w:r>
      <w:r w:rsidR="006A7153">
        <w:t>GPT</w:t>
      </w:r>
      <w:r w:rsidRPr="007E484D">
        <w:t xml:space="preserve">, for text generation. Recognized for its efficacy in natural language processing tasks, GPT-2 excels at producing coherent and contextually relevant text passages. </w:t>
      </w:r>
      <w:r w:rsidR="006A7153" w:rsidRPr="007E484D">
        <w:t>We</w:t>
      </w:r>
      <w:r w:rsidR="006A7153">
        <w:t xml:space="preserve"> wi</w:t>
      </w:r>
      <w:r w:rsidR="006A7153" w:rsidRPr="007E484D">
        <w:t xml:space="preserve">ll </w:t>
      </w:r>
      <w:r w:rsidRPr="007E484D">
        <w:t>utilize a pre-trained version of this model to showcase how it can effectively generate text based on a given prompt, reflecting its deep learning capabilities and understanding of language nuances</w:t>
      </w:r>
      <w:sdt>
        <w:sdtPr>
          <w:id w:val="1656795334"/>
          <w:citation/>
        </w:sdtPr>
        <w:sdtEndPr>
          <w:rPr>
            <w:vertAlign w:val="superscript"/>
          </w:rPr>
        </w:sdtEndPr>
        <w:sdtContent>
          <w:r w:rsidR="00AC77C2" w:rsidRPr="00297150">
            <w:rPr>
              <w:vertAlign w:val="superscript"/>
            </w:rPr>
            <w:fldChar w:fldCharType="begin"/>
          </w:r>
          <w:r w:rsidR="00AC77C2" w:rsidRPr="00297150">
            <w:rPr>
              <w:vertAlign w:val="superscript"/>
            </w:rPr>
            <w:instrText xml:space="preserve"> CITATION Rad19 \l 1033 </w:instrText>
          </w:r>
          <w:r w:rsidR="00AC77C2" w:rsidRPr="00297150">
            <w:rPr>
              <w:vertAlign w:val="superscript"/>
            </w:rPr>
            <w:fldChar w:fldCharType="separate"/>
          </w:r>
          <w:r w:rsidR="00CB6C5C" w:rsidRPr="00297150">
            <w:rPr>
              <w:vertAlign w:val="superscript"/>
            </w:rPr>
            <w:t>[2]</w:t>
          </w:r>
          <w:r w:rsidR="00AC77C2" w:rsidRPr="00297150">
            <w:rPr>
              <w:vertAlign w:val="superscript"/>
            </w:rPr>
            <w:fldChar w:fldCharType="end"/>
          </w:r>
        </w:sdtContent>
      </w:sdt>
      <w:r w:rsidRPr="007E484D">
        <w:t>.</w:t>
      </w:r>
      <w:r w:rsidR="006A7153">
        <w:t xml:space="preserve"> Refer to the following code:</w:t>
      </w:r>
    </w:p>
    <w:p w14:paraId="0454A2FA" w14:textId="4AADAA20" w:rsidR="008A1B4F" w:rsidRPr="0076006F" w:rsidRDefault="008A1B4F" w:rsidP="009A6DD5">
      <w:pPr>
        <w:pStyle w:val="SC-Source"/>
      </w:pPr>
      <w:r w:rsidRPr="0076006F">
        <w:t>`python</w:t>
      </w:r>
    </w:p>
    <w:p w14:paraId="30DC6F4A" w14:textId="77777777" w:rsidR="008A1B4F" w:rsidRPr="0076006F" w:rsidRDefault="008A1B4F" w:rsidP="009A6DD5">
      <w:pPr>
        <w:pStyle w:val="SC-Source"/>
      </w:pPr>
      <w:r w:rsidRPr="0076006F">
        <w:t>from transformers import GPT2LMHeadModel, GPT2Tokenizer, pipeline</w:t>
      </w:r>
    </w:p>
    <w:p w14:paraId="13A62C92" w14:textId="77777777" w:rsidR="008A1B4F" w:rsidRPr="0076006F" w:rsidRDefault="008A1B4F" w:rsidP="009A6DD5">
      <w:pPr>
        <w:pStyle w:val="SC-Source"/>
      </w:pPr>
      <w:r w:rsidRPr="0076006F">
        <w:t># Load the model and tokenizer for GPT-2</w:t>
      </w:r>
      <w:r w:rsidRPr="0076006F">
        <w:br/>
        <w:t>tokenizer = GPT2Tokenizer.from_pretrained('gpt2-medium')</w:t>
      </w:r>
      <w:r w:rsidRPr="0076006F">
        <w:br/>
        <w:t>model = GPT2LMHeadModel.from_pretrained('gpt2-medium')</w:t>
      </w:r>
    </w:p>
    <w:p w14:paraId="6908A9D7" w14:textId="77777777" w:rsidR="008A1B4F" w:rsidRPr="0076006F" w:rsidRDefault="008A1B4F" w:rsidP="009A6DD5">
      <w:pPr>
        <w:pStyle w:val="SC-Source"/>
      </w:pPr>
      <w:r w:rsidRPr="0315EE15">
        <w:rPr>
          <w:lang w:val="en-US"/>
        </w:rPr>
        <w:t># Setup the pipeline for text generation</w:t>
      </w:r>
      <w:r w:rsidRPr="009A6DD5">
        <w:br/>
      </w:r>
      <w:r w:rsidRPr="0315EE15">
        <w:rPr>
          <w:lang w:val="en-US"/>
        </w:rPr>
        <w:t>generator = pipeline('text-generation', model=model, tokenizer=tokenizer)</w:t>
      </w:r>
    </w:p>
    <w:p w14:paraId="0C687DEB" w14:textId="77777777" w:rsidR="008A1B4F" w:rsidRPr="0076006F" w:rsidRDefault="008A1B4F" w:rsidP="009A6DD5">
      <w:pPr>
        <w:pStyle w:val="SC-Source"/>
      </w:pPr>
      <w:r w:rsidRPr="0315EE15">
        <w:rPr>
          <w:lang w:val="en-US"/>
        </w:rPr>
        <w:t># Generate text from a prompt</w:t>
      </w:r>
      <w:r w:rsidRPr="009A6DD5">
        <w:br/>
      </w:r>
      <w:r w:rsidRPr="0315EE15">
        <w:rPr>
          <w:lang w:val="en-US"/>
        </w:rPr>
        <w:t>prompt = "The future of AI in medicine is"</w:t>
      </w:r>
      <w:r w:rsidRPr="009A6DD5">
        <w:br/>
      </w:r>
      <w:r w:rsidRPr="0315EE15">
        <w:rPr>
          <w:lang w:val="en-US"/>
        </w:rPr>
        <w:t>generated_text = generator(prompt, max_length=50, num_return_sequences=1)</w:t>
      </w:r>
    </w:p>
    <w:p w14:paraId="1FB34790" w14:textId="77777777" w:rsidR="008A1B4F" w:rsidRPr="0076006F" w:rsidRDefault="008A1B4F" w:rsidP="009A6DD5">
      <w:pPr>
        <w:pStyle w:val="SC-Source"/>
      </w:pPr>
      <w:r w:rsidRPr="0315EE15">
        <w:rPr>
          <w:lang w:val="en-US"/>
        </w:rPr>
        <w:t>print("Generated Text:")</w:t>
      </w:r>
      <w:r w:rsidRPr="009A6DD5">
        <w:br/>
      </w:r>
      <w:r w:rsidRPr="0315EE15">
        <w:rPr>
          <w:lang w:val="en-US"/>
        </w:rPr>
        <w:t>for i, text in enumerate(generated_text):</w:t>
      </w:r>
      <w:r w:rsidRPr="009A6DD5">
        <w:br/>
      </w:r>
      <w:r w:rsidRPr="0315EE15">
        <w:rPr>
          <w:lang w:val="en-US"/>
        </w:rPr>
        <w:t xml:space="preserve">    print(f"{i+1}: {text['generated_text']}")</w:t>
      </w:r>
    </w:p>
    <w:p w14:paraId="1EC6D242" w14:textId="7333A61A" w:rsidR="008A1B4F" w:rsidRPr="0076006F" w:rsidRDefault="001F197E" w:rsidP="009A6DD5">
      <w:pPr>
        <w:pStyle w:val="SC-Source"/>
      </w:pPr>
      <w:r>
        <w:t>```</w:t>
      </w:r>
    </w:p>
    <w:p w14:paraId="2BCD5659" w14:textId="227ABD1F" w:rsidR="006A7153" w:rsidRDefault="008C35FB" w:rsidP="00297150">
      <w:pPr>
        <w:pStyle w:val="NormalBPBHEB"/>
      </w:pPr>
      <w:r w:rsidRPr="008C35FB">
        <w:t xml:space="preserve">The </w:t>
      </w:r>
      <w:r w:rsidR="006A7153">
        <w:t xml:space="preserve">preceding </w:t>
      </w:r>
      <w:r w:rsidRPr="008C35FB">
        <w:t>script</w:t>
      </w:r>
      <w:r w:rsidR="00E55060">
        <w:t xml:space="preserve"> </w:t>
      </w:r>
      <w:r w:rsidRPr="008C35FB">
        <w:t xml:space="preserve">begins by setting up the model and tokenizer for the </w:t>
      </w:r>
      <w:r w:rsidRPr="00297150">
        <w:rPr>
          <w:i/>
          <w:iCs/>
        </w:rPr>
        <w:t>gpt2-medium</w:t>
      </w:r>
      <w:r w:rsidRPr="008C35FB">
        <w:t xml:space="preserve"> version, chosen for its optimal balance between computational efficiency and output quality. A text generation pipeline is then configured, streamlining the text generation process to allow the model to produce coherent and contextually relevant passages effectively. When provided with a prompt, the model utilizes this setup to generate text that logically extends the initial input, demonstrating its capability to handle complex language patterns</w:t>
      </w:r>
      <w:sdt>
        <w:sdtPr>
          <w:rPr>
            <w:vertAlign w:val="superscript"/>
          </w:rPr>
          <w:id w:val="-414863300"/>
          <w:citation/>
        </w:sdtPr>
        <w:sdtContent>
          <w:r w:rsidR="00AC77C2" w:rsidRPr="00297150">
            <w:rPr>
              <w:vertAlign w:val="superscript"/>
            </w:rPr>
            <w:fldChar w:fldCharType="begin"/>
          </w:r>
          <w:r w:rsidR="00AC77C2" w:rsidRPr="00297150">
            <w:rPr>
              <w:vertAlign w:val="superscript"/>
            </w:rPr>
            <w:instrText xml:space="preserve"> CITATION Rad19 \l 1033 </w:instrText>
          </w:r>
          <w:r w:rsidR="00AC77C2" w:rsidRPr="00297150">
            <w:rPr>
              <w:vertAlign w:val="superscript"/>
            </w:rPr>
            <w:fldChar w:fldCharType="separate"/>
          </w:r>
          <w:r w:rsidR="00CB6C5C" w:rsidRPr="00297150">
            <w:rPr>
              <w:vertAlign w:val="superscript"/>
            </w:rPr>
            <w:t>[2]</w:t>
          </w:r>
          <w:r w:rsidR="00AC77C2" w:rsidRPr="00297150">
            <w:rPr>
              <w:vertAlign w:val="superscript"/>
            </w:rPr>
            <w:fldChar w:fldCharType="end"/>
          </w:r>
        </w:sdtContent>
      </w:sdt>
      <w:r w:rsidRPr="008C35FB">
        <w:t>.</w:t>
      </w:r>
    </w:p>
    <w:p w14:paraId="3131451B" w14:textId="79767ED9" w:rsidR="00984314" w:rsidRDefault="008A1B4F" w:rsidP="006A7153">
      <w:pPr>
        <w:pStyle w:val="NormalBPBHEB"/>
      </w:pPr>
      <w:r w:rsidRPr="008A1B4F">
        <w:t xml:space="preserve">This section </w:t>
      </w:r>
      <w:r w:rsidR="003339A8">
        <w:t>provides a comprehensive examination of the architecture, evolution, and applications of autoregressive models, with a focus on the GPT series. It equips academics and scientists with the knowledge to leverage these models in advanced generative tasks effectively</w:t>
      </w:r>
      <w:r w:rsidRPr="008A1B4F">
        <w:t>.</w:t>
      </w:r>
    </w:p>
    <w:p w14:paraId="6A30009C" w14:textId="77777777" w:rsidR="006A7153" w:rsidRDefault="006A7153" w:rsidP="00297150">
      <w:pPr>
        <w:pStyle w:val="NormalBPBHEB"/>
      </w:pPr>
    </w:p>
    <w:p w14:paraId="61303578" w14:textId="3ADDD115" w:rsidR="00233CC3" w:rsidRPr="00233CC3" w:rsidRDefault="00233CC3" w:rsidP="00297150">
      <w:pPr>
        <w:pStyle w:val="Heading1BPBHEB"/>
      </w:pPr>
      <w:r w:rsidRPr="00233CC3">
        <w:t xml:space="preserve">Fine-tuning GPT </w:t>
      </w:r>
      <w:r w:rsidR="006A7153" w:rsidRPr="00233CC3">
        <w:t>models for text generation</w:t>
      </w:r>
    </w:p>
    <w:p w14:paraId="7D6D2983" w14:textId="4D4D7040" w:rsidR="00233CC3" w:rsidRDefault="00944A51" w:rsidP="00446572">
      <w:pPr>
        <w:pStyle w:val="NormalBPBHEB"/>
      </w:pPr>
      <w:r>
        <w:t xml:space="preserve">Fine-tuning GPT models for specific text generation </w:t>
      </w:r>
      <w:r w:rsidRPr="00233CC3">
        <w:t>tasks</w:t>
      </w:r>
      <w:r>
        <w:t xml:space="preserve"> </w:t>
      </w:r>
      <w:r w:rsidR="00C61588">
        <w:t>enables researchers and developers to tailor these powerful models to generate outputs that meet domain-specific</w:t>
      </w:r>
      <w:r>
        <w:t xml:space="preserve"> needs. This process involves adapting a pre-trained model to perform better on a specific task by further training on a smaller, task-specific </w:t>
      </w:r>
      <w:r w:rsidR="003339A8">
        <w:t>data</w:t>
      </w:r>
      <w:r w:rsidR="003339A8" w:rsidRPr="00233CC3">
        <w:t>set</w:t>
      </w:r>
      <w:sdt>
        <w:sdtPr>
          <w:rPr>
            <w:vertAlign w:val="superscript"/>
          </w:rPr>
          <w:id w:val="-835534124"/>
          <w:citation/>
        </w:sdtPr>
        <w:sdtContent>
          <w:r w:rsidR="00C61588" w:rsidRPr="00297150">
            <w:rPr>
              <w:vertAlign w:val="superscript"/>
            </w:rPr>
            <w:fldChar w:fldCharType="begin"/>
          </w:r>
          <w:r w:rsidR="00C61588" w:rsidRPr="00297150">
            <w:rPr>
              <w:vertAlign w:val="superscript"/>
            </w:rPr>
            <w:instrText xml:space="preserve"> CITATION Dev19 \l 1033 </w:instrText>
          </w:r>
          <w:r w:rsidR="00C61588" w:rsidRPr="00297150">
            <w:rPr>
              <w:vertAlign w:val="superscript"/>
            </w:rPr>
            <w:fldChar w:fldCharType="separate"/>
          </w:r>
          <w:r w:rsidR="00CB6C5C" w:rsidRPr="00297150">
            <w:rPr>
              <w:vertAlign w:val="superscript"/>
            </w:rPr>
            <w:t>[5]</w:t>
          </w:r>
          <w:r w:rsidR="00C61588" w:rsidRPr="00297150">
            <w:rPr>
              <w:vertAlign w:val="superscript"/>
            </w:rPr>
            <w:fldChar w:fldCharType="end"/>
          </w:r>
        </w:sdtContent>
      </w:sdt>
      <w:r w:rsidR="00C61588" w:rsidRPr="00297150">
        <w:rPr>
          <w:vertAlign w:val="superscript"/>
        </w:rPr>
        <w:t xml:space="preserve">; </w:t>
      </w:r>
      <w:sdt>
        <w:sdtPr>
          <w:rPr>
            <w:vertAlign w:val="superscript"/>
          </w:rPr>
          <w:id w:val="-1359887942"/>
          <w:citation/>
        </w:sdtPr>
        <w:sdtEndPr>
          <w:rPr>
            <w:vertAlign w:val="baseline"/>
          </w:rPr>
        </w:sdtEndPr>
        <w:sdtContent>
          <w:r w:rsidR="00C61588" w:rsidRPr="00297150">
            <w:rPr>
              <w:vertAlign w:val="superscript"/>
            </w:rPr>
            <w:fldChar w:fldCharType="begin"/>
          </w:r>
          <w:r w:rsidR="00C61588" w:rsidRPr="00297150">
            <w:rPr>
              <w:vertAlign w:val="superscript"/>
            </w:rPr>
            <w:instrText xml:space="preserve">CITATION Bro20 \l 1033 </w:instrText>
          </w:r>
          <w:r w:rsidR="00C61588" w:rsidRPr="00297150">
            <w:rPr>
              <w:vertAlign w:val="superscript"/>
            </w:rPr>
            <w:fldChar w:fldCharType="separate"/>
          </w:r>
          <w:r w:rsidR="00CB6C5C" w:rsidRPr="00297150">
            <w:rPr>
              <w:vertAlign w:val="superscript"/>
            </w:rPr>
            <w:t>[4]</w:t>
          </w:r>
          <w:r w:rsidR="00C61588" w:rsidRPr="00297150">
            <w:rPr>
              <w:vertAlign w:val="superscript"/>
            </w:rPr>
            <w:fldChar w:fldCharType="end"/>
          </w:r>
        </w:sdtContent>
      </w:sdt>
      <w:r w:rsidR="00233CC3" w:rsidRPr="00233CC3">
        <w:t>.</w:t>
      </w:r>
    </w:p>
    <w:p w14:paraId="58CD1CE8" w14:textId="77777777" w:rsidR="00446572" w:rsidRPr="00233CC3" w:rsidRDefault="00446572" w:rsidP="00297150">
      <w:pPr>
        <w:pStyle w:val="NormalBPBHEB"/>
      </w:pPr>
    </w:p>
    <w:p w14:paraId="5FDE94CD" w14:textId="3277FF5B" w:rsidR="00233CC3" w:rsidRPr="00233CC3" w:rsidRDefault="00233CC3" w:rsidP="00297150">
      <w:pPr>
        <w:pStyle w:val="Heading2BPBHEB"/>
      </w:pPr>
      <w:r w:rsidRPr="00233CC3">
        <w:t xml:space="preserve">Preparing </w:t>
      </w:r>
      <w:r w:rsidR="00446572">
        <w:t>d</w:t>
      </w:r>
      <w:r w:rsidR="00446572" w:rsidRPr="00233CC3">
        <w:t>atasets</w:t>
      </w:r>
    </w:p>
    <w:p w14:paraId="78FF7361" w14:textId="360D1A6C" w:rsidR="00233CC3" w:rsidRPr="00233CC3" w:rsidRDefault="00233CC3" w:rsidP="00297150">
      <w:pPr>
        <w:pStyle w:val="NormalBPBHEB"/>
      </w:pPr>
      <w:r w:rsidRPr="00233CC3">
        <w:t xml:space="preserve">Before fine-tuning can begin, it is </w:t>
      </w:r>
      <w:r w:rsidR="004F6FF4">
        <w:t>critical</w:t>
      </w:r>
      <w:r w:rsidRPr="00233CC3">
        <w:t xml:space="preserve"> to prepare and preprocess the dataset to ensure that it is suitable for training the model. This involves:</w:t>
      </w:r>
    </w:p>
    <w:p w14:paraId="7AFA5A8D" w14:textId="44A3E765" w:rsidR="00233CC3" w:rsidRPr="00233CC3" w:rsidRDefault="00233CC3" w:rsidP="00297150">
      <w:pPr>
        <w:pStyle w:val="NormalBPBHEB"/>
        <w:numPr>
          <w:ilvl w:val="0"/>
          <w:numId w:val="31"/>
        </w:numPr>
      </w:pPr>
      <w:r w:rsidRPr="00233CC3">
        <w:rPr>
          <w:b/>
          <w:bCs/>
        </w:rPr>
        <w:t xml:space="preserve">Data </w:t>
      </w:r>
      <w:r w:rsidR="00446572" w:rsidRPr="00233CC3">
        <w:rPr>
          <w:b/>
          <w:bCs/>
        </w:rPr>
        <w:t>collection</w:t>
      </w:r>
      <w:r w:rsidRPr="00233CC3">
        <w:t>: Gathering text data that is relevant to the specific task, such as dialogues for a chatbot or articles for a news-related generation task</w:t>
      </w:r>
      <w:sdt>
        <w:sdtPr>
          <w:rPr>
            <w:vertAlign w:val="superscript"/>
          </w:rPr>
          <w:id w:val="1152263735"/>
          <w:citation/>
        </w:sdtPr>
        <w:sdtContent>
          <w:r w:rsidR="00B52487" w:rsidRPr="00297150">
            <w:rPr>
              <w:vertAlign w:val="superscript"/>
            </w:rPr>
            <w:fldChar w:fldCharType="begin"/>
          </w:r>
          <w:r w:rsidR="00B52487" w:rsidRPr="00297150">
            <w:rPr>
              <w:vertAlign w:val="superscript"/>
            </w:rPr>
            <w:instrText xml:space="preserve"> CITATION Dod20 \l 1033 </w:instrText>
          </w:r>
          <w:r w:rsidR="00B52487" w:rsidRPr="00297150">
            <w:rPr>
              <w:vertAlign w:val="superscript"/>
            </w:rPr>
            <w:fldChar w:fldCharType="separate"/>
          </w:r>
          <w:r w:rsidR="00CB6C5C" w:rsidRPr="00297150">
            <w:rPr>
              <w:vertAlign w:val="superscript"/>
            </w:rPr>
            <w:t>[7]</w:t>
          </w:r>
          <w:r w:rsidR="00B52487" w:rsidRPr="00297150">
            <w:rPr>
              <w:vertAlign w:val="superscript"/>
            </w:rPr>
            <w:fldChar w:fldCharType="end"/>
          </w:r>
        </w:sdtContent>
      </w:sdt>
      <w:r w:rsidR="00BD0CBD" w:rsidRPr="00297150">
        <w:rPr>
          <w:vertAlign w:val="superscript"/>
        </w:rPr>
        <w:t xml:space="preserve"> </w:t>
      </w:r>
      <w:sdt>
        <w:sdtPr>
          <w:rPr>
            <w:vertAlign w:val="superscript"/>
          </w:rPr>
          <w:id w:val="176395127"/>
          <w:citation/>
        </w:sdtPr>
        <w:sdtEndPr>
          <w:rPr>
            <w:vertAlign w:val="baseline"/>
          </w:rPr>
        </w:sdtEndPr>
        <w:sdtContent>
          <w:r w:rsidR="004A67A6" w:rsidRPr="00297150">
            <w:rPr>
              <w:vertAlign w:val="superscript"/>
            </w:rPr>
            <w:fldChar w:fldCharType="begin"/>
          </w:r>
          <w:r w:rsidR="004A67A6" w:rsidRPr="00297150">
            <w:rPr>
              <w:vertAlign w:val="superscript"/>
            </w:rPr>
            <w:instrText xml:space="preserve"> CITATION Raf20 \l 1033 </w:instrText>
          </w:r>
          <w:r w:rsidR="004A67A6" w:rsidRPr="00297150">
            <w:rPr>
              <w:vertAlign w:val="superscript"/>
            </w:rPr>
            <w:fldChar w:fldCharType="separate"/>
          </w:r>
          <w:r w:rsidR="00CB6C5C" w:rsidRPr="00297150">
            <w:rPr>
              <w:vertAlign w:val="superscript"/>
            </w:rPr>
            <w:t>[8]</w:t>
          </w:r>
          <w:r w:rsidR="004A67A6" w:rsidRPr="00297150">
            <w:rPr>
              <w:vertAlign w:val="superscript"/>
            </w:rPr>
            <w:fldChar w:fldCharType="end"/>
          </w:r>
        </w:sdtContent>
      </w:sdt>
      <w:r w:rsidRPr="00233CC3">
        <w:t>.</w:t>
      </w:r>
    </w:p>
    <w:p w14:paraId="7170DF69" w14:textId="5EF0F9E3" w:rsidR="00233CC3" w:rsidRPr="00233CC3" w:rsidRDefault="00233CC3" w:rsidP="00297150">
      <w:pPr>
        <w:pStyle w:val="NormalBPBHEB"/>
        <w:numPr>
          <w:ilvl w:val="0"/>
          <w:numId w:val="31"/>
        </w:numPr>
      </w:pPr>
      <w:r w:rsidRPr="00233CC3">
        <w:rPr>
          <w:b/>
          <w:bCs/>
        </w:rPr>
        <w:t xml:space="preserve">Data </w:t>
      </w:r>
      <w:r w:rsidR="00446572" w:rsidRPr="00233CC3">
        <w:rPr>
          <w:b/>
          <w:bCs/>
        </w:rPr>
        <w:t>cleaning</w:t>
      </w:r>
      <w:r w:rsidRPr="00233CC3">
        <w:t xml:space="preserve">: Removing noise and irrelevant information, standardizing text formats, and </w:t>
      </w:r>
      <w:r w:rsidR="001215B1" w:rsidRPr="00233CC3">
        <w:t>managing</w:t>
      </w:r>
      <w:r w:rsidRPr="00233CC3">
        <w:t xml:space="preserve"> missing data to improve model performance</w:t>
      </w:r>
      <w:sdt>
        <w:sdtPr>
          <w:rPr>
            <w:vertAlign w:val="superscript"/>
          </w:rPr>
          <w:id w:val="-255054392"/>
          <w:citation/>
        </w:sdtPr>
        <w:sdtContent>
          <w:r w:rsidR="00EC71E3" w:rsidRPr="00297150">
            <w:rPr>
              <w:vertAlign w:val="superscript"/>
            </w:rPr>
            <w:fldChar w:fldCharType="begin"/>
          </w:r>
          <w:r w:rsidR="00EC71E3" w:rsidRPr="00297150">
            <w:rPr>
              <w:vertAlign w:val="superscript"/>
            </w:rPr>
            <w:instrText xml:space="preserve"> CITATION Dev19 \l 1033 </w:instrText>
          </w:r>
          <w:r w:rsidR="00EC71E3" w:rsidRPr="00297150">
            <w:rPr>
              <w:vertAlign w:val="superscript"/>
            </w:rPr>
            <w:fldChar w:fldCharType="separate"/>
          </w:r>
          <w:r w:rsidR="00CB6C5C" w:rsidRPr="00297150">
            <w:rPr>
              <w:vertAlign w:val="superscript"/>
            </w:rPr>
            <w:t>[5]</w:t>
          </w:r>
          <w:r w:rsidR="00EC71E3" w:rsidRPr="00297150">
            <w:rPr>
              <w:vertAlign w:val="superscript"/>
            </w:rPr>
            <w:fldChar w:fldCharType="end"/>
          </w:r>
        </w:sdtContent>
      </w:sdt>
      <w:r w:rsidRPr="00233CC3">
        <w:t>.</w:t>
      </w:r>
    </w:p>
    <w:p w14:paraId="1237B9A8" w14:textId="5DAF5E64" w:rsidR="00233CC3" w:rsidRPr="00233CC3" w:rsidRDefault="00233CC3" w:rsidP="00297150">
      <w:pPr>
        <w:pStyle w:val="NormalBPBHEB"/>
        <w:numPr>
          <w:ilvl w:val="0"/>
          <w:numId w:val="31"/>
        </w:numPr>
      </w:pPr>
      <w:r w:rsidRPr="00233CC3">
        <w:rPr>
          <w:b/>
          <w:bCs/>
        </w:rPr>
        <w:t>Tokenization</w:t>
      </w:r>
      <w:r w:rsidRPr="00233CC3">
        <w:t>: Converting text into a format that can be processed by the model, typically into tokens or words that are represented as numerical data</w:t>
      </w:r>
      <w:sdt>
        <w:sdtPr>
          <w:rPr>
            <w:vertAlign w:val="superscript"/>
          </w:rPr>
          <w:id w:val="-43293127"/>
          <w:citation/>
        </w:sdtPr>
        <w:sdtContent>
          <w:r w:rsidR="00E76976" w:rsidRPr="00297150">
            <w:rPr>
              <w:vertAlign w:val="superscript"/>
            </w:rPr>
            <w:fldChar w:fldCharType="begin"/>
          </w:r>
          <w:r w:rsidR="00E76976" w:rsidRPr="00297150">
            <w:rPr>
              <w:vertAlign w:val="superscript"/>
            </w:rPr>
            <w:instrText xml:space="preserve"> CITATION Kud18 \l 1033 </w:instrText>
          </w:r>
          <w:r w:rsidR="00E76976" w:rsidRPr="00297150">
            <w:rPr>
              <w:vertAlign w:val="superscript"/>
            </w:rPr>
            <w:fldChar w:fldCharType="separate"/>
          </w:r>
          <w:r w:rsidR="00CB6C5C" w:rsidRPr="00297150">
            <w:rPr>
              <w:vertAlign w:val="superscript"/>
            </w:rPr>
            <w:t>[9]</w:t>
          </w:r>
          <w:r w:rsidR="00E76976" w:rsidRPr="00297150">
            <w:rPr>
              <w:vertAlign w:val="superscript"/>
            </w:rPr>
            <w:fldChar w:fldCharType="end"/>
          </w:r>
        </w:sdtContent>
      </w:sdt>
      <w:r w:rsidRPr="00233CC3">
        <w:t>.</w:t>
      </w:r>
    </w:p>
    <w:p w14:paraId="7EDA14E7" w14:textId="2BC515DE" w:rsidR="00233CC3" w:rsidRDefault="00233CC3" w:rsidP="00446572">
      <w:pPr>
        <w:pStyle w:val="NormalBPBHEB"/>
        <w:numPr>
          <w:ilvl w:val="0"/>
          <w:numId w:val="31"/>
        </w:numPr>
      </w:pPr>
      <w:r w:rsidRPr="00233CC3">
        <w:rPr>
          <w:b/>
          <w:bCs/>
        </w:rPr>
        <w:t xml:space="preserve">Splitting </w:t>
      </w:r>
      <w:r w:rsidR="00446572" w:rsidRPr="00233CC3">
        <w:rPr>
          <w:b/>
          <w:bCs/>
        </w:rPr>
        <w:t>data</w:t>
      </w:r>
      <w:r w:rsidRPr="00233CC3">
        <w:t xml:space="preserve">: Dividing the dataset into training, validation, and test sets to enable </w:t>
      </w:r>
      <w:r w:rsidR="00823990">
        <w:t>practical</w:t>
      </w:r>
      <w:r w:rsidR="00823990" w:rsidRPr="00233CC3">
        <w:t xml:space="preserve"> </w:t>
      </w:r>
      <w:r w:rsidRPr="00233CC3">
        <w:t>training and evaluation</w:t>
      </w:r>
      <w:sdt>
        <w:sdtPr>
          <w:rPr>
            <w:vertAlign w:val="superscript"/>
          </w:rPr>
          <w:id w:val="602615585"/>
          <w:citation/>
        </w:sdtPr>
        <w:sdtEndPr>
          <w:rPr>
            <w:vertAlign w:val="baseline"/>
          </w:rPr>
        </w:sdtEndPr>
        <w:sdtContent>
          <w:r w:rsidR="00EA158B" w:rsidRPr="00297150">
            <w:rPr>
              <w:vertAlign w:val="superscript"/>
            </w:rPr>
            <w:fldChar w:fldCharType="begin"/>
          </w:r>
          <w:r w:rsidR="00EA158B" w:rsidRPr="00297150">
            <w:rPr>
              <w:vertAlign w:val="superscript"/>
            </w:rPr>
            <w:instrText xml:space="preserve"> CITATION Goo16 \l 1033 </w:instrText>
          </w:r>
          <w:r w:rsidR="00EA158B" w:rsidRPr="00297150">
            <w:rPr>
              <w:vertAlign w:val="superscript"/>
            </w:rPr>
            <w:fldChar w:fldCharType="separate"/>
          </w:r>
          <w:r w:rsidR="00CB6C5C" w:rsidRPr="00E232A2">
            <w:rPr>
              <w:vertAlign w:val="superscript"/>
            </w:rPr>
            <w:t>[1]</w:t>
          </w:r>
          <w:r w:rsidR="00EA158B" w:rsidRPr="00297150">
            <w:rPr>
              <w:vertAlign w:val="superscript"/>
            </w:rPr>
            <w:fldChar w:fldCharType="end"/>
          </w:r>
        </w:sdtContent>
      </w:sdt>
      <w:r w:rsidRPr="00233CC3">
        <w:t>.</w:t>
      </w:r>
    </w:p>
    <w:p w14:paraId="05BC879D" w14:textId="77777777" w:rsidR="00446572" w:rsidRPr="00233CC3" w:rsidRDefault="00446572" w:rsidP="00E232A2">
      <w:pPr>
        <w:pStyle w:val="NormalBPBHEB"/>
      </w:pPr>
    </w:p>
    <w:p w14:paraId="0F60EEF0" w14:textId="48BCF54D" w:rsidR="00233CC3" w:rsidRPr="00233CC3" w:rsidRDefault="00233CC3" w:rsidP="00E232A2">
      <w:pPr>
        <w:pStyle w:val="Heading2BPBHEB"/>
      </w:pPr>
      <w:r w:rsidRPr="00233CC3">
        <w:t xml:space="preserve">Training </w:t>
      </w:r>
      <w:r w:rsidR="00446572" w:rsidRPr="00233CC3">
        <w:t>process and hyperparameter tuning</w:t>
      </w:r>
    </w:p>
    <w:p w14:paraId="14BB1AF9" w14:textId="6011F187" w:rsidR="00233CC3" w:rsidRPr="00233CC3" w:rsidRDefault="00233CC3" w:rsidP="00E232A2">
      <w:pPr>
        <w:pStyle w:val="NormalBPBHEB"/>
      </w:pPr>
      <w:r w:rsidRPr="00233CC3">
        <w:t xml:space="preserve">Fine-tuning a GPT model involves </w:t>
      </w:r>
      <w:r w:rsidR="001215B1">
        <w:t>the following</w:t>
      </w:r>
      <w:r w:rsidRPr="00233CC3">
        <w:t xml:space="preserve"> critical steps:</w:t>
      </w:r>
    </w:p>
    <w:p w14:paraId="69067542" w14:textId="1713B939" w:rsidR="00233CC3" w:rsidRPr="00233CC3" w:rsidRDefault="00233CC3" w:rsidP="00E232A2">
      <w:pPr>
        <w:pStyle w:val="NormalBPBHEB"/>
        <w:numPr>
          <w:ilvl w:val="0"/>
          <w:numId w:val="32"/>
        </w:numPr>
      </w:pPr>
      <w:r w:rsidRPr="00233CC3">
        <w:rPr>
          <w:b/>
          <w:bCs/>
        </w:rPr>
        <w:t xml:space="preserve">Model </w:t>
      </w:r>
      <w:r w:rsidR="00446572" w:rsidRPr="00233CC3">
        <w:rPr>
          <w:b/>
          <w:bCs/>
        </w:rPr>
        <w:t>selection</w:t>
      </w:r>
      <w:r w:rsidRPr="00233CC3">
        <w:t>: Choosing the right GPT model architecture and size based on the complexity of the task and available computational resources</w:t>
      </w:r>
      <w:sdt>
        <w:sdtPr>
          <w:rPr>
            <w:vertAlign w:val="superscript"/>
          </w:rPr>
          <w:id w:val="-1198542701"/>
          <w:citation/>
        </w:sdtPr>
        <w:sdtContent>
          <w:r w:rsidR="00225A96" w:rsidRPr="00E232A2">
            <w:rPr>
              <w:vertAlign w:val="superscript"/>
            </w:rPr>
            <w:fldChar w:fldCharType="begin"/>
          </w:r>
          <w:r w:rsidR="000E3582" w:rsidRPr="00E232A2">
            <w:rPr>
              <w:vertAlign w:val="superscript"/>
            </w:rPr>
            <w:instrText xml:space="preserve">CITATION Bro20 \l 1033 </w:instrText>
          </w:r>
          <w:r w:rsidR="00225A96" w:rsidRPr="00E232A2">
            <w:rPr>
              <w:vertAlign w:val="superscript"/>
            </w:rPr>
            <w:fldChar w:fldCharType="separate"/>
          </w:r>
          <w:r w:rsidR="00CB6C5C" w:rsidRPr="00E232A2">
            <w:rPr>
              <w:vertAlign w:val="superscript"/>
            </w:rPr>
            <w:t>[4]</w:t>
          </w:r>
          <w:r w:rsidR="00225A96" w:rsidRPr="00E232A2">
            <w:rPr>
              <w:vertAlign w:val="superscript"/>
            </w:rPr>
            <w:fldChar w:fldCharType="end"/>
          </w:r>
        </w:sdtContent>
      </w:sdt>
      <w:r w:rsidRPr="00233CC3">
        <w:t>.</w:t>
      </w:r>
    </w:p>
    <w:p w14:paraId="37CD44A9" w14:textId="7C4F5548" w:rsidR="00233CC3" w:rsidRPr="00233CC3" w:rsidRDefault="00233CC3" w:rsidP="00E232A2">
      <w:pPr>
        <w:pStyle w:val="NormalBPBHEB"/>
        <w:numPr>
          <w:ilvl w:val="0"/>
          <w:numId w:val="32"/>
        </w:numPr>
      </w:pPr>
      <w:r w:rsidRPr="00233CC3">
        <w:rPr>
          <w:b/>
          <w:bCs/>
        </w:rPr>
        <w:t xml:space="preserve">Hyperparameter </w:t>
      </w:r>
      <w:r w:rsidR="00446572" w:rsidRPr="00233CC3">
        <w:rPr>
          <w:b/>
          <w:bCs/>
        </w:rPr>
        <w:t>setting</w:t>
      </w:r>
      <w:r w:rsidRPr="00233CC3">
        <w:t xml:space="preserve">: </w:t>
      </w:r>
      <w:r w:rsidR="00E10F59">
        <w:t>Adjusting parameters such as learning rate, batch size, and the number of training epochs. Hyperparameter tuning is often an experimental process that aims to find the set of parameters that yields the best performance on the validation set</w:t>
      </w:r>
      <w:sdt>
        <w:sdtPr>
          <w:id w:val="1418823567"/>
          <w:citation/>
        </w:sdtPr>
        <w:sdtEndPr>
          <w:rPr>
            <w:vertAlign w:val="superscript"/>
          </w:rPr>
        </w:sdtEndPr>
        <w:sdtContent>
          <w:r w:rsidR="00605D59" w:rsidRPr="00E232A2">
            <w:rPr>
              <w:vertAlign w:val="superscript"/>
            </w:rPr>
            <w:fldChar w:fldCharType="begin"/>
          </w:r>
          <w:r w:rsidR="00605D59" w:rsidRPr="00E232A2">
            <w:rPr>
              <w:vertAlign w:val="superscript"/>
            </w:rPr>
            <w:instrText xml:space="preserve"> CITATION Ber11 \l 1033 </w:instrText>
          </w:r>
          <w:r w:rsidR="00605D59" w:rsidRPr="00E232A2">
            <w:rPr>
              <w:vertAlign w:val="superscript"/>
            </w:rPr>
            <w:fldChar w:fldCharType="separate"/>
          </w:r>
          <w:r w:rsidR="00CB6C5C" w:rsidRPr="00E232A2">
            <w:rPr>
              <w:vertAlign w:val="superscript"/>
            </w:rPr>
            <w:t>[10]</w:t>
          </w:r>
          <w:r w:rsidR="00605D59" w:rsidRPr="00E232A2">
            <w:rPr>
              <w:vertAlign w:val="superscript"/>
            </w:rPr>
            <w:fldChar w:fldCharType="end"/>
          </w:r>
        </w:sdtContent>
      </w:sdt>
      <w:r w:rsidR="00E10F59" w:rsidRPr="00E232A2">
        <w:rPr>
          <w:vertAlign w:val="superscript"/>
        </w:rPr>
        <w:t>;</w:t>
      </w:r>
      <w:r w:rsidR="00605D59" w:rsidRPr="00E232A2">
        <w:rPr>
          <w:vertAlign w:val="superscript"/>
        </w:rPr>
        <w:t xml:space="preserve"> </w:t>
      </w:r>
      <w:sdt>
        <w:sdtPr>
          <w:rPr>
            <w:vertAlign w:val="superscript"/>
          </w:rPr>
          <w:id w:val="-1058089230"/>
          <w:citation/>
        </w:sdtPr>
        <w:sdtContent>
          <w:r w:rsidR="001F3C58" w:rsidRPr="00E232A2">
            <w:rPr>
              <w:vertAlign w:val="superscript"/>
            </w:rPr>
            <w:fldChar w:fldCharType="begin"/>
          </w:r>
          <w:r w:rsidR="001F3C58" w:rsidRPr="00E232A2">
            <w:rPr>
              <w:vertAlign w:val="superscript"/>
            </w:rPr>
            <w:instrText xml:space="preserve"> CITATION Sno12 \l 1033 </w:instrText>
          </w:r>
          <w:r w:rsidR="001F3C58" w:rsidRPr="00E232A2">
            <w:rPr>
              <w:vertAlign w:val="superscript"/>
            </w:rPr>
            <w:fldChar w:fldCharType="separate"/>
          </w:r>
          <w:r w:rsidR="00CB6C5C" w:rsidRPr="00E232A2">
            <w:rPr>
              <w:vertAlign w:val="superscript"/>
            </w:rPr>
            <w:t>[11]</w:t>
          </w:r>
          <w:r w:rsidR="001F3C58" w:rsidRPr="00E232A2">
            <w:rPr>
              <w:vertAlign w:val="superscript"/>
            </w:rPr>
            <w:fldChar w:fldCharType="end"/>
          </w:r>
        </w:sdtContent>
      </w:sdt>
      <w:r w:rsidRPr="00233CC3">
        <w:t>.</w:t>
      </w:r>
    </w:p>
    <w:p w14:paraId="58CFDF82" w14:textId="75A70E27" w:rsidR="00233CC3" w:rsidRPr="00E10F59" w:rsidRDefault="00E10F59" w:rsidP="00E232A2">
      <w:pPr>
        <w:pStyle w:val="NormalBPBHEB"/>
        <w:numPr>
          <w:ilvl w:val="0"/>
          <w:numId w:val="32"/>
        </w:numPr>
      </w:pPr>
      <w:r>
        <w:rPr>
          <w:b/>
          <w:bCs/>
        </w:rPr>
        <w:t xml:space="preserve">Regularization </w:t>
      </w:r>
      <w:r w:rsidR="00446572">
        <w:rPr>
          <w:b/>
          <w:bCs/>
        </w:rPr>
        <w:t>techniques</w:t>
      </w:r>
      <w:r w:rsidRPr="00C61588">
        <w:t>: Using methods like dropout or weight decay to prevent the model from overfitting to the training data</w:t>
      </w:r>
      <w:sdt>
        <w:sdtPr>
          <w:rPr>
            <w:vertAlign w:val="superscript"/>
          </w:rPr>
          <w:id w:val="-1438674225"/>
          <w:citation/>
        </w:sdtPr>
        <w:sdtContent>
          <w:r w:rsidR="00034441" w:rsidRPr="00E232A2">
            <w:rPr>
              <w:vertAlign w:val="superscript"/>
            </w:rPr>
            <w:fldChar w:fldCharType="begin"/>
          </w:r>
          <w:r w:rsidR="00034441" w:rsidRPr="00E232A2">
            <w:rPr>
              <w:vertAlign w:val="superscript"/>
            </w:rPr>
            <w:instrText xml:space="preserve"> CITATION Goo16 \l 1033 </w:instrText>
          </w:r>
          <w:r w:rsidR="00034441" w:rsidRPr="00E232A2">
            <w:rPr>
              <w:vertAlign w:val="superscript"/>
            </w:rPr>
            <w:fldChar w:fldCharType="separate"/>
          </w:r>
          <w:r w:rsidR="00CB6C5C" w:rsidRPr="00E232A2">
            <w:rPr>
              <w:vertAlign w:val="superscript"/>
            </w:rPr>
            <w:t>[1]</w:t>
          </w:r>
          <w:r w:rsidR="00034441" w:rsidRPr="00E232A2">
            <w:rPr>
              <w:vertAlign w:val="superscript"/>
            </w:rPr>
            <w:fldChar w:fldCharType="end"/>
          </w:r>
        </w:sdtContent>
      </w:sdt>
      <w:r w:rsidR="00233CC3" w:rsidRPr="00E10F59">
        <w:t>.</w:t>
      </w:r>
    </w:p>
    <w:p w14:paraId="39BE6F72" w14:textId="1858A847" w:rsidR="00233CC3" w:rsidRDefault="00233CC3" w:rsidP="00446572">
      <w:pPr>
        <w:pStyle w:val="NormalBPBHEB"/>
        <w:numPr>
          <w:ilvl w:val="0"/>
          <w:numId w:val="32"/>
        </w:numPr>
      </w:pPr>
      <w:r w:rsidRPr="00233CC3">
        <w:rPr>
          <w:b/>
          <w:bCs/>
        </w:rPr>
        <w:t>Training</w:t>
      </w:r>
      <w:r w:rsidRPr="00233CC3">
        <w:t>: The model is trained on the prepared dataset using the chosen hyperparameters, often using a GPU or TPU to accelerate the process</w:t>
      </w:r>
      <w:sdt>
        <w:sdtPr>
          <w:rPr>
            <w:vertAlign w:val="superscript"/>
          </w:rPr>
          <w:id w:val="-285433319"/>
          <w:citation/>
        </w:sdtPr>
        <w:sdtContent>
          <w:r w:rsidR="00034441" w:rsidRPr="00E232A2">
            <w:rPr>
              <w:vertAlign w:val="superscript"/>
            </w:rPr>
            <w:fldChar w:fldCharType="begin"/>
          </w:r>
          <w:r w:rsidR="00034441" w:rsidRPr="00E232A2">
            <w:rPr>
              <w:vertAlign w:val="superscript"/>
            </w:rPr>
            <w:instrText xml:space="preserve"> CITATION Vas17 \l 1033 </w:instrText>
          </w:r>
          <w:r w:rsidR="00034441" w:rsidRPr="00E232A2">
            <w:rPr>
              <w:vertAlign w:val="superscript"/>
            </w:rPr>
            <w:fldChar w:fldCharType="separate"/>
          </w:r>
          <w:r w:rsidR="00CB6C5C" w:rsidRPr="00E232A2">
            <w:rPr>
              <w:vertAlign w:val="superscript"/>
            </w:rPr>
            <w:t>[3]</w:t>
          </w:r>
          <w:r w:rsidR="00034441" w:rsidRPr="00E232A2">
            <w:rPr>
              <w:vertAlign w:val="superscript"/>
            </w:rPr>
            <w:fldChar w:fldCharType="end"/>
          </w:r>
        </w:sdtContent>
      </w:sdt>
      <w:r w:rsidRPr="00233CC3">
        <w:t>.</w:t>
      </w:r>
    </w:p>
    <w:p w14:paraId="39CDEE36" w14:textId="77777777" w:rsidR="00EA222D" w:rsidRPr="00233CC3" w:rsidRDefault="00EA222D" w:rsidP="00E232A2">
      <w:pPr>
        <w:pStyle w:val="NormalBPBHEB"/>
      </w:pPr>
    </w:p>
    <w:p w14:paraId="59C62D7F" w14:textId="7F946AAB" w:rsidR="00233CC3" w:rsidRPr="00233CC3" w:rsidRDefault="00233CC3" w:rsidP="00E232A2">
      <w:pPr>
        <w:pStyle w:val="Heading2BPBHEB"/>
      </w:pPr>
      <w:r w:rsidRPr="00233CC3">
        <w:t xml:space="preserve">Application </w:t>
      </w:r>
      <w:r w:rsidR="00EA222D">
        <w:t>e</w:t>
      </w:r>
      <w:r w:rsidR="00EA222D" w:rsidRPr="00233CC3">
        <w:t>xamples</w:t>
      </w:r>
    </w:p>
    <w:p w14:paraId="22CC4D1C" w14:textId="77777777" w:rsidR="00233CC3" w:rsidRPr="00233CC3" w:rsidRDefault="00233CC3" w:rsidP="00E232A2">
      <w:pPr>
        <w:pStyle w:val="NormalBPBHEB"/>
      </w:pPr>
      <w:r w:rsidRPr="00233CC3">
        <w:t>Fine-tuning GPT models can be applied in various domains:</w:t>
      </w:r>
    </w:p>
    <w:p w14:paraId="12B6FB33" w14:textId="473800F4" w:rsidR="00233CC3" w:rsidRPr="00233CC3" w:rsidRDefault="00233CC3" w:rsidP="00E232A2">
      <w:pPr>
        <w:pStyle w:val="NormalBPBHEB"/>
        <w:numPr>
          <w:ilvl w:val="0"/>
          <w:numId w:val="33"/>
        </w:numPr>
      </w:pPr>
      <w:r w:rsidRPr="00233CC3">
        <w:rPr>
          <w:b/>
          <w:bCs/>
        </w:rPr>
        <w:t xml:space="preserve">Personalized </w:t>
      </w:r>
      <w:r w:rsidR="00EA222D">
        <w:rPr>
          <w:b/>
          <w:bCs/>
        </w:rPr>
        <w:t>c</w:t>
      </w:r>
      <w:r w:rsidR="00EA222D" w:rsidRPr="00233CC3">
        <w:rPr>
          <w:b/>
          <w:bCs/>
        </w:rPr>
        <w:t>hatbots</w:t>
      </w:r>
      <w:r w:rsidRPr="00233CC3">
        <w:t>: Tailoring GPT models to generate responses that adhere to a particular character or brand voice</w:t>
      </w:r>
      <w:sdt>
        <w:sdtPr>
          <w:rPr>
            <w:vertAlign w:val="superscript"/>
          </w:rPr>
          <w:id w:val="-2116197221"/>
          <w:citation/>
        </w:sdtPr>
        <w:sdtContent>
          <w:r w:rsidR="00A33BC6" w:rsidRPr="00E232A2">
            <w:rPr>
              <w:vertAlign w:val="superscript"/>
            </w:rPr>
            <w:fldChar w:fldCharType="begin"/>
          </w:r>
          <w:r w:rsidR="00A33BC6" w:rsidRPr="00E232A2">
            <w:rPr>
              <w:vertAlign w:val="superscript"/>
            </w:rPr>
            <w:instrText xml:space="preserve"> CITATION Goo16 \l 1033 </w:instrText>
          </w:r>
          <w:r w:rsidR="00A33BC6" w:rsidRPr="00E232A2">
            <w:rPr>
              <w:vertAlign w:val="superscript"/>
            </w:rPr>
            <w:fldChar w:fldCharType="separate"/>
          </w:r>
          <w:r w:rsidR="00CB6C5C" w:rsidRPr="00E232A2">
            <w:rPr>
              <w:vertAlign w:val="superscript"/>
            </w:rPr>
            <w:t>[1]</w:t>
          </w:r>
          <w:r w:rsidR="00A33BC6" w:rsidRPr="00E232A2">
            <w:rPr>
              <w:vertAlign w:val="superscript"/>
            </w:rPr>
            <w:fldChar w:fldCharType="end"/>
          </w:r>
        </w:sdtContent>
      </w:sdt>
      <w:r w:rsidR="00A33BC6" w:rsidRPr="00E232A2">
        <w:rPr>
          <w:vertAlign w:val="superscript"/>
        </w:rPr>
        <w:t xml:space="preserve"> </w:t>
      </w:r>
      <w:sdt>
        <w:sdtPr>
          <w:rPr>
            <w:vertAlign w:val="superscript"/>
          </w:rPr>
          <w:id w:val="-695917236"/>
          <w:citation/>
        </w:sdtPr>
        <w:sdtEndPr>
          <w:rPr>
            <w:vertAlign w:val="baseline"/>
          </w:rPr>
        </w:sdtEndPr>
        <w:sdtContent>
          <w:r w:rsidR="00A33BC6" w:rsidRPr="00E232A2">
            <w:rPr>
              <w:vertAlign w:val="superscript"/>
            </w:rPr>
            <w:fldChar w:fldCharType="begin"/>
          </w:r>
          <w:r w:rsidR="000E3582" w:rsidRPr="00E232A2">
            <w:rPr>
              <w:vertAlign w:val="superscript"/>
            </w:rPr>
            <w:instrText xml:space="preserve">CITATION Bro20 \l 1033 </w:instrText>
          </w:r>
          <w:r w:rsidR="00A33BC6" w:rsidRPr="00E232A2">
            <w:rPr>
              <w:vertAlign w:val="superscript"/>
            </w:rPr>
            <w:fldChar w:fldCharType="separate"/>
          </w:r>
          <w:r w:rsidR="00CB6C5C" w:rsidRPr="00E232A2">
            <w:rPr>
              <w:vertAlign w:val="superscript"/>
            </w:rPr>
            <w:t>[4]</w:t>
          </w:r>
          <w:r w:rsidR="00A33BC6" w:rsidRPr="00E232A2">
            <w:rPr>
              <w:vertAlign w:val="superscript"/>
            </w:rPr>
            <w:fldChar w:fldCharType="end"/>
          </w:r>
        </w:sdtContent>
      </w:sdt>
      <w:r w:rsidRPr="00233CC3">
        <w:t>.</w:t>
      </w:r>
    </w:p>
    <w:p w14:paraId="10CF86B5" w14:textId="26702E11" w:rsidR="00233CC3" w:rsidRDefault="00233CC3" w:rsidP="00EA222D">
      <w:pPr>
        <w:pStyle w:val="NormalBPBHEB"/>
        <w:numPr>
          <w:ilvl w:val="0"/>
          <w:numId w:val="33"/>
        </w:numPr>
      </w:pPr>
      <w:r w:rsidRPr="00233CC3">
        <w:rPr>
          <w:b/>
          <w:bCs/>
        </w:rPr>
        <w:t xml:space="preserve">Creative </w:t>
      </w:r>
      <w:r w:rsidR="00EA222D">
        <w:rPr>
          <w:b/>
          <w:bCs/>
        </w:rPr>
        <w:t>w</w:t>
      </w:r>
      <w:r w:rsidR="00EA222D" w:rsidRPr="00233CC3">
        <w:rPr>
          <w:b/>
          <w:bCs/>
        </w:rPr>
        <w:t>riting</w:t>
      </w:r>
      <w:r w:rsidRPr="00233CC3">
        <w:t>: Adapting models to assist authors by generating content with a specific style or theme</w:t>
      </w:r>
      <w:sdt>
        <w:sdtPr>
          <w:rPr>
            <w:vertAlign w:val="superscript"/>
          </w:rPr>
          <w:id w:val="-124384565"/>
          <w:citation/>
        </w:sdtPr>
        <w:sdtEndPr>
          <w:rPr>
            <w:vertAlign w:val="baseline"/>
          </w:rPr>
        </w:sdtEndPr>
        <w:sdtContent>
          <w:r w:rsidR="00A33BC6" w:rsidRPr="00E232A2">
            <w:rPr>
              <w:vertAlign w:val="superscript"/>
            </w:rPr>
            <w:fldChar w:fldCharType="begin"/>
          </w:r>
          <w:r w:rsidR="00A33BC6" w:rsidRPr="00E232A2">
            <w:rPr>
              <w:vertAlign w:val="superscript"/>
            </w:rPr>
            <w:instrText xml:space="preserve"> CITATION Rad19 \l 1033 </w:instrText>
          </w:r>
          <w:r w:rsidR="00A33BC6" w:rsidRPr="00E232A2">
            <w:rPr>
              <w:vertAlign w:val="superscript"/>
            </w:rPr>
            <w:fldChar w:fldCharType="separate"/>
          </w:r>
          <w:r w:rsidR="00CB6C5C" w:rsidRPr="00E232A2">
            <w:rPr>
              <w:vertAlign w:val="superscript"/>
            </w:rPr>
            <w:t>[2]</w:t>
          </w:r>
          <w:r w:rsidR="00A33BC6" w:rsidRPr="00E232A2">
            <w:rPr>
              <w:vertAlign w:val="superscript"/>
            </w:rPr>
            <w:fldChar w:fldCharType="end"/>
          </w:r>
        </w:sdtContent>
      </w:sdt>
      <w:r w:rsidRPr="00233CC3">
        <w:t>.</w:t>
      </w:r>
    </w:p>
    <w:p w14:paraId="3E7B75EE" w14:textId="77777777" w:rsidR="00E51E68" w:rsidRDefault="00E51E68" w:rsidP="007667FA">
      <w:pPr>
        <w:pStyle w:val="NormalBPBHEB"/>
      </w:pPr>
    </w:p>
    <w:p w14:paraId="196AE3F9" w14:textId="77777777" w:rsidR="00DB4F0F" w:rsidRDefault="006B7EA8" w:rsidP="00C236ED">
      <w:pPr>
        <w:pStyle w:val="NormalBPBHEB"/>
        <w:rPr>
          <w:rFonts w:eastAsiaTheme="majorEastAsia" w:cstheme="majorBidi"/>
          <w:b/>
          <w:color w:val="000000" w:themeColor="text1"/>
          <w:sz w:val="32"/>
          <w:lang w:val="en-IN"/>
        </w:rPr>
      </w:pPr>
      <w:r w:rsidRPr="0076006F">
        <w:rPr>
          <w:rFonts w:eastAsiaTheme="majorEastAsia" w:cstheme="majorBidi"/>
          <w:b/>
          <w:color w:val="000000" w:themeColor="text1"/>
          <w:sz w:val="32"/>
          <w:lang w:val="en-IN"/>
        </w:rPr>
        <w:t>Example of</w:t>
      </w:r>
      <w:r w:rsidRPr="006B7EA8">
        <w:t xml:space="preserve"> </w:t>
      </w:r>
      <w:r w:rsidRPr="0076006F">
        <w:rPr>
          <w:rFonts w:eastAsiaTheme="majorEastAsia" w:cstheme="majorBidi"/>
          <w:b/>
          <w:color w:val="000000" w:themeColor="text1"/>
          <w:sz w:val="32"/>
          <w:lang w:val="en-IN"/>
        </w:rPr>
        <w:t>fine-tuning a GPT-2 model for a chatbot</w:t>
      </w:r>
    </w:p>
    <w:p w14:paraId="5CBC29C5" w14:textId="60ADBB38" w:rsidR="006C230D" w:rsidRPr="00936ECD" w:rsidRDefault="003A2A58" w:rsidP="00C236ED">
      <w:pPr>
        <w:pStyle w:val="NormalBPBHEB"/>
      </w:pPr>
      <w:commentRangeStart w:id="9"/>
      <w:r w:rsidRPr="00936ECD">
        <w:t xml:space="preserve">Example </w:t>
      </w:r>
      <w:r w:rsidR="00074B79" w:rsidRPr="00936ECD">
        <w:t xml:space="preserve">In this example </w:t>
      </w:r>
      <w:r w:rsidRPr="00936ECD">
        <w:t xml:space="preserve">of Fine-Tuning a GPT-2 Model for a Chatbot To fine-tune GPT-2 for dialogue generation, we break the task into smaller components. Each snippet below plays a distinct role in the fine-tuning process. To experience correct results, place all the following snippets in the same </w:t>
      </w:r>
      <w:r w:rsidRPr="0076006F">
        <w:rPr>
          <w:rStyle w:val="ScreenTextBPBHEB"/>
          <w:rFonts w:ascii="Palatino Linotype" w:hAnsi="Palatino Linotype"/>
        </w:rPr>
        <w:t xml:space="preserve">.py </w:t>
      </w:r>
      <w:r w:rsidRPr="00936ECD">
        <w:t>file and execute it as a unified script.</w:t>
      </w:r>
      <w:commentRangeEnd w:id="9"/>
      <w:r w:rsidR="007D2A8E">
        <w:rPr>
          <w:rStyle w:val="CommentReference"/>
          <w:rFonts w:ascii="Calibri" w:eastAsia="Calibri" w:hAnsi="Calibri" w:cs="Calibri"/>
        </w:rPr>
        <w:commentReference w:id="9"/>
      </w:r>
    </w:p>
    <w:p w14:paraId="20870C97" w14:textId="7F9B73A3" w:rsidR="0013337F" w:rsidRPr="0076006F" w:rsidRDefault="003A2A58" w:rsidP="000B3F3A">
      <w:pPr>
        <w:pStyle w:val="NormalBPBHEB"/>
        <w:numPr>
          <w:ilvl w:val="0"/>
          <w:numId w:val="36"/>
        </w:numPr>
        <w:rPr>
          <w:b/>
          <w:bCs/>
        </w:rPr>
      </w:pPr>
      <w:r w:rsidRPr="0076006F">
        <w:rPr>
          <w:b/>
          <w:bCs/>
        </w:rPr>
        <w:t xml:space="preserve">Load the pre-trained model and tokenizer </w:t>
      </w:r>
    </w:p>
    <w:p w14:paraId="3245717A" w14:textId="6B5CBF63" w:rsidR="008F1935" w:rsidRDefault="00B30E34" w:rsidP="0076006F">
      <w:pPr>
        <w:pStyle w:val="SC-Source"/>
      </w:pPr>
      <w:r>
        <w:t>``</w:t>
      </w:r>
      <w:r w:rsidR="00850B6B">
        <w:t>`</w:t>
      </w:r>
      <w:r w:rsidR="002426B0">
        <w:t>python</w:t>
      </w:r>
    </w:p>
    <w:p w14:paraId="75F3EFCD" w14:textId="7AEB5C6B" w:rsidR="002D7FE6" w:rsidRDefault="003A2A58" w:rsidP="0076006F">
      <w:pPr>
        <w:pStyle w:val="SC-Source"/>
      </w:pPr>
      <w:r w:rsidRPr="003A2A58">
        <w:t xml:space="preserve">from transformers import GPT2LMHeadModel, GPT2Tokenizer </w:t>
      </w:r>
    </w:p>
    <w:p w14:paraId="462D9183" w14:textId="77777777" w:rsidR="00BB5D0D" w:rsidRDefault="003A2A58" w:rsidP="0076006F">
      <w:pPr>
        <w:pStyle w:val="SC-Source"/>
      </w:pPr>
      <w:r w:rsidRPr="003A2A58">
        <w:t xml:space="preserve">tokenizer = GPT2Tokenizer.from_pretrained('gpt2') </w:t>
      </w:r>
    </w:p>
    <w:p w14:paraId="16E03695" w14:textId="77777777" w:rsidR="005419AF" w:rsidRDefault="003A2A58" w:rsidP="0076006F">
      <w:pPr>
        <w:pStyle w:val="SC-Source"/>
      </w:pPr>
      <w:r w:rsidRPr="003A2A58">
        <w:t xml:space="preserve">model = GPT2LMHeadModel.from_pretrained('gpt2') </w:t>
      </w:r>
    </w:p>
    <w:p w14:paraId="57339E64" w14:textId="695E9BA8" w:rsidR="00C609D1" w:rsidRDefault="001C5AD1" w:rsidP="0076006F">
      <w:pPr>
        <w:pStyle w:val="SC-Source"/>
      </w:pPr>
      <w:r>
        <w:t>```</w:t>
      </w:r>
    </w:p>
    <w:p w14:paraId="5C7831C7" w14:textId="035960B8" w:rsidR="00463343" w:rsidRPr="00330418" w:rsidRDefault="003A2A58" w:rsidP="0076006F">
      <w:pPr>
        <w:pStyle w:val="NormalBPBHEB"/>
        <w:ind w:left="360"/>
      </w:pPr>
      <w:r w:rsidRPr="00330418">
        <w:t xml:space="preserve">This step initializes a pre-trained GPT-2 model and its associated tokenizer. These components will be fine-tuned for dialogue-specific tasks. </w:t>
      </w:r>
    </w:p>
    <w:p w14:paraId="1C169AC4" w14:textId="6436BEC3" w:rsidR="00C23D5E" w:rsidRDefault="003A2A58" w:rsidP="006176ED">
      <w:pPr>
        <w:pStyle w:val="NormalBPBHEB"/>
        <w:numPr>
          <w:ilvl w:val="0"/>
          <w:numId w:val="36"/>
        </w:numPr>
      </w:pPr>
      <w:r w:rsidRPr="0076006F">
        <w:rPr>
          <w:b/>
          <w:bCs/>
        </w:rPr>
        <w:t xml:space="preserve">Prepare the training dataset </w:t>
      </w:r>
    </w:p>
    <w:p w14:paraId="530DB97A" w14:textId="77777777" w:rsidR="00780A10" w:rsidRDefault="00A40C4C" w:rsidP="0076006F">
      <w:pPr>
        <w:pStyle w:val="SC-Source"/>
      </w:pPr>
      <w:r>
        <w:t>```</w:t>
      </w:r>
      <w:r w:rsidR="00780A10">
        <w:t>python</w:t>
      </w:r>
    </w:p>
    <w:p w14:paraId="578A2654" w14:textId="77777777" w:rsidR="00C00279" w:rsidRDefault="003A2A58" w:rsidP="0076006F">
      <w:pPr>
        <w:pStyle w:val="SC-Source"/>
      </w:pPr>
      <w:r w:rsidRPr="727762C6">
        <w:rPr>
          <w:lang w:val="en-US"/>
        </w:rPr>
        <w:t xml:space="preserve">from transformers import TextDataset, DataCollatorForLanguageModeling </w:t>
      </w:r>
    </w:p>
    <w:p w14:paraId="0EF2E388" w14:textId="77777777" w:rsidR="00C00279" w:rsidRDefault="00C00279" w:rsidP="0076006F">
      <w:pPr>
        <w:pStyle w:val="SC-Source"/>
      </w:pPr>
    </w:p>
    <w:p w14:paraId="654652E3" w14:textId="30E46691" w:rsidR="003F274E" w:rsidRDefault="003A2A58" w:rsidP="0076006F">
      <w:pPr>
        <w:pStyle w:val="SC-Source"/>
      </w:pPr>
      <w:r w:rsidRPr="727762C6">
        <w:rPr>
          <w:lang w:val="en-US"/>
        </w:rPr>
        <w:t xml:space="preserve">train_path = 'path_to_train_data.txt' </w:t>
      </w:r>
    </w:p>
    <w:p w14:paraId="0EAE15A4" w14:textId="77777777" w:rsidR="008141EC" w:rsidRDefault="003A2A58" w:rsidP="0076006F">
      <w:pPr>
        <w:pStyle w:val="SC-Source"/>
      </w:pPr>
      <w:r w:rsidRPr="727762C6">
        <w:rPr>
          <w:lang w:val="en-US"/>
        </w:rPr>
        <w:t xml:space="preserve">train_dataset = TextDataset( </w:t>
      </w:r>
    </w:p>
    <w:p w14:paraId="5CE1939C" w14:textId="77777777" w:rsidR="005F3B8E" w:rsidRDefault="003A2A58" w:rsidP="0076006F">
      <w:pPr>
        <w:pStyle w:val="SC-Source"/>
      </w:pPr>
      <w:r w:rsidRPr="003A2A58">
        <w:t xml:space="preserve">tokenizer=tokenizer, </w:t>
      </w:r>
    </w:p>
    <w:p w14:paraId="0A9442CD" w14:textId="77777777" w:rsidR="00BE013B" w:rsidRDefault="003A2A58" w:rsidP="0076006F">
      <w:pPr>
        <w:pStyle w:val="SC-Source"/>
      </w:pPr>
      <w:r w:rsidRPr="727762C6">
        <w:rPr>
          <w:lang w:val="en-US"/>
        </w:rPr>
        <w:t xml:space="preserve">file_path=train_path, </w:t>
      </w:r>
    </w:p>
    <w:p w14:paraId="34BEECF2" w14:textId="77777777" w:rsidR="009474F9" w:rsidRDefault="003A2A58" w:rsidP="0076006F">
      <w:pPr>
        <w:pStyle w:val="SC-Source"/>
      </w:pPr>
      <w:r w:rsidRPr="727762C6">
        <w:rPr>
          <w:lang w:val="en-US"/>
        </w:rPr>
        <w:t xml:space="preserve">block_size=128 </w:t>
      </w:r>
    </w:p>
    <w:p w14:paraId="5006D2F7" w14:textId="77777777" w:rsidR="00A2098A" w:rsidRDefault="003A2A58" w:rsidP="0076006F">
      <w:pPr>
        <w:pStyle w:val="SC-Source"/>
      </w:pPr>
      <w:r w:rsidRPr="003A2A58">
        <w:t xml:space="preserve">) </w:t>
      </w:r>
    </w:p>
    <w:p w14:paraId="32F5595B" w14:textId="77777777" w:rsidR="00AE1055" w:rsidRDefault="003A2A58" w:rsidP="0076006F">
      <w:pPr>
        <w:pStyle w:val="SC-Source"/>
      </w:pPr>
      <w:r w:rsidRPr="727762C6">
        <w:rPr>
          <w:lang w:val="en-US"/>
        </w:rPr>
        <w:t>data_collator = DataCollatorForLanguageModeling(</w:t>
      </w:r>
    </w:p>
    <w:p w14:paraId="3C317068" w14:textId="77777777" w:rsidR="003E60C2" w:rsidRDefault="003A2A58" w:rsidP="0076006F">
      <w:pPr>
        <w:pStyle w:val="SC-Source"/>
      </w:pPr>
      <w:r w:rsidRPr="727762C6">
        <w:rPr>
          <w:lang w:val="en-US"/>
        </w:rPr>
        <w:t xml:space="preserve"> tokenizer=tokenizer, mlm=False </w:t>
      </w:r>
    </w:p>
    <w:p w14:paraId="36787C6B" w14:textId="77777777" w:rsidR="00B62A27" w:rsidRDefault="003A2A58" w:rsidP="0076006F">
      <w:pPr>
        <w:pStyle w:val="SC-Source"/>
      </w:pPr>
      <w:r w:rsidRPr="003A2A58">
        <w:t xml:space="preserve">) </w:t>
      </w:r>
    </w:p>
    <w:p w14:paraId="2A428ECB" w14:textId="77777777" w:rsidR="009C59DA" w:rsidRDefault="004E2277" w:rsidP="0076006F">
      <w:pPr>
        <w:pStyle w:val="SC-Source"/>
      </w:pPr>
      <w:r>
        <w:t>```</w:t>
      </w:r>
    </w:p>
    <w:p w14:paraId="20AFDD67" w14:textId="77777777" w:rsidR="00A6761C" w:rsidRDefault="003A2A58" w:rsidP="00C236ED">
      <w:pPr>
        <w:pStyle w:val="NormalBPBHEB"/>
      </w:pPr>
      <w:r w:rsidRPr="003A2A58">
        <w:t>We define the path to the training data, tokenize it, and prepare it in a format suitable for language modeling. The data collator batches and formats input dynamically during training</w:t>
      </w:r>
      <w:r w:rsidR="00955FD3">
        <w:t>.</w:t>
      </w:r>
      <w:r w:rsidR="00AB6DB0">
        <w:t xml:space="preserve"> </w:t>
      </w:r>
    </w:p>
    <w:p w14:paraId="3B8D9DD9" w14:textId="77FA7AE5" w:rsidR="008559AA" w:rsidRPr="0076006F" w:rsidRDefault="003A2A58" w:rsidP="000B3F3A">
      <w:pPr>
        <w:pStyle w:val="NormalBPBHEB"/>
        <w:numPr>
          <w:ilvl w:val="0"/>
          <w:numId w:val="36"/>
        </w:numPr>
        <w:rPr>
          <w:b/>
          <w:bCs/>
        </w:rPr>
      </w:pPr>
      <w:r w:rsidRPr="0076006F">
        <w:rPr>
          <w:b/>
          <w:bCs/>
        </w:rPr>
        <w:t xml:space="preserve">Define training arguments </w:t>
      </w:r>
    </w:p>
    <w:p w14:paraId="47BB2CD1" w14:textId="3E307653" w:rsidR="00C94322" w:rsidRDefault="00BB363E" w:rsidP="0076006F">
      <w:pPr>
        <w:pStyle w:val="SC-Source"/>
      </w:pPr>
      <w:r>
        <w:t>`</w:t>
      </w:r>
      <w:r w:rsidR="00F94565">
        <w:t>``python</w:t>
      </w:r>
    </w:p>
    <w:p w14:paraId="5C60F870" w14:textId="5E002C95" w:rsidR="00C94322" w:rsidRDefault="003A2A58" w:rsidP="0076006F">
      <w:pPr>
        <w:pStyle w:val="SC-Source"/>
      </w:pPr>
      <w:r w:rsidRPr="727762C6">
        <w:rPr>
          <w:lang w:val="en-US"/>
        </w:rPr>
        <w:t xml:space="preserve">from transformers import TrainingArguments </w:t>
      </w:r>
    </w:p>
    <w:p w14:paraId="25436284" w14:textId="77777777" w:rsidR="00C94322" w:rsidRDefault="00C94322" w:rsidP="0076006F">
      <w:pPr>
        <w:pStyle w:val="SC-Source"/>
      </w:pPr>
    </w:p>
    <w:p w14:paraId="268BADB4" w14:textId="77777777" w:rsidR="005955D3" w:rsidRDefault="003A2A58" w:rsidP="0076006F">
      <w:pPr>
        <w:pStyle w:val="SC-Source"/>
      </w:pPr>
      <w:r w:rsidRPr="727762C6">
        <w:rPr>
          <w:lang w:val="en-US"/>
        </w:rPr>
        <w:t xml:space="preserve">training_args = TrainingArguments( </w:t>
      </w:r>
    </w:p>
    <w:p w14:paraId="4424038D" w14:textId="77777777" w:rsidR="007E518B" w:rsidRDefault="003A2A58" w:rsidP="0076006F">
      <w:pPr>
        <w:pStyle w:val="SC-Source"/>
      </w:pPr>
      <w:r w:rsidRPr="727762C6">
        <w:rPr>
          <w:lang w:val="en-US"/>
        </w:rPr>
        <w:t xml:space="preserve">output_dir='./results', </w:t>
      </w:r>
    </w:p>
    <w:p w14:paraId="6DA7B8C7" w14:textId="77777777" w:rsidR="00FD2BD8" w:rsidRDefault="003A2A58" w:rsidP="0076006F">
      <w:pPr>
        <w:pStyle w:val="SC-Source"/>
      </w:pPr>
      <w:r w:rsidRPr="727762C6">
        <w:rPr>
          <w:lang w:val="en-US"/>
        </w:rPr>
        <w:t xml:space="preserve">num_train_epochs=3, </w:t>
      </w:r>
    </w:p>
    <w:p w14:paraId="426230CD" w14:textId="77777777" w:rsidR="002073D7" w:rsidRDefault="003A2A58" w:rsidP="0076006F">
      <w:pPr>
        <w:pStyle w:val="SC-Source"/>
      </w:pPr>
      <w:r w:rsidRPr="727762C6">
        <w:rPr>
          <w:lang w:val="en-US"/>
        </w:rPr>
        <w:t xml:space="preserve">per_device_train_batch_size=4, </w:t>
      </w:r>
    </w:p>
    <w:p w14:paraId="3EB8205C" w14:textId="77777777" w:rsidR="0032688C" w:rsidRDefault="003A2A58" w:rsidP="0076006F">
      <w:pPr>
        <w:pStyle w:val="SC-Source"/>
      </w:pPr>
      <w:r w:rsidRPr="727762C6">
        <w:rPr>
          <w:lang w:val="en-US"/>
        </w:rPr>
        <w:t xml:space="preserve">per_device_eval_batch_size=8, </w:t>
      </w:r>
    </w:p>
    <w:p w14:paraId="57E74104" w14:textId="77777777" w:rsidR="001A48B3" w:rsidRDefault="003A2A58" w:rsidP="0076006F">
      <w:pPr>
        <w:pStyle w:val="SC-Source"/>
      </w:pPr>
      <w:r w:rsidRPr="727762C6">
        <w:rPr>
          <w:lang w:val="en-US"/>
        </w:rPr>
        <w:t xml:space="preserve">warmup_steps=500, </w:t>
      </w:r>
    </w:p>
    <w:p w14:paraId="60700735" w14:textId="77777777" w:rsidR="00C009BA" w:rsidRDefault="003A2A58" w:rsidP="0076006F">
      <w:pPr>
        <w:pStyle w:val="SC-Source"/>
      </w:pPr>
      <w:r w:rsidRPr="727762C6">
        <w:rPr>
          <w:lang w:val="en-US"/>
        </w:rPr>
        <w:t xml:space="preserve">weight_decay=0.01, </w:t>
      </w:r>
    </w:p>
    <w:p w14:paraId="3E3F8C5B" w14:textId="77777777" w:rsidR="009444DA" w:rsidRDefault="003A2A58" w:rsidP="0076006F">
      <w:pPr>
        <w:pStyle w:val="SC-Source"/>
      </w:pPr>
      <w:r w:rsidRPr="727762C6">
        <w:rPr>
          <w:lang w:val="en-US"/>
        </w:rPr>
        <w:t xml:space="preserve">logging_dir='./logs', </w:t>
      </w:r>
    </w:p>
    <w:p w14:paraId="49E7A1C7" w14:textId="77777777" w:rsidR="00F7746C" w:rsidRDefault="003A2A58" w:rsidP="0076006F">
      <w:pPr>
        <w:pStyle w:val="SC-Source"/>
      </w:pPr>
      <w:r w:rsidRPr="07B3B9D6">
        <w:rPr>
          <w:lang w:val="en-US"/>
        </w:rPr>
        <w:t xml:space="preserve">logging_steps=10, </w:t>
      </w:r>
    </w:p>
    <w:p w14:paraId="779F6BCF" w14:textId="77777777" w:rsidR="005B7155" w:rsidRDefault="003A2A58" w:rsidP="0076006F">
      <w:pPr>
        <w:pStyle w:val="SC-Source"/>
      </w:pPr>
      <w:r w:rsidRPr="003A2A58">
        <w:t xml:space="preserve">) </w:t>
      </w:r>
    </w:p>
    <w:p w14:paraId="285F4A78" w14:textId="326995E4" w:rsidR="005B7155" w:rsidRDefault="005B7155" w:rsidP="0076006F">
      <w:pPr>
        <w:pStyle w:val="SC-Source"/>
      </w:pPr>
      <w:r>
        <w:t>`</w:t>
      </w:r>
      <w:r w:rsidR="009F2924">
        <w:t>``</w:t>
      </w:r>
    </w:p>
    <w:p w14:paraId="27FFD8E7" w14:textId="257C308D" w:rsidR="008F4ACC" w:rsidRDefault="003A2A58" w:rsidP="0076006F">
      <w:pPr>
        <w:pStyle w:val="NormalBPBHEB"/>
        <w:ind w:left="720"/>
      </w:pPr>
      <w:r w:rsidRPr="003A2A58">
        <w:t xml:space="preserve">These arguments control how the model trains: epochs, batch sizes, regularization, and logging. </w:t>
      </w:r>
    </w:p>
    <w:p w14:paraId="5D010B97" w14:textId="5F49918F" w:rsidR="00930BBB" w:rsidRDefault="003A2A58" w:rsidP="0076006F">
      <w:pPr>
        <w:pStyle w:val="NormalBPBHEB"/>
        <w:numPr>
          <w:ilvl w:val="0"/>
          <w:numId w:val="36"/>
        </w:numPr>
      </w:pPr>
      <w:r w:rsidRPr="003A2A58">
        <w:t xml:space="preserve">Initialize and run the Trainer </w:t>
      </w:r>
    </w:p>
    <w:p w14:paraId="515816F7" w14:textId="4D16DE17" w:rsidR="00744C57" w:rsidRDefault="00744C57" w:rsidP="0076006F">
      <w:pPr>
        <w:pStyle w:val="SC-Source"/>
      </w:pPr>
      <w:r>
        <w:t>`</w:t>
      </w:r>
      <w:r w:rsidR="00184AA5">
        <w:t>``</w:t>
      </w:r>
      <w:r w:rsidR="002540ED">
        <w:t>python</w:t>
      </w:r>
    </w:p>
    <w:p w14:paraId="0AB51352" w14:textId="77777777" w:rsidR="008408C4" w:rsidRDefault="003A2A58" w:rsidP="0076006F">
      <w:pPr>
        <w:pStyle w:val="SC-Source"/>
      </w:pPr>
      <w:r w:rsidRPr="003A2A58">
        <w:t xml:space="preserve">from transformers import Trainer </w:t>
      </w:r>
    </w:p>
    <w:p w14:paraId="3BE12932" w14:textId="77777777" w:rsidR="008408C4" w:rsidRDefault="008408C4" w:rsidP="0076006F">
      <w:pPr>
        <w:pStyle w:val="SC-Source"/>
      </w:pPr>
    </w:p>
    <w:p w14:paraId="74862D64" w14:textId="77777777" w:rsidR="00332B45" w:rsidRDefault="003A2A58" w:rsidP="0076006F">
      <w:pPr>
        <w:pStyle w:val="SC-Source"/>
      </w:pPr>
      <w:r w:rsidRPr="46A848BE">
        <w:rPr>
          <w:lang w:val="en-US"/>
        </w:rPr>
        <w:t>trainer = Trainer(</w:t>
      </w:r>
    </w:p>
    <w:p w14:paraId="6E475E9E" w14:textId="77777777" w:rsidR="00243217" w:rsidRDefault="003A2A58" w:rsidP="0076006F">
      <w:pPr>
        <w:pStyle w:val="SC-Source"/>
      </w:pPr>
      <w:r w:rsidRPr="003A2A58">
        <w:t xml:space="preserve"> model=model, </w:t>
      </w:r>
    </w:p>
    <w:p w14:paraId="6C72D88F" w14:textId="77777777" w:rsidR="00E3517A" w:rsidRDefault="003A2A58" w:rsidP="0076006F">
      <w:pPr>
        <w:pStyle w:val="SC-Source"/>
      </w:pPr>
      <w:r w:rsidRPr="07B3B9D6">
        <w:rPr>
          <w:lang w:val="en-US"/>
        </w:rPr>
        <w:t xml:space="preserve">args=training_args, </w:t>
      </w:r>
    </w:p>
    <w:p w14:paraId="2182160A" w14:textId="77777777" w:rsidR="0065489B" w:rsidRDefault="003A2A58" w:rsidP="0076006F">
      <w:pPr>
        <w:pStyle w:val="SC-Source"/>
      </w:pPr>
      <w:r w:rsidRPr="07B3B9D6">
        <w:rPr>
          <w:lang w:val="en-US"/>
        </w:rPr>
        <w:t>data_collator=data_collator,</w:t>
      </w:r>
    </w:p>
    <w:p w14:paraId="780672D1" w14:textId="24620A38" w:rsidR="00AE6BF1" w:rsidRDefault="003A2A58" w:rsidP="0076006F">
      <w:pPr>
        <w:pStyle w:val="SC-Source"/>
      </w:pPr>
      <w:r w:rsidRPr="07B3B9D6">
        <w:rPr>
          <w:lang w:val="en-US"/>
        </w:rPr>
        <w:t xml:space="preserve">train_dataset=train_dataset, </w:t>
      </w:r>
    </w:p>
    <w:p w14:paraId="7F5005BB" w14:textId="77777777" w:rsidR="00B16BAA" w:rsidRDefault="003A2A58" w:rsidP="0076006F">
      <w:pPr>
        <w:pStyle w:val="SC-Source"/>
      </w:pPr>
      <w:r w:rsidRPr="003A2A58">
        <w:t xml:space="preserve">) </w:t>
      </w:r>
    </w:p>
    <w:p w14:paraId="2C05638F" w14:textId="6E63A223" w:rsidR="001C4A11" w:rsidRDefault="003A2A58" w:rsidP="0076006F">
      <w:pPr>
        <w:pStyle w:val="SC-Source"/>
      </w:pPr>
      <w:r w:rsidRPr="07B3B9D6">
        <w:rPr>
          <w:lang w:val="en-US"/>
        </w:rPr>
        <w:t xml:space="preserve">trainer.train() </w:t>
      </w:r>
    </w:p>
    <w:p w14:paraId="061C41F0" w14:textId="5D1B1A38" w:rsidR="006E0670" w:rsidRDefault="006E0670" w:rsidP="0076006F">
      <w:pPr>
        <w:pStyle w:val="SC-Source"/>
      </w:pPr>
      <w:r>
        <w:t>`</w:t>
      </w:r>
      <w:r w:rsidR="00873DCA">
        <w:t>``</w:t>
      </w:r>
    </w:p>
    <w:p w14:paraId="3DD25720" w14:textId="77777777" w:rsidR="004428E9" w:rsidRDefault="003A2A58" w:rsidP="00870753">
      <w:pPr>
        <w:pStyle w:val="NormalBPBHEB"/>
        <w:ind w:left="360"/>
      </w:pPr>
      <w:r w:rsidRPr="003A2A58">
        <w:t xml:space="preserve">The Trainer class simplifies the training loop and integrates everything we’ve configured so far. Once initialized, the training process begins with a single method call. </w:t>
      </w:r>
    </w:p>
    <w:p w14:paraId="542DA5C1" w14:textId="7D146D89" w:rsidR="0000148F" w:rsidRPr="006F380D" w:rsidRDefault="003A2A58" w:rsidP="00857751">
      <w:pPr>
        <w:pStyle w:val="NormalBPBHEB"/>
        <w:rPr>
          <w:b/>
          <w:bCs/>
        </w:rPr>
      </w:pPr>
      <w:r w:rsidRPr="0076006F">
        <w:rPr>
          <w:b/>
          <w:bCs/>
        </w:rPr>
        <w:t>Combine and Run</w:t>
      </w:r>
      <w:r w:rsidR="00180EDC">
        <w:rPr>
          <w:b/>
          <w:bCs/>
        </w:rPr>
        <w:t>:</w:t>
      </w:r>
      <w:commentRangeStart w:id="10"/>
    </w:p>
    <w:p w14:paraId="3EA377F0" w14:textId="4BD5E7F6" w:rsidR="008A72BB" w:rsidRDefault="003A2A58" w:rsidP="009A1F70">
      <w:pPr>
        <w:pStyle w:val="NormalBPBHEB"/>
        <w:ind w:left="720"/>
      </w:pPr>
      <w:r w:rsidRPr="003A2A58">
        <w:t xml:space="preserve">To experience correct results when reusing the code above, please add all four snippets into a single </w:t>
      </w:r>
      <w:r w:rsidRPr="0076006F">
        <w:rPr>
          <w:rStyle w:val="ScreenTextBPBHEB"/>
        </w:rPr>
        <w:t xml:space="preserve">.py </w:t>
      </w:r>
      <w:r w:rsidRPr="003A2A58">
        <w:t>file in the order shown above. Each snippet builds upon the previous, ensuring seamless execution</w:t>
      </w:r>
      <w:r w:rsidR="00C23188">
        <w:rPr>
          <w:rStyle w:val="FootnoteReference"/>
        </w:rPr>
        <w:footnoteReference w:id="2"/>
      </w:r>
      <w:r w:rsidRPr="003A2A58">
        <w:t xml:space="preserve">. </w:t>
      </w:r>
      <w:commentRangeEnd w:id="10"/>
      <w:r w:rsidR="00825B00">
        <w:rPr>
          <w:rStyle w:val="CommentReference"/>
          <w:rFonts w:ascii="Calibri" w:eastAsia="Calibri" w:hAnsi="Calibri" w:cs="Calibri"/>
        </w:rPr>
        <w:commentReference w:id="10"/>
      </w:r>
    </w:p>
    <w:p w14:paraId="16248E40" w14:textId="77777777" w:rsidR="00EA222D" w:rsidRPr="00233CC3" w:rsidRDefault="00EA222D" w:rsidP="00E232A2">
      <w:pPr>
        <w:pStyle w:val="NormalBPBHEB"/>
      </w:pPr>
    </w:p>
    <w:p w14:paraId="5B004CED" w14:textId="0D5EE596" w:rsidR="00CD3543" w:rsidRDefault="008A6C9E" w:rsidP="00EA222D">
      <w:pPr>
        <w:pStyle w:val="NormalBPBHEB"/>
      </w:pPr>
      <w:r>
        <w:t xml:space="preserve">In the </w:t>
      </w:r>
      <w:r w:rsidR="00EA222D">
        <w:t xml:space="preserve">preceding </w:t>
      </w:r>
      <w:r>
        <w:t xml:space="preserve">example code, we </w:t>
      </w:r>
      <w:r w:rsidR="00C61588">
        <w:t xml:space="preserve">begin by configuring the model and tokenizer specifically designed for dialogue tasks, utilizing the </w:t>
      </w:r>
      <w:r w:rsidR="00C61588" w:rsidRPr="007626AF">
        <w:rPr>
          <w:rStyle w:val="CodeinTextBPBHEBChar"/>
        </w:rPr>
        <w:t>gpt2-medium</w:t>
      </w:r>
      <w:r w:rsidR="00C61588">
        <w:t xml:space="preserve"> version, which strikes</w:t>
      </w:r>
      <w:r>
        <w:t xml:space="preserve"> a good balance between performance and computational efficiency. The text generation pipeline is then set up to simplify the process, allowing the model to take a prompt and generate coherent responses. This setup </w:t>
      </w:r>
      <w:r w:rsidR="00864008">
        <w:t>enables the chatbot to produce contextually relevant dialogue, reflecting the nuanced interaction dynamics typically required</w:t>
      </w:r>
      <w:r>
        <w:t xml:space="preserve"> in real conversations.</w:t>
      </w:r>
    </w:p>
    <w:p w14:paraId="09268D3F" w14:textId="77777777" w:rsidR="00EA222D" w:rsidRDefault="00EA222D" w:rsidP="007626AF">
      <w:pPr>
        <w:pStyle w:val="NormalBPBHEB"/>
      </w:pPr>
    </w:p>
    <w:p w14:paraId="2007CFDC" w14:textId="1C6107C8" w:rsidR="00294D89" w:rsidRPr="00294D89" w:rsidRDefault="00294D89" w:rsidP="007626AF">
      <w:pPr>
        <w:pStyle w:val="Heading1BPBHEB"/>
      </w:pPr>
      <w:r w:rsidRPr="00294D89">
        <w:t xml:space="preserve">Text </w:t>
      </w:r>
      <w:r w:rsidR="00EA222D" w:rsidRPr="00294D89">
        <w:t>generation applications</w:t>
      </w:r>
    </w:p>
    <w:p w14:paraId="1FB8C1D2" w14:textId="088DDF24" w:rsidR="00294D89" w:rsidRDefault="00233B16" w:rsidP="00EA222D">
      <w:pPr>
        <w:pStyle w:val="NormalBPBHEB"/>
      </w:pPr>
      <w:r>
        <w:t>The use of text generation has expanded considerably due to advances in NLP technologies, especially with models like GPT. This section highlights two main uses of text generation: developing conversational agents and creating creative writing samples. These examples show how GPT models can produce human-like text in different situations.</w:t>
      </w:r>
    </w:p>
    <w:p w14:paraId="1600B1DC" w14:textId="77777777" w:rsidR="00EA222D" w:rsidRPr="00294D89" w:rsidRDefault="00EA222D" w:rsidP="007626AF">
      <w:pPr>
        <w:pStyle w:val="NormalBPBHEB"/>
      </w:pPr>
    </w:p>
    <w:p w14:paraId="0DF054D5" w14:textId="72022677" w:rsidR="00294D89" w:rsidRPr="00294D89" w:rsidRDefault="00EA222D" w:rsidP="007626AF">
      <w:pPr>
        <w:pStyle w:val="Heading2BPBHEB"/>
      </w:pPr>
      <w:commentRangeStart w:id="11"/>
      <w:commentRangeStart w:id="12"/>
      <w:r>
        <w:t>B</w:t>
      </w:r>
      <w:r w:rsidRPr="00294D89">
        <w:t>uilding a conversational agent</w:t>
      </w:r>
      <w:commentRangeEnd w:id="11"/>
      <w:r>
        <w:rPr>
          <w:rStyle w:val="CommentReference"/>
          <w:rFonts w:ascii="Calibri" w:eastAsia="Calibri" w:hAnsi="Calibri" w:cs="Calibri"/>
          <w:b w:val="0"/>
          <w:color w:val="auto"/>
        </w:rPr>
        <w:commentReference w:id="11"/>
      </w:r>
      <w:commentRangeEnd w:id="12"/>
      <w:r w:rsidR="00F50C1C">
        <w:rPr>
          <w:rStyle w:val="CommentReference"/>
          <w:rFonts w:ascii="Calibri" w:eastAsia="Calibri" w:hAnsi="Calibri" w:cs="Calibri"/>
          <w:b w:val="0"/>
          <w:color w:val="auto"/>
        </w:rPr>
        <w:commentReference w:id="12"/>
      </w:r>
    </w:p>
    <w:p w14:paraId="57F3240D" w14:textId="46DA1C82" w:rsidR="00294D89" w:rsidRPr="00294D89" w:rsidRDefault="00233B16" w:rsidP="007626AF">
      <w:pPr>
        <w:pStyle w:val="NormalBPBHEB"/>
        <w:rPr>
          <w:ins w:id="13" w:author="Paulo Leocadio" w:date="2025-09-18T05:13:00Z" w16du:dateUtc="2025-09-18T05:13:04Z"/>
        </w:rPr>
      </w:pPr>
      <w:r>
        <w:t>Conversational agents, or chatbots, are created to mimic human-like conversations and provide a smooth interactive experience. In this context, GPT models are useful because they can produce responses that are relevant to the situation and keep the conversation flowing</w:t>
      </w:r>
      <w:commentRangeStart w:id="14"/>
      <w:commentRangeStart w:id="15"/>
      <w:r>
        <w:t>.</w:t>
      </w:r>
      <w:commentRangeEnd w:id="14"/>
      <w:r>
        <w:rPr>
          <w:rStyle w:val="CommentReference"/>
        </w:rPr>
        <w:commentReference w:id="14"/>
      </w:r>
      <w:commentRangeEnd w:id="15"/>
      <w:r>
        <w:rPr>
          <w:rStyle w:val="CommentReference"/>
        </w:rPr>
        <w:commentReference w:id="15"/>
      </w:r>
    </w:p>
    <w:p w14:paraId="2CB1ABBE" w14:textId="5D03F3D6" w:rsidR="3318B89C" w:rsidRDefault="00D36622" w:rsidP="3318B89C">
      <w:pPr>
        <w:pStyle w:val="NormalBPBHEB"/>
        <w:rPr>
          <w:rFonts w:eastAsia="Times New Roman"/>
        </w:rPr>
      </w:pPr>
      <w:r>
        <w:rPr>
          <w:rFonts w:eastAsia="Times New Roman"/>
        </w:rPr>
        <w:t>When designing systems that engage users in dialogue—be it customer service platforms, virtual assistants, or therapeutic chatbots—conversational continuity and tone become essential. GPT-based models excel in these environments due to their capacity to maintain semantic flow, recall prior exchanges, and simulate human-like communication. The following attributes illustrate why GPT is particularly well-suited for conversational AI:</w:t>
      </w:r>
    </w:p>
    <w:p w14:paraId="1F631D0F" w14:textId="77777777" w:rsidR="0020514C" w:rsidRDefault="0020514C" w:rsidP="3318B89C">
      <w:pPr>
        <w:pStyle w:val="NormalBPBHEB"/>
      </w:pPr>
    </w:p>
    <w:p w14:paraId="25BAFB2A" w14:textId="1455D92F" w:rsidR="00294D89" w:rsidRPr="00294D89" w:rsidRDefault="00F87781" w:rsidP="00F50C1C">
      <w:pPr>
        <w:pStyle w:val="NormalBPBHEB"/>
        <w:numPr>
          <w:ilvl w:val="0"/>
          <w:numId w:val="34"/>
        </w:numPr>
      </w:pPr>
      <w:r>
        <w:rPr>
          <w:b/>
          <w:bCs/>
        </w:rPr>
        <w:t xml:space="preserve">Contextual </w:t>
      </w:r>
      <w:r w:rsidR="00EA222D">
        <w:rPr>
          <w:b/>
          <w:bCs/>
        </w:rPr>
        <w:t>understanding</w:t>
      </w:r>
      <w:r w:rsidRPr="00C61588">
        <w:t>: GPT models can recall previous exchanges in a conversation, enabling them to provide responses that are suitable for the context</w:t>
      </w:r>
      <w:r w:rsidR="00EA222D">
        <w:t>, which is</w:t>
      </w:r>
      <w:r w:rsidRPr="00C61588">
        <w:t xml:space="preserve"> an essential feature for customer service bots or virtual assistants.</w:t>
      </w:r>
    </w:p>
    <w:p w14:paraId="11423814" w14:textId="3542703C" w:rsidR="00294D89" w:rsidRDefault="00C61588" w:rsidP="00EA222D">
      <w:pPr>
        <w:pStyle w:val="NormalBPBHEB"/>
        <w:numPr>
          <w:ilvl w:val="0"/>
          <w:numId w:val="34"/>
        </w:numPr>
      </w:pPr>
      <w:r>
        <w:rPr>
          <w:b/>
          <w:bCs/>
        </w:rPr>
        <w:t xml:space="preserve">Personalization: </w:t>
      </w:r>
      <w:r w:rsidRPr="00C61588">
        <w:t>These models can be fine-tuned to match a specific personality or tone, making them perfect for branded interactions.</w:t>
      </w:r>
    </w:p>
    <w:p w14:paraId="56CC370C" w14:textId="77777777" w:rsidR="00EA222D" w:rsidRPr="00294D89" w:rsidRDefault="00EA222D" w:rsidP="00F50C1C">
      <w:pPr>
        <w:pStyle w:val="NormalBPBHEB"/>
      </w:pPr>
    </w:p>
    <w:p w14:paraId="346E051F" w14:textId="482FCC0B" w:rsidR="00294D89" w:rsidRPr="00294D89" w:rsidRDefault="00CC3224" w:rsidP="00F50C1C">
      <w:pPr>
        <w:pStyle w:val="Heading2BPBHEB"/>
      </w:pPr>
      <w:r>
        <w:t>U</w:t>
      </w:r>
      <w:commentRangeStart w:id="16"/>
      <w:commentRangeStart w:id="17"/>
      <w:r w:rsidR="00EA222D" w:rsidRPr="00294D89">
        <w:t>sing models for story or poem generation</w:t>
      </w:r>
      <w:commentRangeEnd w:id="16"/>
      <w:r w:rsidR="00EA222D">
        <w:rPr>
          <w:rStyle w:val="CommentReference"/>
          <w:rFonts w:ascii="Calibri" w:eastAsia="Calibri" w:hAnsi="Calibri" w:cs="Calibri"/>
          <w:b w:val="0"/>
          <w:color w:val="auto"/>
        </w:rPr>
        <w:commentReference w:id="16"/>
      </w:r>
      <w:commentRangeEnd w:id="17"/>
      <w:r>
        <w:rPr>
          <w:rStyle w:val="CommentReference"/>
          <w:rFonts w:ascii="Calibri" w:eastAsia="Calibri" w:hAnsi="Calibri" w:cs="Calibri"/>
          <w:b w:val="0"/>
          <w:color w:val="auto"/>
        </w:rPr>
        <w:commentReference w:id="17"/>
      </w:r>
    </w:p>
    <w:p w14:paraId="7BC75664" w14:textId="77777777" w:rsidR="00294D89" w:rsidRPr="00294D89" w:rsidRDefault="00294D89" w:rsidP="00F50C1C">
      <w:pPr>
        <w:pStyle w:val="NormalBPBHEB"/>
      </w:pPr>
      <w:r>
        <w:t>GPT models have also been employed to assist with creative writing, providing tools that can suggest text, generate story ideas, or even compose entire poems or short stories</w:t>
      </w:r>
      <w:commentRangeStart w:id="18"/>
      <w:commentRangeStart w:id="19"/>
      <w:r>
        <w:t>.</w:t>
      </w:r>
      <w:commentRangeEnd w:id="18"/>
      <w:r>
        <w:rPr>
          <w:rStyle w:val="CommentReference"/>
        </w:rPr>
        <w:commentReference w:id="18"/>
      </w:r>
      <w:commentRangeEnd w:id="19"/>
      <w:r>
        <w:rPr>
          <w:rStyle w:val="CommentReference"/>
        </w:rPr>
        <w:commentReference w:id="19"/>
      </w:r>
    </w:p>
    <w:p w14:paraId="73180BF5" w14:textId="250503E0" w:rsidR="76F9992C" w:rsidRDefault="76F9992C" w:rsidP="72B0CE64">
      <w:pPr>
        <w:pStyle w:val="NormalBPBHEB"/>
      </w:pPr>
      <w:r>
        <w:t>Beyond utilitarian tasks, GPT models have carved out a prominent role in creative fields, especially in assisting writers, poets, and artists in generating expressive textual outputs. By learning stylistic nuances and narrative structures, these models contribute not just syntactically correct sentences but also emotionally resonant content. The points below highlight how GPT models support creative authorship:</w:t>
      </w:r>
    </w:p>
    <w:p w14:paraId="294A3C41" w14:textId="5ECF8171" w:rsidR="00294D89" w:rsidRPr="00294D89" w:rsidRDefault="00294D89" w:rsidP="00F50C1C">
      <w:pPr>
        <w:pStyle w:val="NormalBPBHEB"/>
        <w:numPr>
          <w:ilvl w:val="0"/>
          <w:numId w:val="35"/>
        </w:numPr>
      </w:pPr>
      <w:r w:rsidRPr="00294D89">
        <w:rPr>
          <w:b/>
          <w:bCs/>
        </w:rPr>
        <w:t xml:space="preserve">Enhancing </w:t>
      </w:r>
      <w:r w:rsidR="00EA222D">
        <w:rPr>
          <w:b/>
          <w:bCs/>
        </w:rPr>
        <w:t>c</w:t>
      </w:r>
      <w:r w:rsidR="00EA222D" w:rsidRPr="00294D89">
        <w:rPr>
          <w:b/>
          <w:bCs/>
        </w:rPr>
        <w:t>reativity</w:t>
      </w:r>
      <w:r w:rsidRPr="00294D89">
        <w:t>: By generating novel content based on initial prompts, these models can help writers overcome creative blocks and explore new perspectives.</w:t>
      </w:r>
    </w:p>
    <w:p w14:paraId="4FC3C83F" w14:textId="0C5EEC72" w:rsidR="008D06C4" w:rsidRPr="008D06C4" w:rsidRDefault="00294D89" w:rsidP="00F50C1C">
      <w:pPr>
        <w:pStyle w:val="NormalBPBHEB"/>
        <w:numPr>
          <w:ilvl w:val="0"/>
          <w:numId w:val="35"/>
        </w:numPr>
      </w:pPr>
      <w:r w:rsidRPr="008D06C4">
        <w:rPr>
          <w:b/>
          <w:bCs/>
        </w:rPr>
        <w:t xml:space="preserve">Style </w:t>
      </w:r>
      <w:r w:rsidR="00EA222D">
        <w:rPr>
          <w:b/>
          <w:bCs/>
        </w:rPr>
        <w:t>a</w:t>
      </w:r>
      <w:r w:rsidR="00EA222D" w:rsidRPr="008D06C4">
        <w:rPr>
          <w:b/>
          <w:bCs/>
        </w:rPr>
        <w:t>daptation</w:t>
      </w:r>
      <w:r w:rsidRPr="008D06C4">
        <w:t xml:space="preserve">: Writers can train these models on specific genres or styles to produce content that aligns with </w:t>
      </w:r>
      <w:r w:rsidR="008D06C4" w:rsidRPr="008D06C4">
        <w:t>aesthetic</w:t>
      </w:r>
      <w:r w:rsidRPr="008D06C4">
        <w:t xml:space="preserve"> or thematic preferences.</w:t>
      </w:r>
    </w:p>
    <w:p w14:paraId="246CBD71" w14:textId="229DB782" w:rsidR="008D06C4" w:rsidRDefault="008D06C4" w:rsidP="002E5B1F">
      <w:pPr>
        <w:pStyle w:val="NormalBPBHEB"/>
      </w:pPr>
      <w:r w:rsidRPr="008D06C4">
        <w:t xml:space="preserve">GPT models have proven their </w:t>
      </w:r>
      <w:r w:rsidR="00D17732">
        <w:t>promise</w:t>
      </w:r>
      <w:r w:rsidRPr="008D06C4">
        <w:t xml:space="preserve"> by delivering immense value across diverse industries. </w:t>
      </w:r>
      <w:r w:rsidR="00F86401">
        <w:t>In the figure b</w:t>
      </w:r>
      <w:r w:rsidRPr="008D06C4">
        <w:t xml:space="preserve">elow, we delve into </w:t>
      </w:r>
      <w:r w:rsidR="006A6CB0">
        <w:t xml:space="preserve">the </w:t>
      </w:r>
      <w:r w:rsidRPr="008D06C4">
        <w:t>instances where GPT models have found compelling use cases</w:t>
      </w:r>
      <w:r w:rsidR="006A6CB0">
        <w:t>:</w:t>
      </w:r>
    </w:p>
    <w:p w14:paraId="129EE19F" w14:textId="77777777" w:rsidR="004B749B" w:rsidRDefault="00EE19FD" w:rsidP="002E5B1F">
      <w:pPr>
        <w:pStyle w:val="FigureBPB"/>
      </w:pPr>
      <w:r>
        <w:rPr>
          <w:noProof/>
        </w:rPr>
        <w:drawing>
          <wp:inline distT="0" distB="0" distL="0" distR="0" wp14:anchorId="1B88A4E6" wp14:editId="431D0DD5">
            <wp:extent cx="4810125" cy="3076747"/>
            <wp:effectExtent l="0" t="0" r="0" b="9525"/>
            <wp:docPr id="100596124" name="Picture 13" descr="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6124" name="Picture 13" descr="A diagram of a model&#10;&#10;Description automatically generated with medium confidence"/>
                    <pic:cNvPicPr/>
                  </pic:nvPicPr>
                  <pic:blipFill rotWithShape="1">
                    <a:blip r:embed="rId21">
                      <a:extLst>
                        <a:ext uri="{28A0092B-C50C-407E-A947-70E740481C1C}">
                          <a14:useLocalDpi xmlns:a14="http://schemas.microsoft.com/office/drawing/2010/main" val="0"/>
                        </a:ext>
                      </a:extLst>
                    </a:blip>
                    <a:srcRect l="7197" t="18185" r="8712" b="5866"/>
                    <a:stretch/>
                  </pic:blipFill>
                  <pic:spPr bwMode="auto">
                    <a:xfrm>
                      <a:off x="0" y="0"/>
                      <a:ext cx="4817645" cy="3081557"/>
                    </a:xfrm>
                    <a:prstGeom prst="rect">
                      <a:avLst/>
                    </a:prstGeom>
                    <a:ln>
                      <a:noFill/>
                    </a:ln>
                    <a:extLst>
                      <a:ext uri="{53640926-AAD7-44D8-BBD7-CCE9431645EC}">
                        <a14:shadowObscured xmlns:a14="http://schemas.microsoft.com/office/drawing/2010/main"/>
                      </a:ext>
                    </a:extLst>
                  </pic:spPr>
                </pic:pic>
              </a:graphicData>
            </a:graphic>
          </wp:inline>
        </w:drawing>
      </w:r>
    </w:p>
    <w:p w14:paraId="3A035FC9" w14:textId="0A8C583A" w:rsidR="00EE19FD" w:rsidRPr="00294D89" w:rsidRDefault="004B749B" w:rsidP="002E5B1F">
      <w:pPr>
        <w:pStyle w:val="FigureCaptionBPBHEB"/>
      </w:pPr>
      <w:r w:rsidRPr="002E5B1F">
        <w:rPr>
          <w:b/>
          <w:bCs w:val="0"/>
        </w:rPr>
        <w:t xml:space="preserve">Figure </w:t>
      </w:r>
      <w:r w:rsidR="00EA222D" w:rsidRPr="002E5B1F">
        <w:rPr>
          <w:b/>
          <w:bCs w:val="0"/>
        </w:rPr>
        <w:t>3.</w:t>
      </w:r>
      <w:r w:rsidR="00EA222D" w:rsidRPr="002E5B1F">
        <w:rPr>
          <w:b/>
          <w:bCs w:val="0"/>
        </w:rPr>
        <w:fldChar w:fldCharType="begin"/>
      </w:r>
      <w:r w:rsidR="00EA222D" w:rsidRPr="002E5B1F">
        <w:rPr>
          <w:b/>
          <w:bCs w:val="0"/>
        </w:rPr>
        <w:instrText xml:space="preserve"> SEQ Figure \* ARABIC </w:instrText>
      </w:r>
      <w:r w:rsidR="00EA222D" w:rsidRPr="002E5B1F">
        <w:rPr>
          <w:b/>
          <w:bCs w:val="0"/>
        </w:rPr>
        <w:fldChar w:fldCharType="separate"/>
      </w:r>
      <w:r w:rsidR="00EA222D" w:rsidRPr="002E5B1F">
        <w:rPr>
          <w:b/>
          <w:bCs w:val="0"/>
        </w:rPr>
        <w:t>6</w:t>
      </w:r>
      <w:r w:rsidR="00EA222D" w:rsidRPr="002E5B1F">
        <w:rPr>
          <w:b/>
          <w:bCs w:val="0"/>
        </w:rPr>
        <w:fldChar w:fldCharType="end"/>
      </w:r>
      <w:r w:rsidR="00EA222D">
        <w:t xml:space="preserve">: </w:t>
      </w:r>
      <w:r>
        <w:t>R</w:t>
      </w:r>
      <w:r w:rsidRPr="00766D1F">
        <w:t xml:space="preserve">epresentations of different applications of GPT </w:t>
      </w:r>
      <w:r w:rsidR="009556F1" w:rsidRPr="00766D1F">
        <w:t>models.</w:t>
      </w:r>
    </w:p>
    <w:p w14:paraId="6BF308E4" w14:textId="46FB4021" w:rsidR="00294D89" w:rsidRPr="00294D89" w:rsidRDefault="00294D89" w:rsidP="002E5B1F">
      <w:pPr>
        <w:pStyle w:val="Heading2BPBHEB"/>
      </w:pPr>
      <w:r w:rsidRPr="00294D89">
        <w:t>Example</w:t>
      </w:r>
      <w:r w:rsidR="00EA222D">
        <w:t xml:space="preserve"> of</w:t>
      </w:r>
      <w:r w:rsidR="00EA222D" w:rsidRPr="00294D89">
        <w:t xml:space="preserve"> using </w:t>
      </w:r>
      <w:r w:rsidRPr="00294D89">
        <w:t xml:space="preserve">GPT-3 for a </w:t>
      </w:r>
      <w:r w:rsidR="00EA222D" w:rsidRPr="00294D89">
        <w:t>conversational agent and creative writing</w:t>
      </w:r>
    </w:p>
    <w:p w14:paraId="1EE212F8" w14:textId="38099CBF" w:rsidR="00294D89" w:rsidRPr="00294D89" w:rsidRDefault="00233B16" w:rsidP="002E5B1F">
      <w:pPr>
        <w:pStyle w:val="NormalBPBHEB"/>
      </w:pPr>
      <w:r>
        <w:t>This example demonstrates how to utilize GPT-3 to develop a conversational agent that assists with creative writing tasks, such as poetry. By leveraging GPT-3's advanced capabilities, we will see how this powerful model can be fine-tuned to produce engaging dialogue and artistic literary content, showcasing its ability to handle complex language tasks</w:t>
      </w:r>
      <w:r w:rsidR="00EA222D">
        <w:t>. Refer to the following code:</w:t>
      </w:r>
    </w:p>
    <w:p w14:paraId="61FE8743" w14:textId="0264A28C" w:rsidR="00294D89" w:rsidRPr="00CD6C14" w:rsidRDefault="0096712B" w:rsidP="00CD6C14">
      <w:pPr>
        <w:pStyle w:val="SC-Source"/>
      </w:pPr>
      <w:r w:rsidRPr="00CD6C14">
        <w:t>`</w:t>
      </w:r>
      <w:r w:rsidR="00294D89" w:rsidRPr="00CD6C14">
        <w:t>python</w:t>
      </w:r>
    </w:p>
    <w:p w14:paraId="6F51A041" w14:textId="77777777" w:rsidR="00294D89" w:rsidRPr="00CD6C14" w:rsidRDefault="00294D89" w:rsidP="00CD6C14">
      <w:pPr>
        <w:pStyle w:val="SC-Source"/>
      </w:pPr>
      <w:r w:rsidRPr="00CD6C14">
        <w:t>from transformers import GPT3Tokenizer, GPT3Model, pipeline</w:t>
      </w:r>
    </w:p>
    <w:p w14:paraId="297DD739" w14:textId="77777777" w:rsidR="00294D89" w:rsidRPr="00CD6C14" w:rsidRDefault="00294D89" w:rsidP="00CD6C14">
      <w:pPr>
        <w:pStyle w:val="SC-Source"/>
      </w:pPr>
      <w:r w:rsidRPr="00CD6C14">
        <w:t># Load pre-trained GPT-3 model</w:t>
      </w:r>
      <w:r w:rsidRPr="00CD6C14">
        <w:br/>
        <w:t>tokenizer = GPT3Tokenizer.from_pretrained('gpt3')</w:t>
      </w:r>
      <w:r w:rsidRPr="00CD6C14">
        <w:br/>
        <w:t>model = GPT3Model.from_pretrained('gpt3')</w:t>
      </w:r>
    </w:p>
    <w:p w14:paraId="5BB6780D" w14:textId="77777777" w:rsidR="00294D89" w:rsidRPr="00CD6C14" w:rsidRDefault="00294D89" w:rsidP="00CD6C14">
      <w:pPr>
        <w:pStyle w:val="SC-Source"/>
      </w:pPr>
      <w:r w:rsidRPr="0315EE15">
        <w:rPr>
          <w:lang w:val="en-US"/>
        </w:rPr>
        <w:t># Setup text generation pipeline</w:t>
      </w:r>
      <w:r w:rsidRPr="00CD6C14">
        <w:br/>
      </w:r>
      <w:r w:rsidRPr="0315EE15">
        <w:rPr>
          <w:lang w:val="en-US"/>
        </w:rPr>
        <w:t>text_generator = pipeline('text-generation', model=model, tokenizer=tokenizer)</w:t>
      </w:r>
    </w:p>
    <w:p w14:paraId="02287C78" w14:textId="77777777" w:rsidR="00294D89" w:rsidRPr="00CD6C14" w:rsidRDefault="00294D89" w:rsidP="00CD6C14">
      <w:pPr>
        <w:pStyle w:val="SC-Source"/>
      </w:pPr>
      <w:r w:rsidRPr="0315EE15">
        <w:rPr>
          <w:lang w:val="en-US"/>
        </w:rPr>
        <w:t># Generate dialogue response</w:t>
      </w:r>
      <w:r w:rsidRPr="00CD6C14">
        <w:br/>
      </w:r>
      <w:r w:rsidRPr="0315EE15">
        <w:rPr>
          <w:lang w:val="en-US"/>
        </w:rPr>
        <w:t>dialogue_prompt = "Customer: I am unable to access my account. Help!"</w:t>
      </w:r>
      <w:r w:rsidRPr="00CD6C14">
        <w:br/>
      </w:r>
      <w:r w:rsidRPr="0315EE15">
        <w:rPr>
          <w:lang w:val="en-US"/>
        </w:rPr>
        <w:t>dialogue_response = text_generator(dialogue_prompt, max_length=50, num_return_sequences=1)</w:t>
      </w:r>
      <w:r w:rsidRPr="00CD6C14">
        <w:br/>
      </w:r>
      <w:r w:rsidRPr="0315EE15">
        <w:rPr>
          <w:lang w:val="en-US"/>
        </w:rPr>
        <w:t>print("Dialogue Response:", dialogue_response[0]['generated_text'])</w:t>
      </w:r>
    </w:p>
    <w:p w14:paraId="663BB0BA" w14:textId="77777777" w:rsidR="00294D89" w:rsidRPr="00CD6C14" w:rsidRDefault="00294D89" w:rsidP="00CD6C14">
      <w:pPr>
        <w:pStyle w:val="SC-Source"/>
      </w:pPr>
      <w:r w:rsidRPr="0315EE15">
        <w:rPr>
          <w:lang w:val="en-US"/>
        </w:rPr>
        <w:t># Generate creative writing</w:t>
      </w:r>
      <w:r w:rsidRPr="00CD6C14">
        <w:br/>
      </w:r>
      <w:r w:rsidRPr="0315EE15">
        <w:rPr>
          <w:lang w:val="en-US"/>
        </w:rPr>
        <w:t>creative_prompt = "Write a poem about the ocean."</w:t>
      </w:r>
      <w:r w:rsidRPr="00CD6C14">
        <w:br/>
      </w:r>
      <w:r w:rsidRPr="0315EE15">
        <w:rPr>
          <w:lang w:val="en-US"/>
        </w:rPr>
        <w:t>poem = text_generator(creative_prompt, max_length=100, num_return_sequences=1)</w:t>
      </w:r>
      <w:r w:rsidRPr="00CD6C14">
        <w:br/>
      </w:r>
      <w:r w:rsidRPr="0315EE15">
        <w:rPr>
          <w:lang w:val="en-US"/>
        </w:rPr>
        <w:t>print("Generated Poem:", poem[0]['generated_text'])</w:t>
      </w:r>
    </w:p>
    <w:p w14:paraId="2614B155" w14:textId="7A3F6B8C" w:rsidR="0096712B" w:rsidRPr="00CD6C14" w:rsidRDefault="0096712B" w:rsidP="00CD6C14">
      <w:pPr>
        <w:pStyle w:val="SC-Source"/>
      </w:pPr>
      <w:r w:rsidRPr="00CD6C14">
        <w:t>``</w:t>
      </w:r>
    </w:p>
    <w:p w14:paraId="2EF2DAC8" w14:textId="2919DBAF" w:rsidR="000155E6" w:rsidRDefault="000155E6" w:rsidP="00876EE0">
      <w:pPr>
        <w:pStyle w:val="NormalBPBHEB"/>
      </w:pPr>
      <w:r w:rsidRPr="000155E6">
        <w:t xml:space="preserve">In this example, we first </w:t>
      </w:r>
      <w:r w:rsidR="00CB6C5C">
        <w:t xml:space="preserve">load the GPT-3 model, along with its tokenizer, which is </w:t>
      </w:r>
      <w:r w:rsidR="00C61588">
        <w:t>explicitly configured</w:t>
      </w:r>
      <w:r w:rsidRPr="000155E6">
        <w:t xml:space="preserve"> for text generation tasks. This setup is crucial for ensuring that the model </w:t>
      </w:r>
      <w:r w:rsidR="00C61588">
        <w:t>is set up accurately to process input text</w:t>
      </w:r>
      <w:r w:rsidRPr="000155E6">
        <w:t xml:space="preserve">. Next, the model is applied to a customer service scenario to generate realistic dialogue responses, </w:t>
      </w:r>
      <w:r w:rsidR="00C61588">
        <w:t>demonstrating its ability to manage conversational contexts effectively</w:t>
      </w:r>
      <w:r w:rsidRPr="000155E6">
        <w:t xml:space="preserve">. Additionally, we utilize GPT-3 to create a piece of creative writing. By providing a creative prompt about the ocean, the model demonstrates its artistic capabilities by generating a poem, </w:t>
      </w:r>
      <w:r w:rsidR="00497F73" w:rsidRPr="000155E6">
        <w:t>displaying</w:t>
      </w:r>
      <w:r w:rsidRPr="000155E6">
        <w:t xml:space="preserve"> its utility in both practical and </w:t>
      </w:r>
      <w:r w:rsidR="00CB6C5C">
        <w:t>innovative</w:t>
      </w:r>
      <w:r w:rsidR="00CB6C5C" w:rsidRPr="000155E6">
        <w:t xml:space="preserve"> </w:t>
      </w:r>
      <w:r w:rsidRPr="000155E6">
        <w:t>applications.</w:t>
      </w:r>
    </w:p>
    <w:p w14:paraId="4E832A10" w14:textId="21A86753" w:rsidR="00294D89" w:rsidRDefault="00CB6C5C" w:rsidP="00EA222D">
      <w:pPr>
        <w:pStyle w:val="NormalBPBHEB"/>
      </w:pPr>
      <w:r>
        <w:t>This section offers a detailed examination of the practical applications of advanced text generation with GPT models, highlighting their transformative impact in both conversational and creative contexts. By including specific examples, the chapter not only demonstrates the abilities of modern NLP models but also promotes further exploration and innovation in the field.</w:t>
      </w:r>
    </w:p>
    <w:p w14:paraId="174F6452" w14:textId="77777777" w:rsidR="00EA222D" w:rsidRPr="00294D89" w:rsidRDefault="00EA222D" w:rsidP="00876EE0">
      <w:pPr>
        <w:pStyle w:val="NormalBPBHEB"/>
      </w:pPr>
    </w:p>
    <w:p w14:paraId="041EB44F" w14:textId="7866AC0D" w:rsidR="00294D89" w:rsidRPr="00294D89" w:rsidRDefault="00EE0159" w:rsidP="00876EE0">
      <w:pPr>
        <w:pStyle w:val="Heading1BPBHEB"/>
      </w:pPr>
      <w:r w:rsidRPr="00294D89">
        <w:t>Conclusion</w:t>
      </w:r>
    </w:p>
    <w:p w14:paraId="1578AD0E" w14:textId="02315719" w:rsidR="00233B16" w:rsidRDefault="00C61588" w:rsidP="72B0CE64">
      <w:pPr>
        <w:pStyle w:val="NormalBPBHEB"/>
      </w:pPr>
      <w:commentRangeStart w:id="20"/>
      <w:commentRangeStart w:id="21"/>
      <w:r>
        <w:t>.</w:t>
      </w:r>
      <w:commentRangeEnd w:id="20"/>
      <w:r w:rsidR="00233B16">
        <w:rPr>
          <w:rStyle w:val="CommentReference"/>
        </w:rPr>
        <w:commentReference w:id="20"/>
      </w:r>
      <w:commentRangeEnd w:id="21"/>
      <w:r w:rsidR="00233B16">
        <w:rPr>
          <w:rStyle w:val="CommentReference"/>
        </w:rPr>
        <w:commentReference w:id="21"/>
      </w:r>
      <w:r w:rsidR="58B965C7" w:rsidRPr="72B0CE64">
        <w:t>In this chapter, we explored the advanced capabilities of the Hugging Face Diffusers library for text generation, with a focus on autoregressive models such as GPT and its variants. These models demonstrate a remarkable ability to generate coherent, contextually rich language and have proven adaptable across a range of applications—from conversational agents to creative writing assistants.</w:t>
      </w:r>
    </w:p>
    <w:p w14:paraId="44CBE3F6" w14:textId="40796F84" w:rsidR="58B965C7" w:rsidRDefault="58B965C7" w:rsidP="72B0CE64">
      <w:pPr>
        <w:spacing w:before="240" w:after="240"/>
      </w:pPr>
      <w:r w:rsidRPr="72B0CE64">
        <w:t>We examined how fine-tuning can enhance these models for specialized tasks, and how the Hugging Face ecosystem simplifies integration and experimentation. Through practical examples, we highlighted the flexibility of generative models in producing high-quality text across diverse formats and domains.</w:t>
      </w:r>
    </w:p>
    <w:p w14:paraId="17FC4D93" w14:textId="45C288D9" w:rsidR="58B965C7" w:rsidRDefault="58B965C7" w:rsidP="72B0CE64">
      <w:pPr>
        <w:spacing w:before="240" w:after="240"/>
      </w:pPr>
      <w:r w:rsidRPr="72B0CE64">
        <w:t>The chapter also emphasized the real-world impact of diffusion-based NLP systems, showing how their precision and adaptability are reshaping content creation. These demonstrations reveal not only the technical depth of generative models but also their usability in dynamic, applied contexts.</w:t>
      </w:r>
    </w:p>
    <w:p w14:paraId="1910B62E" w14:textId="17CAC097" w:rsidR="58B965C7" w:rsidRDefault="58B965C7" w:rsidP="72B0CE64">
      <w:pPr>
        <w:spacing w:before="240" w:after="240"/>
      </w:pPr>
      <w:r w:rsidRPr="72B0CE64">
        <w:t xml:space="preserve">Looking ahead, Chapter 4 will extend this foundation into the realm of </w:t>
      </w:r>
      <w:r w:rsidRPr="72B0CE64">
        <w:rPr>
          <w:b/>
          <w:bCs/>
        </w:rPr>
        <w:t>transfer learning</w:t>
      </w:r>
      <w:r w:rsidRPr="72B0CE64">
        <w:t>—a core strategy for adapting pre-trained models to new, domain-specific tasks. We will introduce key principles, techniques, and tools that allow developers to optimize performance, reduce training costs, and deploy efficient models across varied NLP applications.</w:t>
      </w:r>
    </w:p>
    <w:p w14:paraId="50C755A6" w14:textId="5DEF8166" w:rsidR="58B965C7" w:rsidRDefault="58B965C7" w:rsidP="72B0CE64">
      <w:pPr>
        <w:spacing w:before="240" w:after="240"/>
      </w:pPr>
      <w:r w:rsidRPr="72B0CE64">
        <w:t>By bridging the theoretical underpinnings of generative modeling with practical deployment strategies, Chapter 4 serves as a pivotal transition toward real-world implementation, equipping readers with the skills to scale their NLP projects with greater precision, adaptability, and impact.</w:t>
      </w:r>
    </w:p>
    <w:p w14:paraId="1E2610D8" w14:textId="593BEB2C" w:rsidR="72B0CE64" w:rsidRDefault="72B0CE64" w:rsidP="72B0CE64">
      <w:pPr>
        <w:pStyle w:val="NormalBPBHEB"/>
      </w:pPr>
    </w:p>
    <w:p w14:paraId="1B1EEB55" w14:textId="05E7A592" w:rsidR="00A74192" w:rsidRDefault="00A74192" w:rsidP="00876EE0">
      <w:pPr>
        <w:pStyle w:val="NormalBPBHEB"/>
      </w:pPr>
    </w:p>
    <w:p w14:paraId="6D30CCC6" w14:textId="6856A2C2" w:rsidR="00EA222D" w:rsidRDefault="00EA222D" w:rsidP="00876EE0">
      <w:pPr>
        <w:pStyle w:val="Heading1BPBHEB"/>
      </w:pPr>
      <w:r>
        <w:t>References</w:t>
      </w:r>
    </w:p>
    <w:p w14:paraId="791FEB9D" w14:textId="77777777" w:rsidR="00A74192" w:rsidRPr="00294D89" w:rsidRDefault="00A74192" w:rsidP="00294D89">
      <w:pPr>
        <w:pStyle w:val="P-Regular"/>
        <w:rPr>
          <w:lang w:val="en-US"/>
        </w:rPr>
      </w:pPr>
    </w:p>
    <w:sectPr w:rsidR="00A74192" w:rsidRPr="00294D89" w:rsidSect="00E232A2">
      <w:footerReference w:type="first" r:id="rId22"/>
      <w:pgSz w:w="12240" w:h="15840" w:code="1"/>
      <w:pgMar w:top="1440" w:right="1440" w:bottom="1440" w:left="144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Tazeen Shaikh" w:date="2024-07-09T17:49:00Z" w:initials="TS">
    <w:p w14:paraId="7A940CFD" w14:textId="77777777" w:rsidR="004F4F28" w:rsidRDefault="004F4F28" w:rsidP="004F4F28">
      <w:pPr>
        <w:pStyle w:val="CommentText"/>
      </w:pPr>
      <w:r>
        <w:rPr>
          <w:rStyle w:val="CommentReference"/>
        </w:rPr>
        <w:annotationRef/>
      </w:r>
      <w:r>
        <w:t xml:space="preserve">Here, we add the list of main topics. I have already added it for you. We can change the position of the list once the introduction is drafted. </w:t>
      </w:r>
    </w:p>
  </w:comment>
  <w:comment w:id="1" w:author="Tazeen Shaikh" w:date="2024-07-09T17:50:00Z" w:initials="TS">
    <w:p w14:paraId="1CC3491D" w14:textId="77777777" w:rsidR="004F4F28" w:rsidRDefault="004F4F28" w:rsidP="004F4F28">
      <w:pPr>
        <w:pStyle w:val="CommentText"/>
      </w:pPr>
      <w:r>
        <w:rPr>
          <w:rStyle w:val="CommentReference"/>
        </w:rPr>
        <w:annotationRef/>
      </w:r>
      <w:r>
        <w:t xml:space="preserve">Remember that we want only one bullet list in the introduction and it should be the list of headings. Multiple bullet lists would make the introduction look slightly chaotic. </w:t>
      </w:r>
    </w:p>
  </w:comment>
  <w:comment w:id="2" w:author="Paulo H. Leocadio" w:date="2024-08-22T12:53:00Z" w:initials="PHML">
    <w:p w14:paraId="0AD8931D" w14:textId="77777777" w:rsidR="004F4F28" w:rsidRDefault="004F4F28" w:rsidP="004F4F28">
      <w:pPr>
        <w:pStyle w:val="CommentText"/>
      </w:pPr>
      <w:r>
        <w:rPr>
          <w:rStyle w:val="CommentReference"/>
        </w:rPr>
        <w:annotationRef/>
      </w:r>
      <w:r>
        <w:t>Thank you for the guidance, I really needed that!!!</w:t>
      </w:r>
    </w:p>
  </w:comment>
  <w:comment w:id="3" w:author="Editor" w:date="2025-09-16T15:00:00Z" w:initials="E">
    <w:p w14:paraId="04D0B5C0" w14:textId="10C29274" w:rsidR="006E4B28" w:rsidRDefault="006E4B28">
      <w:pPr>
        <w:pStyle w:val="CommentText"/>
      </w:pPr>
      <w:r>
        <w:rPr>
          <w:rStyle w:val="CommentReference"/>
        </w:rPr>
        <w:annotationRef/>
      </w:r>
      <w:r>
        <w:t>Please add a lead in statement (a sentence to add context for the readers) for the following list.</w:t>
      </w:r>
    </w:p>
  </w:comment>
  <w:comment w:id="4" w:author="Paulo Leocadio" w:date="2025-09-17T20:58:00Z" w:initials="PL">
    <w:p w14:paraId="0CE012EF" w14:textId="77777777" w:rsidR="008A7A8D" w:rsidRDefault="008A7A8D" w:rsidP="008A7A8D">
      <w:pPr>
        <w:pStyle w:val="CommentText"/>
      </w:pPr>
      <w:r>
        <w:rPr>
          <w:rStyle w:val="CommentReference"/>
        </w:rPr>
        <w:annotationRef/>
      </w:r>
      <w:r>
        <w:t>Sorry this is basic</w:t>
      </w:r>
    </w:p>
  </w:comment>
  <w:comment w:id="6" w:author="Editor" w:date="2025-09-16T15:21:00Z" w:initials="E">
    <w:p w14:paraId="3E1F66F5" w14:textId="29E14D11" w:rsidR="006A7153" w:rsidRDefault="006A7153">
      <w:pPr>
        <w:pStyle w:val="CommentText"/>
      </w:pPr>
      <w:r>
        <w:rPr>
          <w:rStyle w:val="CommentReference"/>
        </w:rPr>
        <w:annotationRef/>
      </w:r>
      <w:r>
        <w:t>Please note that the figure is not readable. Kindly increase the font size or replace the figure.</w:t>
      </w:r>
    </w:p>
  </w:comment>
  <w:comment w:id="7" w:author="Paulo Leocadio" w:date="2025-09-17T21:31:00Z" w:initials="PL">
    <w:p w14:paraId="777A0FA7" w14:textId="77777777" w:rsidR="00875006" w:rsidRDefault="00875006" w:rsidP="00875006">
      <w:pPr>
        <w:pStyle w:val="CommentText"/>
      </w:pPr>
      <w:r>
        <w:rPr>
          <w:rStyle w:val="CommentReference"/>
        </w:rPr>
        <w:annotationRef/>
      </w:r>
      <w:r>
        <w:t>Ok, please let me know if this is better, I uploaded to Jasper amd asked for rearrange</w:t>
      </w:r>
    </w:p>
  </w:comment>
  <w:comment w:id="9" w:author="Paulo Leocadio" w:date="2025-09-17T20:41:00Z" w:initials="PL">
    <w:p w14:paraId="00514554" w14:textId="77777777" w:rsidR="007D2A8E" w:rsidRDefault="007D2A8E" w:rsidP="007D2A8E">
      <w:pPr>
        <w:pStyle w:val="CommentText"/>
      </w:pPr>
      <w:r>
        <w:rPr>
          <w:rStyle w:val="CommentReference"/>
        </w:rPr>
        <w:annotationRef/>
      </w:r>
      <w:r>
        <w:t>ATTENTION: from now on I will build and adapt the improved structure for all code examples using separated code snippets + interleaved explanations + a clear reuse note + footnote on GitHub.</w:t>
      </w:r>
    </w:p>
  </w:comment>
  <w:comment w:id="10" w:author="Paulo Leocadio" w:date="2025-09-17T20:29:00Z" w:initials="PL">
    <w:p w14:paraId="2D48FEC6" w14:textId="50EC3E53" w:rsidR="00825B00" w:rsidRDefault="00825B00" w:rsidP="00825B00">
      <w:pPr>
        <w:pStyle w:val="CommentText"/>
      </w:pPr>
      <w:r>
        <w:rPr>
          <w:rStyle w:val="CommentReference"/>
        </w:rPr>
        <w:annotationRef/>
      </w:r>
      <w:r>
        <w:t>As per what I learn looking for practices and recommended formatting for this, it seems Editores LOVE this formatting, and GOOG told me why:</w:t>
      </w:r>
    </w:p>
    <w:p w14:paraId="6462C3AD" w14:textId="77777777" w:rsidR="00825B00" w:rsidRDefault="00825B00" w:rsidP="00825B00">
      <w:pPr>
        <w:pStyle w:val="CommentText"/>
        <w:ind w:left="300"/>
      </w:pPr>
      <w:r>
        <w:t xml:space="preserve">Breaks under 1 page </w:t>
      </w:r>
    </w:p>
    <w:p w14:paraId="3BF9A435" w14:textId="77777777" w:rsidR="00825B00" w:rsidRDefault="00825B00" w:rsidP="00825B00">
      <w:pPr>
        <w:pStyle w:val="CommentText"/>
      </w:pPr>
      <w:r>
        <w:t xml:space="preserve">//Each snippet ?15 lines </w:t>
      </w:r>
    </w:p>
    <w:p w14:paraId="731D4F5B" w14:textId="77777777" w:rsidR="00825B00" w:rsidRDefault="00825B00" w:rsidP="00825B00">
      <w:pPr>
        <w:pStyle w:val="CommentText"/>
        <w:ind w:left="300"/>
      </w:pPr>
      <w:r>
        <w:t xml:space="preserve">Explains each section </w:t>
      </w:r>
    </w:p>
    <w:p w14:paraId="467A488D" w14:textId="77777777" w:rsidR="00825B00" w:rsidRDefault="00825B00" w:rsidP="00825B00">
      <w:pPr>
        <w:pStyle w:val="CommentText"/>
      </w:pPr>
      <w:r>
        <w:t xml:space="preserve">//Embedded commentary improves learning </w:t>
      </w:r>
    </w:p>
    <w:p w14:paraId="5C3E11AD" w14:textId="77777777" w:rsidR="00825B00" w:rsidRDefault="00825B00" w:rsidP="00825B00">
      <w:pPr>
        <w:pStyle w:val="CommentText"/>
        <w:ind w:left="300"/>
      </w:pPr>
      <w:r>
        <w:t xml:space="preserve">Clear instructions </w:t>
      </w:r>
    </w:p>
    <w:p w14:paraId="54390C7D" w14:textId="77777777" w:rsidR="00825B00" w:rsidRDefault="00825B00" w:rsidP="00825B00">
      <w:pPr>
        <w:pStyle w:val="CommentText"/>
      </w:pPr>
      <w:r>
        <w:t xml:space="preserve">//Reuse guidance avoids reader frustration </w:t>
      </w:r>
    </w:p>
    <w:p w14:paraId="2BA0EDCE" w14:textId="77777777" w:rsidR="00825B00" w:rsidRDefault="00825B00" w:rsidP="00825B00">
      <w:pPr>
        <w:pStyle w:val="CommentText"/>
        <w:ind w:left="300"/>
      </w:pPr>
      <w:r>
        <w:t xml:space="preserve">External source </w:t>
      </w:r>
    </w:p>
    <w:p w14:paraId="57CFBBDF" w14:textId="77777777" w:rsidR="00825B00" w:rsidRDefault="00825B00" w:rsidP="00825B00">
      <w:pPr>
        <w:pStyle w:val="CommentText"/>
      </w:pPr>
      <w:r>
        <w:t xml:space="preserve">//GitHub reduces bulk inside the book </w:t>
      </w:r>
    </w:p>
    <w:p w14:paraId="394B8DE4" w14:textId="77777777" w:rsidR="00825B00" w:rsidRDefault="00825B00" w:rsidP="00825B00">
      <w:pPr>
        <w:pStyle w:val="CommentText"/>
      </w:pPr>
      <w:r>
        <w:t>I HOPE YOU WILL LOVE IT TOO</w:t>
      </w:r>
    </w:p>
  </w:comment>
  <w:comment w:id="11" w:author="Editor" w:date="2025-09-16T15:59:00Z" w:initials="E">
    <w:p w14:paraId="6E049174" w14:textId="1D96E024" w:rsidR="00EA222D" w:rsidRDefault="00EA222D">
      <w:pPr>
        <w:pStyle w:val="CommentText"/>
      </w:pPr>
      <w:r>
        <w:rPr>
          <w:rStyle w:val="CommentReference"/>
        </w:rPr>
        <w:annotationRef/>
      </w:r>
      <w:r>
        <w:t>Please note that we refrain from using colons, hyphens, brackets, and other such symbols in the headings. Please rephrase accordingly.</w:t>
      </w:r>
    </w:p>
  </w:comment>
  <w:comment w:id="12" w:author="Paulo Leocadio" w:date="2025-09-17T20:33:00Z" w:initials="PL">
    <w:p w14:paraId="3580D455" w14:textId="77777777" w:rsidR="00F50C1C" w:rsidRDefault="00F50C1C" w:rsidP="00F50C1C">
      <w:pPr>
        <w:pStyle w:val="CommentText"/>
      </w:pPr>
      <w:r>
        <w:rPr>
          <w:rStyle w:val="CommentReference"/>
        </w:rPr>
        <w:annotationRef/>
      </w:r>
      <w:r>
        <w:t>sorry</w:t>
      </w:r>
    </w:p>
  </w:comment>
  <w:comment w:id="14" w:author="Editor" w:date="2025-09-16T16:01:00Z" w:initials="E">
    <w:p w14:paraId="43455299" w14:textId="5129505E" w:rsidR="00EA222D" w:rsidRDefault="00EA222D">
      <w:pPr>
        <w:pStyle w:val="CommentText"/>
      </w:pPr>
      <w:r>
        <w:rPr>
          <w:rStyle w:val="CommentReference"/>
        </w:rPr>
        <w:annotationRef/>
      </w:r>
      <w:r>
        <w:t>Please add a lead in statement for the following list.</w:t>
      </w:r>
    </w:p>
  </w:comment>
  <w:comment w:id="15" w:author="Paulo Leocadio" w:date="2025-09-18T01:32:00Z" w:initials="PL">
    <w:p w14:paraId="13A8FFCF" w14:textId="529DC669" w:rsidR="00570949" w:rsidRDefault="00570949">
      <w:pPr>
        <w:pStyle w:val="CommentText"/>
      </w:pPr>
      <w:r>
        <w:rPr>
          <w:rStyle w:val="CommentReference"/>
        </w:rPr>
        <w:annotationRef/>
      </w:r>
      <w:r w:rsidRPr="47CD2AAA">
        <w:t>ok</w:t>
      </w:r>
    </w:p>
  </w:comment>
  <w:comment w:id="16" w:author="Editor" w:date="2025-09-16T16:02:00Z" w:initials="E">
    <w:p w14:paraId="16257724" w14:textId="2072FF6E" w:rsidR="00EA222D" w:rsidRDefault="00EA222D">
      <w:pPr>
        <w:pStyle w:val="CommentText"/>
      </w:pPr>
      <w:r>
        <w:rPr>
          <w:rStyle w:val="CommentReference"/>
        </w:rPr>
        <w:annotationRef/>
      </w:r>
      <w:r>
        <w:t>Please note that we refrain from using colons, hyphens, brackets, and other such symbols in the headings. Please rephrase accordingly.</w:t>
      </w:r>
    </w:p>
  </w:comment>
  <w:comment w:id="17" w:author="Paulo Leocadio" w:date="2025-09-17T20:34:00Z" w:initials="PL">
    <w:p w14:paraId="04A5DC41" w14:textId="77777777" w:rsidR="00CC3224" w:rsidRDefault="00CC3224" w:rsidP="00CC3224">
      <w:pPr>
        <w:pStyle w:val="CommentText"/>
      </w:pPr>
      <w:r>
        <w:rPr>
          <w:rStyle w:val="CommentReference"/>
        </w:rPr>
        <w:annotationRef/>
      </w:r>
      <w:r>
        <w:t>Sorry again</w:t>
      </w:r>
    </w:p>
  </w:comment>
  <w:comment w:id="18" w:author="Editor" w:date="2025-09-16T16:02:00Z" w:initials="E">
    <w:p w14:paraId="1D160795" w14:textId="30D2BF37" w:rsidR="00EA222D" w:rsidRDefault="00EA222D">
      <w:pPr>
        <w:pStyle w:val="CommentText"/>
      </w:pPr>
      <w:r>
        <w:rPr>
          <w:rStyle w:val="CommentReference"/>
        </w:rPr>
        <w:annotationRef/>
      </w:r>
      <w:r>
        <w:t>Please add a lead in statement for the following list.</w:t>
      </w:r>
    </w:p>
  </w:comment>
  <w:comment w:id="19" w:author="Paulo Leocadio" w:date="2025-09-18T01:31:00Z" w:initials="PL">
    <w:p w14:paraId="42678457" w14:textId="41B25D63" w:rsidR="00570949" w:rsidRDefault="00570949">
      <w:pPr>
        <w:pStyle w:val="CommentText"/>
      </w:pPr>
      <w:r>
        <w:rPr>
          <w:rStyle w:val="CommentReference"/>
        </w:rPr>
        <w:annotationRef/>
      </w:r>
      <w:r w:rsidRPr="1CC355C5">
        <w:t>ok</w:t>
      </w:r>
    </w:p>
  </w:comment>
  <w:comment w:id="20" w:author="Editor" w:date="2025-09-16T16:05:00Z" w:initials="E">
    <w:p w14:paraId="67CA8E86" w14:textId="41AD769D" w:rsidR="00EA222D" w:rsidRDefault="00EA222D">
      <w:pPr>
        <w:pStyle w:val="CommentText"/>
      </w:pPr>
      <w:r>
        <w:rPr>
          <w:rStyle w:val="CommentReference"/>
        </w:rPr>
        <w:annotationRef/>
      </w:r>
      <w:r>
        <w:t>Please note that the conclusion must have a maximum of 250 words. Please revise accordingly.</w:t>
      </w:r>
    </w:p>
  </w:comment>
  <w:comment w:id="21" w:author="Paulo Leocadio" w:date="2025-09-18T01:31:00Z" w:initials="PL">
    <w:p w14:paraId="49E2F204" w14:textId="1B1F5BA5" w:rsidR="00570949" w:rsidRDefault="00570949">
      <w:pPr>
        <w:pStyle w:val="CommentText"/>
      </w:pPr>
      <w:r>
        <w:rPr>
          <w:rStyle w:val="CommentReference"/>
        </w:rPr>
        <w:annotationRef/>
      </w:r>
      <w:r w:rsidRPr="7D3AA2D1">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A940CFD" w15:done="1"/>
  <w15:commentEx w15:paraId="1CC3491D" w15:paraIdParent="7A940CFD" w15:done="1"/>
  <w15:commentEx w15:paraId="0AD8931D" w15:paraIdParent="7A940CFD" w15:done="1"/>
  <w15:commentEx w15:paraId="04D0B5C0" w15:done="1"/>
  <w15:commentEx w15:paraId="0CE012EF" w15:paraIdParent="04D0B5C0" w15:done="1"/>
  <w15:commentEx w15:paraId="3E1F66F5" w15:done="1"/>
  <w15:commentEx w15:paraId="777A0FA7" w15:paraIdParent="3E1F66F5" w15:done="1"/>
  <w15:commentEx w15:paraId="00514554" w15:done="0"/>
  <w15:commentEx w15:paraId="394B8DE4" w15:done="0"/>
  <w15:commentEx w15:paraId="6E049174" w15:done="1"/>
  <w15:commentEx w15:paraId="3580D455" w15:paraIdParent="6E049174" w15:done="1"/>
  <w15:commentEx w15:paraId="43455299" w15:done="1"/>
  <w15:commentEx w15:paraId="13A8FFCF" w15:paraIdParent="43455299" w15:done="1"/>
  <w15:commentEx w15:paraId="16257724" w15:done="1"/>
  <w15:commentEx w15:paraId="04A5DC41" w15:paraIdParent="16257724" w15:done="1"/>
  <w15:commentEx w15:paraId="1D160795" w15:done="1"/>
  <w15:commentEx w15:paraId="42678457" w15:paraIdParent="1D160795" w15:done="1"/>
  <w15:commentEx w15:paraId="67CA8E86" w15:done="1"/>
  <w15:commentEx w15:paraId="49E2F204" w15:paraIdParent="67CA8E8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E862A2C" w16cex:dateUtc="2024-07-09T12:19:00Z"/>
  <w16cex:commentExtensible w16cex:durableId="0DCA168A" w16cex:dateUtc="2024-07-09T12:20:00Z"/>
  <w16cex:commentExtensible w16cex:durableId="0A1E9EE1" w16cex:dateUtc="2024-08-22T16:53:00Z"/>
  <w16cex:commentExtensible w16cex:durableId="50D27971" w16cex:dateUtc="2025-09-16T09:30:00Z"/>
  <w16cex:commentExtensible w16cex:durableId="36963F91" w16cex:dateUtc="2025-09-18T00:58:00Z"/>
  <w16cex:commentExtensible w16cex:durableId="462AC257" w16cex:dateUtc="2025-09-16T09:51:00Z"/>
  <w16cex:commentExtensible w16cex:durableId="1D40CFE6" w16cex:dateUtc="2025-09-18T01:31:00Z"/>
  <w16cex:commentExtensible w16cex:durableId="0ADA69D8" w16cex:dateUtc="2025-09-18T00:41:00Z"/>
  <w16cex:commentExtensible w16cex:durableId="7C6A9DE7" w16cex:dateUtc="2025-09-18T00:29:00Z"/>
  <w16cex:commentExtensible w16cex:durableId="79F13CF8" w16cex:dateUtc="2025-09-16T10:29:00Z"/>
  <w16cex:commentExtensible w16cex:durableId="61A42F01" w16cex:dateUtc="2025-09-18T00:33:00Z"/>
  <w16cex:commentExtensible w16cex:durableId="76AFED09" w16cex:dateUtc="2025-09-16T10:31:00Z"/>
  <w16cex:commentExtensible w16cex:durableId="009D8F85" w16cex:dateUtc="2025-09-18T05:32:00Z"/>
  <w16cex:commentExtensible w16cex:durableId="6AD32A32" w16cex:dateUtc="2025-09-16T10:32:00Z"/>
  <w16cex:commentExtensible w16cex:durableId="214061FF" w16cex:dateUtc="2025-09-18T00:34:00Z"/>
  <w16cex:commentExtensible w16cex:durableId="1A9DF1D7" w16cex:dateUtc="2025-09-16T10:32:00Z"/>
  <w16cex:commentExtensible w16cex:durableId="3C8A8BDC" w16cex:dateUtc="2025-09-18T05:31:00Z"/>
  <w16cex:commentExtensible w16cex:durableId="785CD864" w16cex:dateUtc="2025-09-16T10:35:00Z"/>
  <w16cex:commentExtensible w16cex:durableId="5C1EE86A" w16cex:dateUtc="2025-09-18T05: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A940CFD" w16cid:durableId="1E862A2C"/>
  <w16cid:commentId w16cid:paraId="1CC3491D" w16cid:durableId="0DCA168A"/>
  <w16cid:commentId w16cid:paraId="0AD8931D" w16cid:durableId="0A1E9EE1"/>
  <w16cid:commentId w16cid:paraId="04D0B5C0" w16cid:durableId="50D27971"/>
  <w16cid:commentId w16cid:paraId="0CE012EF" w16cid:durableId="36963F91"/>
  <w16cid:commentId w16cid:paraId="3E1F66F5" w16cid:durableId="462AC257"/>
  <w16cid:commentId w16cid:paraId="777A0FA7" w16cid:durableId="1D40CFE6"/>
  <w16cid:commentId w16cid:paraId="00514554" w16cid:durableId="0ADA69D8"/>
  <w16cid:commentId w16cid:paraId="394B8DE4" w16cid:durableId="7C6A9DE7"/>
  <w16cid:commentId w16cid:paraId="6E049174" w16cid:durableId="79F13CF8"/>
  <w16cid:commentId w16cid:paraId="3580D455" w16cid:durableId="61A42F01"/>
  <w16cid:commentId w16cid:paraId="43455299" w16cid:durableId="76AFED09"/>
  <w16cid:commentId w16cid:paraId="13A8FFCF" w16cid:durableId="009D8F85"/>
  <w16cid:commentId w16cid:paraId="16257724" w16cid:durableId="6AD32A32"/>
  <w16cid:commentId w16cid:paraId="04A5DC41" w16cid:durableId="214061FF"/>
  <w16cid:commentId w16cid:paraId="1D160795" w16cid:durableId="1A9DF1D7"/>
  <w16cid:commentId w16cid:paraId="42678457" w16cid:durableId="3C8A8BDC"/>
  <w16cid:commentId w16cid:paraId="67CA8E86" w16cid:durableId="785CD864"/>
  <w16cid:commentId w16cid:paraId="49E2F204" w16cid:durableId="5C1EE8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296C9D" w14:textId="77777777" w:rsidR="000D2D9C" w:rsidRDefault="000D2D9C" w:rsidP="001E5EF3">
      <w:pPr>
        <w:spacing w:after="0" w:line="240" w:lineRule="auto"/>
      </w:pPr>
      <w:r>
        <w:separator/>
      </w:r>
    </w:p>
  </w:endnote>
  <w:endnote w:type="continuationSeparator" w:id="0">
    <w:p w14:paraId="18D88430" w14:textId="77777777" w:rsidR="000D2D9C" w:rsidRDefault="000D2D9C" w:rsidP="001E5EF3">
      <w:pPr>
        <w:spacing w:after="0" w:line="240" w:lineRule="auto"/>
      </w:pPr>
      <w:r>
        <w:continuationSeparator/>
      </w:r>
    </w:p>
  </w:endnote>
  <w:endnote w:type="continuationNotice" w:id="1">
    <w:p w14:paraId="3C875CC0" w14:textId="77777777" w:rsidR="000D2D9C" w:rsidRDefault="000D2D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B6BCA2" w14:textId="537A86ED" w:rsidR="001E5EF3" w:rsidRDefault="001E5EF3">
    <w:pPr>
      <w:pStyle w:val="Footer"/>
    </w:pPr>
    <w:r>
      <w:rPr>
        <w:noProof/>
      </w:rPr>
      <mc:AlternateContent>
        <mc:Choice Requires="wpg">
          <w:drawing>
            <wp:anchor distT="0" distB="0" distL="114300" distR="114300" simplePos="0" relativeHeight="251658240" behindDoc="0" locked="0" layoutInCell="1" allowOverlap="1" wp14:anchorId="1E971D06" wp14:editId="55C02B94">
              <wp:simplePos x="0" y="0"/>
              <wp:positionH relativeFrom="page">
                <wp:align>left</wp:align>
              </wp:positionH>
              <wp:positionV relativeFrom="bottomMargin">
                <wp:align>center</wp:align>
              </wp:positionV>
              <wp:extent cx="6524625" cy="407670"/>
              <wp:effectExtent l="0" t="0" r="0" b="0"/>
              <wp:wrapNone/>
              <wp:docPr id="155" name="Group 166"/>
              <wp:cNvGraphicFramePr/>
              <a:graphic xmlns:a="http://schemas.openxmlformats.org/drawingml/2006/main">
                <a:graphicData uri="http://schemas.microsoft.com/office/word/2010/wordprocessingGroup">
                  <wpg:wgp>
                    <wpg:cNvGrpSpPr/>
                    <wpg:grpSpPr>
                      <a:xfrm>
                        <a:off x="0" y="0"/>
                        <a:ext cx="6524625" cy="407670"/>
                        <a:chOff x="0" y="0"/>
                        <a:chExt cx="5943600" cy="40767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407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39D009" w14:textId="35B01C8E" w:rsidR="001E5EF3" w:rsidRPr="004E2226" w:rsidRDefault="00570949">
                            <w:pPr>
                              <w:pStyle w:val="Footer"/>
                              <w:rPr>
                                <w:caps/>
                                <w:color w:val="808080" w:themeColor="background1" w:themeShade="80"/>
                                <w:sz w:val="20"/>
                                <w:szCs w:val="20"/>
                                <w:lang w:val="pt-BR"/>
                              </w:rPr>
                            </w:pPr>
                            <w:sdt>
                              <w:sdtPr>
                                <w:rPr>
                                  <w:color w:val="808080" w:themeColor="background1" w:themeShade="80"/>
                                  <w:sz w:val="20"/>
                                  <w:szCs w:val="20"/>
                                  <w:lang w:val="pt-BR"/>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1E5EF3" w:rsidRPr="004E2226">
                                  <w:rPr>
                                    <w:color w:val="808080" w:themeColor="background1" w:themeShade="80"/>
                                    <w:sz w:val="20"/>
                                    <w:szCs w:val="20"/>
                                    <w:lang w:val="pt-BR"/>
                                  </w:rPr>
                                  <w:t>Paulo H. Leocadio | https://orcid.org/0000-0002-4992-4541</w:t>
                                </w:r>
                              </w:sdtContent>
                            </w:sdt>
                            <w:r w:rsidR="001E5EF3" w:rsidRPr="004E2226">
                              <w:rPr>
                                <w:caps/>
                                <w:color w:val="808080" w:themeColor="background1" w:themeShade="80"/>
                                <w:sz w:val="20"/>
                                <w:szCs w:val="20"/>
                                <w:lang w:val="pt-BR"/>
                              </w:rPr>
                              <w:t> | </w:t>
                            </w:r>
                            <w:sdt>
                              <w:sdtPr>
                                <w:rPr>
                                  <w:caps/>
                                  <w:color w:val="808080" w:themeColor="background1" w:themeShade="80"/>
                                  <w:sz w:val="20"/>
                                  <w:szCs w:val="20"/>
                                  <w:lang w:val="pt-BR"/>
                                </w:rPr>
                                <w:alias w:val="School"/>
                                <w:tag w:val="School"/>
                                <w:id w:val="1660265181"/>
                                <w:dataBinding w:prefixMappings="xmlns:ns0='http://schemas.openxmlformats.org/officeDocument/2006/extended-properties' " w:xpath="/ns0:Properties[1]/ns0:Company[1]" w:storeItemID="{6668398D-A668-4E3E-A5EB-62B293D839F1}"/>
                                <w:text/>
                              </w:sdtPr>
                              <w:sdtContent>
                                <w:r w:rsidR="003D0285" w:rsidRPr="004E2226">
                                  <w:rPr>
                                    <w:caps/>
                                    <w:color w:val="808080" w:themeColor="background1" w:themeShade="80"/>
                                    <w:sz w:val="20"/>
                                    <w:szCs w:val="20"/>
                                    <w:lang w:val="pt-BR"/>
                                  </w:rPr>
                                  <w:t>DOI: 10.22541/au.173627633.31089126/v1</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xmlns:a="http://schemas.openxmlformats.org/drawingml/2006/main" xmlns:arto="http://schemas.microsoft.com/office/word/2006/arto">
          <w:pict w14:anchorId="5091080E">
            <v:group id="Group 166" style="position:absolute;margin-left:0;margin-top:0;width:513.75pt;height:32.1pt;z-index:251658240;mso-position-horizontal:left;mso-position-horizontal-relative:page;mso-position-vertical:center;mso-position-vertical-relative:bottom-margin-area;mso-width-relative:margin" coordsize="59436,4076" o:spid="_x0000_s1027" w14:anchorId="1E971D06"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">
              <v:rect id="Rectangle 156" style="position:absolute;width:59436;height:2743;visibility:visible;mso-wrap-style:square;v-text-anchor:middle" o:spid="_x0000_s1028" fillcolor="white [3212]" stroked="f" strokeweight="1p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">
                <v:fill opacity="0"/>
              </v:rect>
              <v:shapetype id="_x0000_t202" coordsize="21600,21600" o:spt="202" path="m,l,21600r21600,l21600,xe">
                <v:stroke joinstyle="miter"/>
                <v:path gradientshapeok="t" o:connecttype="rect"/>
              </v:shapetype>
              <v:shape id="Text Box 157" style="position:absolute;left:2286;width:53530;height:4076;visibility:visible;mso-wrap-style:square;v-text-anchor:top" o:spid="_x0000_s1029" filled="f" stroked="f" strokeweight=".5pt" type="#_x0000_t202"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">
                <v:textbox inset="0,,0">
                  <w:txbxContent>
                    <w:p w:rsidRPr="004E2226" w:rsidR="001E5EF3" w:rsidRDefault="00000000" w14:paraId="25474A30" w14:textId="35B01C8E">
                      <w:pPr>
                        <w:pStyle w:val="Footer"/>
                        <w:rPr>
                          <w:caps/>
                          <w:color w:val="808080" w:themeColor="background1" w:themeShade="80"/>
                          <w:sz w:val="20"/>
                          <w:szCs w:val="20"/>
                          <w:lang w:val="pt-BR"/>
                        </w:rPr>
                      </w:pPr>
                      <w:sdt>
                        <w:sdtPr>
                          <w:id w:val="857642505"/>
                          <w:rPr>
                            <w:color w:val="808080" w:themeColor="background1" w:themeShade="80"/>
                            <w:sz w:val="20"/>
                            <w:szCs w:val="20"/>
                            <w:lang w:val="pt-BR"/>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Pr="004E2226" w:rsidR="001E5EF3">
                            <w:rPr>
                              <w:color w:val="808080" w:themeColor="background1" w:themeShade="80"/>
                              <w:sz w:val="20"/>
                              <w:szCs w:val="20"/>
                              <w:lang w:val="pt-BR"/>
                            </w:rPr>
                            <w:t xml:space="preserve">Paulo H. </w:t>
                          </w:r>
                          <w:proofErr w:type="spellStart"/>
                          <w:r w:rsidRPr="004E2226" w:rsidR="001E5EF3">
                            <w:rPr>
                              <w:color w:val="808080" w:themeColor="background1" w:themeShade="80"/>
                              <w:sz w:val="20"/>
                              <w:szCs w:val="20"/>
                              <w:lang w:val="pt-BR"/>
                            </w:rPr>
                            <w:t>Leocadio</w:t>
                          </w:r>
                          <w:proofErr w:type="spellEnd"/>
                          <w:r w:rsidRPr="004E2226" w:rsidR="001E5EF3">
                            <w:rPr>
                              <w:color w:val="808080" w:themeColor="background1" w:themeShade="80"/>
                              <w:sz w:val="20"/>
                              <w:szCs w:val="20"/>
                              <w:lang w:val="pt-BR"/>
                            </w:rPr>
                            <w:t xml:space="preserve"> | https://orcid.org/0000-0002-4992-4541</w:t>
                          </w:r>
                        </w:sdtContent>
                      </w:sdt>
                      <w:r w:rsidRPr="004E2226" w:rsidR="001E5EF3">
                        <w:rPr>
                          <w:caps/>
                          <w:color w:val="808080" w:themeColor="background1" w:themeShade="80"/>
                          <w:sz w:val="20"/>
                          <w:szCs w:val="20"/>
                          <w:lang w:val="pt-BR"/>
                        </w:rPr>
                        <w:t> | </w:t>
                      </w:r>
                      <w:sdt>
                        <w:sdtPr>
                          <w:id w:val="377482648"/>
                          <w:rPr>
                            <w:caps/>
                            <w:color w:val="808080" w:themeColor="background1" w:themeShade="80"/>
                            <w:sz w:val="20"/>
                            <w:szCs w:val="20"/>
                            <w:lang w:val="pt-BR"/>
                          </w:rPr>
                          <w:alias w:val="School"/>
                          <w:tag w:val="School"/>
                          <w:id w:val="1660265181"/>
                          <w:dataBinding w:prefixMappings="xmlns:ns0='http://schemas.openxmlformats.org/officeDocument/2006/extended-properties' " w:xpath="/ns0:Properties[1]/ns0:Company[1]" w:storeItemID="{6668398D-A668-4E3E-A5EB-62B293D839F1}"/>
                          <w:text/>
                        </w:sdtPr>
                        <w:sdtContent>
                          <w:r w:rsidRPr="004E2226" w:rsidR="003D0285">
                            <w:rPr>
                              <w:caps/>
                              <w:color w:val="808080" w:themeColor="background1" w:themeShade="80"/>
                              <w:sz w:val="20"/>
                              <w:szCs w:val="20"/>
                              <w:lang w:val="pt-BR"/>
                            </w:rPr>
                            <w:t>DOI: 10.22541/au.173627633.31089126/v1</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A2B935" w14:textId="77777777" w:rsidR="000D2D9C" w:rsidRDefault="000D2D9C" w:rsidP="001E5EF3">
      <w:pPr>
        <w:spacing w:after="0" w:line="240" w:lineRule="auto"/>
      </w:pPr>
      <w:r>
        <w:separator/>
      </w:r>
    </w:p>
  </w:footnote>
  <w:footnote w:type="continuationSeparator" w:id="0">
    <w:p w14:paraId="3987804A" w14:textId="77777777" w:rsidR="000D2D9C" w:rsidRDefault="000D2D9C" w:rsidP="001E5EF3">
      <w:pPr>
        <w:spacing w:after="0" w:line="240" w:lineRule="auto"/>
      </w:pPr>
      <w:r>
        <w:continuationSeparator/>
      </w:r>
    </w:p>
  </w:footnote>
  <w:footnote w:type="continuationNotice" w:id="1">
    <w:p w14:paraId="321F8041" w14:textId="77777777" w:rsidR="000D2D9C" w:rsidRDefault="000D2D9C">
      <w:pPr>
        <w:spacing w:after="0" w:line="240" w:lineRule="auto"/>
      </w:pPr>
    </w:p>
  </w:footnote>
  <w:footnote w:id="2">
    <w:p w14:paraId="3C31A6A7" w14:textId="07505753" w:rsidR="00C23188" w:rsidRDefault="00C23188">
      <w:pPr>
        <w:pStyle w:val="FootnoteText"/>
      </w:pPr>
      <w:r>
        <w:rPr>
          <w:rStyle w:val="FootnoteReference"/>
        </w:rPr>
        <w:footnoteRef/>
      </w:r>
      <w:r>
        <w:t xml:space="preserve"> </w:t>
      </w:r>
      <w:r w:rsidR="00C04F50" w:rsidRPr="00C04F50">
        <w:t>The complete version of this script, with additional comments, logging, and evaluation routines, is available in the official GitHub companion repository for this book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AEAE27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993384"/>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194CC0"/>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A33430"/>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0B795F"/>
    <w:multiLevelType w:val="hybridMultilevel"/>
    <w:tmpl w:val="F514B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6D934B"/>
    <w:multiLevelType w:val="hybridMultilevel"/>
    <w:tmpl w:val="FFFFFFFF"/>
    <w:lvl w:ilvl="0" w:tplc="FA80BF3E">
      <w:start w:val="1"/>
      <w:numFmt w:val="bullet"/>
      <w:lvlText w:val=""/>
      <w:lvlJc w:val="left"/>
      <w:pPr>
        <w:ind w:left="720" w:hanging="360"/>
      </w:pPr>
      <w:rPr>
        <w:rFonts w:ascii="Symbol" w:hAnsi="Symbol" w:hint="default"/>
      </w:rPr>
    </w:lvl>
    <w:lvl w:ilvl="1" w:tplc="47F29754">
      <w:start w:val="1"/>
      <w:numFmt w:val="bullet"/>
      <w:lvlText w:val="o"/>
      <w:lvlJc w:val="left"/>
      <w:pPr>
        <w:ind w:left="1440" w:hanging="360"/>
      </w:pPr>
      <w:rPr>
        <w:rFonts w:ascii="Courier New" w:hAnsi="Courier New" w:hint="default"/>
      </w:rPr>
    </w:lvl>
    <w:lvl w:ilvl="2" w:tplc="E18EA214">
      <w:start w:val="1"/>
      <w:numFmt w:val="bullet"/>
      <w:lvlText w:val=""/>
      <w:lvlJc w:val="left"/>
      <w:pPr>
        <w:ind w:left="2160" w:hanging="360"/>
      </w:pPr>
      <w:rPr>
        <w:rFonts w:ascii="Wingdings" w:hAnsi="Wingdings" w:hint="default"/>
      </w:rPr>
    </w:lvl>
    <w:lvl w:ilvl="3" w:tplc="86B6757C">
      <w:start w:val="1"/>
      <w:numFmt w:val="bullet"/>
      <w:lvlText w:val=""/>
      <w:lvlJc w:val="left"/>
      <w:pPr>
        <w:ind w:left="2880" w:hanging="360"/>
      </w:pPr>
      <w:rPr>
        <w:rFonts w:ascii="Symbol" w:hAnsi="Symbol" w:hint="default"/>
      </w:rPr>
    </w:lvl>
    <w:lvl w:ilvl="4" w:tplc="7B585CF8">
      <w:start w:val="1"/>
      <w:numFmt w:val="bullet"/>
      <w:lvlText w:val="o"/>
      <w:lvlJc w:val="left"/>
      <w:pPr>
        <w:ind w:left="3600" w:hanging="360"/>
      </w:pPr>
      <w:rPr>
        <w:rFonts w:ascii="Courier New" w:hAnsi="Courier New" w:hint="default"/>
      </w:rPr>
    </w:lvl>
    <w:lvl w:ilvl="5" w:tplc="1980BFB6">
      <w:start w:val="1"/>
      <w:numFmt w:val="bullet"/>
      <w:lvlText w:val=""/>
      <w:lvlJc w:val="left"/>
      <w:pPr>
        <w:ind w:left="4320" w:hanging="360"/>
      </w:pPr>
      <w:rPr>
        <w:rFonts w:ascii="Wingdings" w:hAnsi="Wingdings" w:hint="default"/>
      </w:rPr>
    </w:lvl>
    <w:lvl w:ilvl="6" w:tplc="1D849A92">
      <w:start w:val="1"/>
      <w:numFmt w:val="bullet"/>
      <w:lvlText w:val=""/>
      <w:lvlJc w:val="left"/>
      <w:pPr>
        <w:ind w:left="5040" w:hanging="360"/>
      </w:pPr>
      <w:rPr>
        <w:rFonts w:ascii="Symbol" w:hAnsi="Symbol" w:hint="default"/>
      </w:rPr>
    </w:lvl>
    <w:lvl w:ilvl="7" w:tplc="6FB84D58">
      <w:start w:val="1"/>
      <w:numFmt w:val="bullet"/>
      <w:lvlText w:val="o"/>
      <w:lvlJc w:val="left"/>
      <w:pPr>
        <w:ind w:left="5760" w:hanging="360"/>
      </w:pPr>
      <w:rPr>
        <w:rFonts w:ascii="Courier New" w:hAnsi="Courier New" w:hint="default"/>
      </w:rPr>
    </w:lvl>
    <w:lvl w:ilvl="8" w:tplc="B9D467F2">
      <w:start w:val="1"/>
      <w:numFmt w:val="bullet"/>
      <w:lvlText w:val=""/>
      <w:lvlJc w:val="left"/>
      <w:pPr>
        <w:ind w:left="6480" w:hanging="360"/>
      </w:pPr>
      <w:rPr>
        <w:rFonts w:ascii="Wingdings" w:hAnsi="Wingdings" w:hint="default"/>
      </w:rPr>
    </w:lvl>
  </w:abstractNum>
  <w:abstractNum w:abstractNumId="6" w15:restartNumberingAfterBreak="0">
    <w:nsid w:val="14071205"/>
    <w:multiLevelType w:val="hybridMultilevel"/>
    <w:tmpl w:val="FD766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102F09"/>
    <w:multiLevelType w:val="hybridMultilevel"/>
    <w:tmpl w:val="6902E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DE01FD"/>
    <w:multiLevelType w:val="multilevel"/>
    <w:tmpl w:val="D8C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CB6E35"/>
    <w:multiLevelType w:val="multilevel"/>
    <w:tmpl w:val="51DE4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FB0C60"/>
    <w:multiLevelType w:val="hybridMultilevel"/>
    <w:tmpl w:val="035E9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292187"/>
    <w:multiLevelType w:val="hybridMultilevel"/>
    <w:tmpl w:val="C38EA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F63278"/>
    <w:multiLevelType w:val="hybridMultilevel"/>
    <w:tmpl w:val="A0BE2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142D58"/>
    <w:multiLevelType w:val="hybridMultilevel"/>
    <w:tmpl w:val="AD542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006561"/>
    <w:multiLevelType w:val="hybridMultilevel"/>
    <w:tmpl w:val="7DEE7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72711A"/>
    <w:multiLevelType w:val="multilevel"/>
    <w:tmpl w:val="9FDC5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A670ED"/>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A67B09"/>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9A15EC6"/>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F406D0"/>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5719D2"/>
    <w:multiLevelType w:val="multilevel"/>
    <w:tmpl w:val="6854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8C76A1"/>
    <w:multiLevelType w:val="multilevel"/>
    <w:tmpl w:val="89644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A71AE3"/>
    <w:multiLevelType w:val="hybridMultilevel"/>
    <w:tmpl w:val="456E0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853063"/>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EF44AA9"/>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0C055DB"/>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1C85C3C"/>
    <w:multiLevelType w:val="hybridMultilevel"/>
    <w:tmpl w:val="52CA6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3D3F46"/>
    <w:multiLevelType w:val="hybridMultilevel"/>
    <w:tmpl w:val="32EE6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8125EE"/>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A474CBE"/>
    <w:multiLevelType w:val="multilevel"/>
    <w:tmpl w:val="969EC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E45102"/>
    <w:multiLevelType w:val="hybridMultilevel"/>
    <w:tmpl w:val="DB18A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467677"/>
    <w:multiLevelType w:val="hybridMultilevel"/>
    <w:tmpl w:val="FCBEB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C863FB"/>
    <w:multiLevelType w:val="multilevel"/>
    <w:tmpl w:val="E59E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3694759">
    <w:abstractNumId w:val="14"/>
  </w:num>
  <w:num w:numId="2" w16cid:durableId="88842178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80131956">
    <w:abstractNumId w:val="1"/>
  </w:num>
  <w:num w:numId="4" w16cid:durableId="142043816">
    <w:abstractNumId w:val="26"/>
  </w:num>
  <w:num w:numId="5" w16cid:durableId="1237398791">
    <w:abstractNumId w:val="3"/>
  </w:num>
  <w:num w:numId="6" w16cid:durableId="315375392">
    <w:abstractNumId w:val="19"/>
  </w:num>
  <w:num w:numId="7" w16cid:durableId="2106339636">
    <w:abstractNumId w:val="27"/>
  </w:num>
  <w:num w:numId="8" w16cid:durableId="2071420116">
    <w:abstractNumId w:val="17"/>
  </w:num>
  <w:num w:numId="9" w16cid:durableId="1270968861">
    <w:abstractNumId w:val="18"/>
  </w:num>
  <w:num w:numId="10" w16cid:durableId="913591210">
    <w:abstractNumId w:val="2"/>
  </w:num>
  <w:num w:numId="11" w16cid:durableId="50008566">
    <w:abstractNumId w:val="25"/>
  </w:num>
  <w:num w:numId="12" w16cid:durableId="1721442644">
    <w:abstractNumId w:val="30"/>
  </w:num>
  <w:num w:numId="13" w16cid:durableId="436877084">
    <w:abstractNumId w:val="20"/>
  </w:num>
  <w:num w:numId="14" w16cid:durableId="1349793355">
    <w:abstractNumId w:val="10"/>
  </w:num>
  <w:num w:numId="15" w16cid:durableId="1335257424">
    <w:abstractNumId w:val="16"/>
    <w:lvlOverride w:ilvl="0">
      <w:startOverride w:val="1"/>
    </w:lvlOverride>
  </w:num>
  <w:num w:numId="16" w16cid:durableId="2001881602">
    <w:abstractNumId w:val="8"/>
  </w:num>
  <w:num w:numId="17" w16cid:durableId="1868912005">
    <w:abstractNumId w:val="31"/>
  </w:num>
  <w:num w:numId="18" w16cid:durableId="2016302127">
    <w:abstractNumId w:val="9"/>
  </w:num>
  <w:num w:numId="19" w16cid:durableId="1474445589">
    <w:abstractNumId w:val="23"/>
  </w:num>
  <w:num w:numId="20" w16cid:durableId="1596748422">
    <w:abstractNumId w:val="34"/>
  </w:num>
  <w:num w:numId="21" w16cid:durableId="1907373328">
    <w:abstractNumId w:val="22"/>
  </w:num>
  <w:num w:numId="22" w16cid:durableId="942954766">
    <w:abstractNumId w:val="0"/>
  </w:num>
  <w:num w:numId="23" w16cid:durableId="145974059">
    <w:abstractNumId w:val="0"/>
  </w:num>
  <w:num w:numId="24" w16cid:durableId="544876099">
    <w:abstractNumId w:val="21"/>
  </w:num>
  <w:num w:numId="25" w16cid:durableId="2132091936">
    <w:abstractNumId w:val="6"/>
  </w:num>
  <w:num w:numId="26" w16cid:durableId="857963935">
    <w:abstractNumId w:val="32"/>
  </w:num>
  <w:num w:numId="27" w16cid:durableId="570428657">
    <w:abstractNumId w:val="11"/>
  </w:num>
  <w:num w:numId="28" w16cid:durableId="1235582777">
    <w:abstractNumId w:val="7"/>
  </w:num>
  <w:num w:numId="29" w16cid:durableId="153690621">
    <w:abstractNumId w:val="12"/>
  </w:num>
  <w:num w:numId="30" w16cid:durableId="1479960829">
    <w:abstractNumId w:val="28"/>
  </w:num>
  <w:num w:numId="31" w16cid:durableId="1610428095">
    <w:abstractNumId w:val="33"/>
  </w:num>
  <w:num w:numId="32" w16cid:durableId="379018155">
    <w:abstractNumId w:val="29"/>
  </w:num>
  <w:num w:numId="33" w16cid:durableId="686639019">
    <w:abstractNumId w:val="13"/>
  </w:num>
  <w:num w:numId="34" w16cid:durableId="1491947964">
    <w:abstractNumId w:val="24"/>
  </w:num>
  <w:num w:numId="35" w16cid:durableId="1700619067">
    <w:abstractNumId w:val="4"/>
  </w:num>
  <w:num w:numId="36" w16cid:durableId="1117413844">
    <w:abstractNumId w:val="15"/>
  </w:num>
  <w:num w:numId="37" w16cid:durableId="1882010317">
    <w:abstractNumId w:val="5"/>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azeen Shaikh">
    <w15:presenceInfo w15:providerId="AD" w15:userId="S::tazeens@packt.com::91ddc82f-792c-4645-8c56-8f22d0f89a3b"/>
  </w15:person>
  <w15:person w15:author="Paulo H. Leocadio">
    <w15:presenceInfo w15:providerId="AD" w15:userId="S::ph@zinnia.holdings::c7eb2302-6bd0-4ff6-8528-d743652cfad7"/>
  </w15:person>
  <w15:person w15:author="Editor">
    <w15:presenceInfo w15:providerId="None" w15:userId="Editor"/>
  </w15:person>
  <w15:person w15:author="Paulo Leocadio">
    <w15:presenceInfo w15:providerId="Windows Live" w15:userId="47c04dc6d9b211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writeProtection w:recommended="1"/>
  <w:attachedTemplate r:id="rId1"/>
  <w:linkStyles/>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WwsDQ1NrA0NDEyMDdR0lEKTi0uzszPAykwqQUAwCRtbCwAAAA="/>
  </w:docVars>
  <w:rsids>
    <w:rsidRoot w:val="00625848"/>
    <w:rsid w:val="0000148F"/>
    <w:rsid w:val="00001770"/>
    <w:rsid w:val="000044E0"/>
    <w:rsid w:val="00004DD1"/>
    <w:rsid w:val="00007BC9"/>
    <w:rsid w:val="00010D5D"/>
    <w:rsid w:val="00013FE8"/>
    <w:rsid w:val="00014096"/>
    <w:rsid w:val="000155E6"/>
    <w:rsid w:val="00015A16"/>
    <w:rsid w:val="00021DC9"/>
    <w:rsid w:val="00022B6F"/>
    <w:rsid w:val="00023527"/>
    <w:rsid w:val="00025B22"/>
    <w:rsid w:val="00030626"/>
    <w:rsid w:val="00031C5C"/>
    <w:rsid w:val="00033F7A"/>
    <w:rsid w:val="00034441"/>
    <w:rsid w:val="00034C50"/>
    <w:rsid w:val="00035535"/>
    <w:rsid w:val="00037BD8"/>
    <w:rsid w:val="00037EA1"/>
    <w:rsid w:val="00042F71"/>
    <w:rsid w:val="0004373F"/>
    <w:rsid w:val="0004408A"/>
    <w:rsid w:val="00045830"/>
    <w:rsid w:val="00045AC6"/>
    <w:rsid w:val="0004650C"/>
    <w:rsid w:val="00047414"/>
    <w:rsid w:val="00047476"/>
    <w:rsid w:val="00047845"/>
    <w:rsid w:val="0005051B"/>
    <w:rsid w:val="00052019"/>
    <w:rsid w:val="00052214"/>
    <w:rsid w:val="00054DA6"/>
    <w:rsid w:val="000558D0"/>
    <w:rsid w:val="0006074A"/>
    <w:rsid w:val="00061670"/>
    <w:rsid w:val="000626CF"/>
    <w:rsid w:val="0006743D"/>
    <w:rsid w:val="00074B79"/>
    <w:rsid w:val="000761CC"/>
    <w:rsid w:val="00076D3C"/>
    <w:rsid w:val="000827C9"/>
    <w:rsid w:val="00086DB5"/>
    <w:rsid w:val="00086F72"/>
    <w:rsid w:val="00087361"/>
    <w:rsid w:val="00090F3D"/>
    <w:rsid w:val="000932C9"/>
    <w:rsid w:val="000942C6"/>
    <w:rsid w:val="000A120A"/>
    <w:rsid w:val="000A5616"/>
    <w:rsid w:val="000A7814"/>
    <w:rsid w:val="000B1750"/>
    <w:rsid w:val="000B18F1"/>
    <w:rsid w:val="000B3F3A"/>
    <w:rsid w:val="000B3FC3"/>
    <w:rsid w:val="000B4362"/>
    <w:rsid w:val="000B4539"/>
    <w:rsid w:val="000B6564"/>
    <w:rsid w:val="000C178C"/>
    <w:rsid w:val="000C19EE"/>
    <w:rsid w:val="000C2DFB"/>
    <w:rsid w:val="000C39CE"/>
    <w:rsid w:val="000D0306"/>
    <w:rsid w:val="000D0963"/>
    <w:rsid w:val="000D2D9C"/>
    <w:rsid w:val="000D2FE5"/>
    <w:rsid w:val="000E1D09"/>
    <w:rsid w:val="000E3582"/>
    <w:rsid w:val="000E393D"/>
    <w:rsid w:val="000E4D5C"/>
    <w:rsid w:val="000E67F5"/>
    <w:rsid w:val="000E6BF8"/>
    <w:rsid w:val="000E7454"/>
    <w:rsid w:val="000F4B04"/>
    <w:rsid w:val="000F673A"/>
    <w:rsid w:val="000F7A9E"/>
    <w:rsid w:val="000F7F18"/>
    <w:rsid w:val="0010032F"/>
    <w:rsid w:val="0010095A"/>
    <w:rsid w:val="001019DC"/>
    <w:rsid w:val="0010338D"/>
    <w:rsid w:val="001046BF"/>
    <w:rsid w:val="00105D16"/>
    <w:rsid w:val="001149BC"/>
    <w:rsid w:val="001157C1"/>
    <w:rsid w:val="001215B1"/>
    <w:rsid w:val="001222B8"/>
    <w:rsid w:val="00123A1A"/>
    <w:rsid w:val="00124FFE"/>
    <w:rsid w:val="001267D5"/>
    <w:rsid w:val="00132BDC"/>
    <w:rsid w:val="0013337F"/>
    <w:rsid w:val="001338AA"/>
    <w:rsid w:val="0013458E"/>
    <w:rsid w:val="001358F6"/>
    <w:rsid w:val="00136ED6"/>
    <w:rsid w:val="00141A40"/>
    <w:rsid w:val="0014404F"/>
    <w:rsid w:val="00144E66"/>
    <w:rsid w:val="00145DD4"/>
    <w:rsid w:val="00146126"/>
    <w:rsid w:val="0014672C"/>
    <w:rsid w:val="0014677D"/>
    <w:rsid w:val="0014752C"/>
    <w:rsid w:val="00150023"/>
    <w:rsid w:val="00150437"/>
    <w:rsid w:val="00153220"/>
    <w:rsid w:val="0015357B"/>
    <w:rsid w:val="001538B5"/>
    <w:rsid w:val="00153B36"/>
    <w:rsid w:val="00154A0B"/>
    <w:rsid w:val="00155F7B"/>
    <w:rsid w:val="00156AA1"/>
    <w:rsid w:val="00156B6E"/>
    <w:rsid w:val="00156E5C"/>
    <w:rsid w:val="00160663"/>
    <w:rsid w:val="001614E7"/>
    <w:rsid w:val="001617CE"/>
    <w:rsid w:val="00162608"/>
    <w:rsid w:val="00163301"/>
    <w:rsid w:val="00163647"/>
    <w:rsid w:val="0016610E"/>
    <w:rsid w:val="00172A26"/>
    <w:rsid w:val="00174AE9"/>
    <w:rsid w:val="0017776D"/>
    <w:rsid w:val="00177B53"/>
    <w:rsid w:val="00180EDC"/>
    <w:rsid w:val="001816C6"/>
    <w:rsid w:val="00183338"/>
    <w:rsid w:val="0018435F"/>
    <w:rsid w:val="00184AA5"/>
    <w:rsid w:val="00191B69"/>
    <w:rsid w:val="00193FE7"/>
    <w:rsid w:val="00194249"/>
    <w:rsid w:val="001965BD"/>
    <w:rsid w:val="00196682"/>
    <w:rsid w:val="00197457"/>
    <w:rsid w:val="00197491"/>
    <w:rsid w:val="001A48B3"/>
    <w:rsid w:val="001A4E4F"/>
    <w:rsid w:val="001B0B6F"/>
    <w:rsid w:val="001B1379"/>
    <w:rsid w:val="001B1A8B"/>
    <w:rsid w:val="001B1D73"/>
    <w:rsid w:val="001B299E"/>
    <w:rsid w:val="001B3174"/>
    <w:rsid w:val="001B4E3E"/>
    <w:rsid w:val="001B5583"/>
    <w:rsid w:val="001B6FE0"/>
    <w:rsid w:val="001C0DBE"/>
    <w:rsid w:val="001C28B9"/>
    <w:rsid w:val="001C33AD"/>
    <w:rsid w:val="001C39E1"/>
    <w:rsid w:val="001C4A11"/>
    <w:rsid w:val="001C5AD1"/>
    <w:rsid w:val="001C64E8"/>
    <w:rsid w:val="001D19E9"/>
    <w:rsid w:val="001D4282"/>
    <w:rsid w:val="001D5C59"/>
    <w:rsid w:val="001D5E81"/>
    <w:rsid w:val="001D705F"/>
    <w:rsid w:val="001E3D60"/>
    <w:rsid w:val="001E5023"/>
    <w:rsid w:val="001E5EF3"/>
    <w:rsid w:val="001E624E"/>
    <w:rsid w:val="001F197E"/>
    <w:rsid w:val="001F2A15"/>
    <w:rsid w:val="001F2F13"/>
    <w:rsid w:val="001F3A6E"/>
    <w:rsid w:val="001F3C58"/>
    <w:rsid w:val="001F40F2"/>
    <w:rsid w:val="001F446E"/>
    <w:rsid w:val="001F6497"/>
    <w:rsid w:val="001F7266"/>
    <w:rsid w:val="001F7658"/>
    <w:rsid w:val="001F7E38"/>
    <w:rsid w:val="0020073A"/>
    <w:rsid w:val="00204BA3"/>
    <w:rsid w:val="0020514C"/>
    <w:rsid w:val="002073D7"/>
    <w:rsid w:val="00207943"/>
    <w:rsid w:val="00212253"/>
    <w:rsid w:val="0021270B"/>
    <w:rsid w:val="0021372D"/>
    <w:rsid w:val="00214C2E"/>
    <w:rsid w:val="00217116"/>
    <w:rsid w:val="00217A7E"/>
    <w:rsid w:val="00220E89"/>
    <w:rsid w:val="0022172A"/>
    <w:rsid w:val="00225A96"/>
    <w:rsid w:val="002306EC"/>
    <w:rsid w:val="00233B16"/>
    <w:rsid w:val="00233CC3"/>
    <w:rsid w:val="00234C72"/>
    <w:rsid w:val="002353E4"/>
    <w:rsid w:val="00235DDE"/>
    <w:rsid w:val="00237124"/>
    <w:rsid w:val="002426B0"/>
    <w:rsid w:val="00243217"/>
    <w:rsid w:val="00246D59"/>
    <w:rsid w:val="002501AD"/>
    <w:rsid w:val="0025053C"/>
    <w:rsid w:val="002506FA"/>
    <w:rsid w:val="00251BE9"/>
    <w:rsid w:val="00251F34"/>
    <w:rsid w:val="00252247"/>
    <w:rsid w:val="00253E1D"/>
    <w:rsid w:val="002540ED"/>
    <w:rsid w:val="0025620B"/>
    <w:rsid w:val="00262352"/>
    <w:rsid w:val="00262EE2"/>
    <w:rsid w:val="002664E3"/>
    <w:rsid w:val="00266B94"/>
    <w:rsid w:val="00271660"/>
    <w:rsid w:val="00271F52"/>
    <w:rsid w:val="0027239F"/>
    <w:rsid w:val="00273706"/>
    <w:rsid w:val="00273DB1"/>
    <w:rsid w:val="00273DC4"/>
    <w:rsid w:val="00277F90"/>
    <w:rsid w:val="00280E7B"/>
    <w:rsid w:val="00281EA4"/>
    <w:rsid w:val="00283AA0"/>
    <w:rsid w:val="00284DCD"/>
    <w:rsid w:val="002856A4"/>
    <w:rsid w:val="00285A2D"/>
    <w:rsid w:val="002900AD"/>
    <w:rsid w:val="00291488"/>
    <w:rsid w:val="002914BB"/>
    <w:rsid w:val="00291C78"/>
    <w:rsid w:val="00294D89"/>
    <w:rsid w:val="00297150"/>
    <w:rsid w:val="002A17B7"/>
    <w:rsid w:val="002A2665"/>
    <w:rsid w:val="002A557D"/>
    <w:rsid w:val="002A5846"/>
    <w:rsid w:val="002A7053"/>
    <w:rsid w:val="002B0FB2"/>
    <w:rsid w:val="002B2FA7"/>
    <w:rsid w:val="002B3E85"/>
    <w:rsid w:val="002B52AC"/>
    <w:rsid w:val="002B575F"/>
    <w:rsid w:val="002B7148"/>
    <w:rsid w:val="002C0C1B"/>
    <w:rsid w:val="002D2746"/>
    <w:rsid w:val="002D2A6A"/>
    <w:rsid w:val="002D3F95"/>
    <w:rsid w:val="002D45CD"/>
    <w:rsid w:val="002D4AA3"/>
    <w:rsid w:val="002D6B97"/>
    <w:rsid w:val="002D7C96"/>
    <w:rsid w:val="002D7FE6"/>
    <w:rsid w:val="002E04AF"/>
    <w:rsid w:val="002E057C"/>
    <w:rsid w:val="002E1892"/>
    <w:rsid w:val="002E38F3"/>
    <w:rsid w:val="002E5B1F"/>
    <w:rsid w:val="002F0EEE"/>
    <w:rsid w:val="002F27EB"/>
    <w:rsid w:val="002F600D"/>
    <w:rsid w:val="0030297D"/>
    <w:rsid w:val="003034E1"/>
    <w:rsid w:val="00304E32"/>
    <w:rsid w:val="00306486"/>
    <w:rsid w:val="00306CE7"/>
    <w:rsid w:val="00307498"/>
    <w:rsid w:val="003165FF"/>
    <w:rsid w:val="00316686"/>
    <w:rsid w:val="003170D6"/>
    <w:rsid w:val="00321311"/>
    <w:rsid w:val="003216D1"/>
    <w:rsid w:val="00325818"/>
    <w:rsid w:val="003266C7"/>
    <w:rsid w:val="0032688C"/>
    <w:rsid w:val="00330418"/>
    <w:rsid w:val="00332B45"/>
    <w:rsid w:val="003339A8"/>
    <w:rsid w:val="0033459A"/>
    <w:rsid w:val="00334E6C"/>
    <w:rsid w:val="00342F46"/>
    <w:rsid w:val="00342F8A"/>
    <w:rsid w:val="00344597"/>
    <w:rsid w:val="00346F4B"/>
    <w:rsid w:val="00347F9F"/>
    <w:rsid w:val="00353BCA"/>
    <w:rsid w:val="00357BD0"/>
    <w:rsid w:val="00357F7F"/>
    <w:rsid w:val="00361982"/>
    <w:rsid w:val="0036479C"/>
    <w:rsid w:val="00365642"/>
    <w:rsid w:val="0036576F"/>
    <w:rsid w:val="00365D22"/>
    <w:rsid w:val="003714A4"/>
    <w:rsid w:val="003731A3"/>
    <w:rsid w:val="00373E09"/>
    <w:rsid w:val="00376349"/>
    <w:rsid w:val="00376619"/>
    <w:rsid w:val="00376F00"/>
    <w:rsid w:val="00381E8E"/>
    <w:rsid w:val="00382849"/>
    <w:rsid w:val="003840D7"/>
    <w:rsid w:val="00386256"/>
    <w:rsid w:val="00390165"/>
    <w:rsid w:val="00390D36"/>
    <w:rsid w:val="00390FF5"/>
    <w:rsid w:val="00393F27"/>
    <w:rsid w:val="003965B9"/>
    <w:rsid w:val="00396828"/>
    <w:rsid w:val="00396C5B"/>
    <w:rsid w:val="003A03AF"/>
    <w:rsid w:val="003A0530"/>
    <w:rsid w:val="003A05BA"/>
    <w:rsid w:val="003A0FAD"/>
    <w:rsid w:val="003A2A58"/>
    <w:rsid w:val="003A2C64"/>
    <w:rsid w:val="003A39A4"/>
    <w:rsid w:val="003A3C86"/>
    <w:rsid w:val="003A55EC"/>
    <w:rsid w:val="003A7D02"/>
    <w:rsid w:val="003B38B0"/>
    <w:rsid w:val="003B4D00"/>
    <w:rsid w:val="003B4EEF"/>
    <w:rsid w:val="003B6E13"/>
    <w:rsid w:val="003B6E22"/>
    <w:rsid w:val="003C12DF"/>
    <w:rsid w:val="003C17FD"/>
    <w:rsid w:val="003C2D6F"/>
    <w:rsid w:val="003C3243"/>
    <w:rsid w:val="003C45C6"/>
    <w:rsid w:val="003D0285"/>
    <w:rsid w:val="003D1005"/>
    <w:rsid w:val="003D1369"/>
    <w:rsid w:val="003D308A"/>
    <w:rsid w:val="003D328C"/>
    <w:rsid w:val="003D3B05"/>
    <w:rsid w:val="003D43AE"/>
    <w:rsid w:val="003D4C78"/>
    <w:rsid w:val="003D573F"/>
    <w:rsid w:val="003D5C80"/>
    <w:rsid w:val="003D6B2F"/>
    <w:rsid w:val="003E4C73"/>
    <w:rsid w:val="003E50E8"/>
    <w:rsid w:val="003E53FE"/>
    <w:rsid w:val="003E587B"/>
    <w:rsid w:val="003E60C2"/>
    <w:rsid w:val="003E680F"/>
    <w:rsid w:val="003F0350"/>
    <w:rsid w:val="003F0674"/>
    <w:rsid w:val="003F274E"/>
    <w:rsid w:val="003F74EB"/>
    <w:rsid w:val="004028C2"/>
    <w:rsid w:val="00403253"/>
    <w:rsid w:val="00403713"/>
    <w:rsid w:val="0040552D"/>
    <w:rsid w:val="004072D5"/>
    <w:rsid w:val="00407AA0"/>
    <w:rsid w:val="00414622"/>
    <w:rsid w:val="0041502A"/>
    <w:rsid w:val="00415A04"/>
    <w:rsid w:val="00420CC3"/>
    <w:rsid w:val="004224F9"/>
    <w:rsid w:val="00425242"/>
    <w:rsid w:val="00425DA1"/>
    <w:rsid w:val="004278F5"/>
    <w:rsid w:val="0043035F"/>
    <w:rsid w:val="00431485"/>
    <w:rsid w:val="00432271"/>
    <w:rsid w:val="004323BF"/>
    <w:rsid w:val="004327D2"/>
    <w:rsid w:val="00433D3D"/>
    <w:rsid w:val="00436B06"/>
    <w:rsid w:val="004414A7"/>
    <w:rsid w:val="004428E9"/>
    <w:rsid w:val="0044353B"/>
    <w:rsid w:val="00444E0E"/>
    <w:rsid w:val="00446572"/>
    <w:rsid w:val="00447522"/>
    <w:rsid w:val="0045065D"/>
    <w:rsid w:val="0045182C"/>
    <w:rsid w:val="004537A8"/>
    <w:rsid w:val="004549B3"/>
    <w:rsid w:val="00454AEB"/>
    <w:rsid w:val="004600AB"/>
    <w:rsid w:val="004606C0"/>
    <w:rsid w:val="00460EF4"/>
    <w:rsid w:val="00461907"/>
    <w:rsid w:val="0046196E"/>
    <w:rsid w:val="00461F7D"/>
    <w:rsid w:val="00463343"/>
    <w:rsid w:val="004648ED"/>
    <w:rsid w:val="00467416"/>
    <w:rsid w:val="00471A67"/>
    <w:rsid w:val="0047308D"/>
    <w:rsid w:val="00474B89"/>
    <w:rsid w:val="004766A7"/>
    <w:rsid w:val="00480CC1"/>
    <w:rsid w:val="00481164"/>
    <w:rsid w:val="00486D47"/>
    <w:rsid w:val="00491EE2"/>
    <w:rsid w:val="00492E29"/>
    <w:rsid w:val="0049367E"/>
    <w:rsid w:val="004946A5"/>
    <w:rsid w:val="00496ECA"/>
    <w:rsid w:val="00497F73"/>
    <w:rsid w:val="004A18AE"/>
    <w:rsid w:val="004A4271"/>
    <w:rsid w:val="004A67A6"/>
    <w:rsid w:val="004A67F4"/>
    <w:rsid w:val="004A6CF0"/>
    <w:rsid w:val="004A7833"/>
    <w:rsid w:val="004B01A9"/>
    <w:rsid w:val="004B0DCF"/>
    <w:rsid w:val="004B0EC0"/>
    <w:rsid w:val="004B4E0A"/>
    <w:rsid w:val="004B57FF"/>
    <w:rsid w:val="004B60B4"/>
    <w:rsid w:val="004B749B"/>
    <w:rsid w:val="004B7762"/>
    <w:rsid w:val="004C0374"/>
    <w:rsid w:val="004C3265"/>
    <w:rsid w:val="004C3350"/>
    <w:rsid w:val="004C54C9"/>
    <w:rsid w:val="004D4623"/>
    <w:rsid w:val="004D462F"/>
    <w:rsid w:val="004D5D98"/>
    <w:rsid w:val="004D7586"/>
    <w:rsid w:val="004E11BB"/>
    <w:rsid w:val="004E2226"/>
    <w:rsid w:val="004E2277"/>
    <w:rsid w:val="004E3864"/>
    <w:rsid w:val="004E3BF3"/>
    <w:rsid w:val="004E454E"/>
    <w:rsid w:val="004E57AE"/>
    <w:rsid w:val="004E7230"/>
    <w:rsid w:val="004F1E31"/>
    <w:rsid w:val="004F2A92"/>
    <w:rsid w:val="004F4F28"/>
    <w:rsid w:val="004F5AF7"/>
    <w:rsid w:val="004F5B51"/>
    <w:rsid w:val="004F6FF4"/>
    <w:rsid w:val="0050096A"/>
    <w:rsid w:val="00501B1C"/>
    <w:rsid w:val="00504A6E"/>
    <w:rsid w:val="00505321"/>
    <w:rsid w:val="00507C4F"/>
    <w:rsid w:val="00510310"/>
    <w:rsid w:val="00511551"/>
    <w:rsid w:val="005118B1"/>
    <w:rsid w:val="00511A60"/>
    <w:rsid w:val="005133DB"/>
    <w:rsid w:val="005134AF"/>
    <w:rsid w:val="0051374D"/>
    <w:rsid w:val="005143A1"/>
    <w:rsid w:val="005166A7"/>
    <w:rsid w:val="0052022C"/>
    <w:rsid w:val="005216A5"/>
    <w:rsid w:val="0052412A"/>
    <w:rsid w:val="00524647"/>
    <w:rsid w:val="005259EB"/>
    <w:rsid w:val="00526D7C"/>
    <w:rsid w:val="005277EA"/>
    <w:rsid w:val="00530FB4"/>
    <w:rsid w:val="0053297C"/>
    <w:rsid w:val="005348DA"/>
    <w:rsid w:val="0053622F"/>
    <w:rsid w:val="00537A46"/>
    <w:rsid w:val="005419AF"/>
    <w:rsid w:val="00543192"/>
    <w:rsid w:val="005446A5"/>
    <w:rsid w:val="0055296F"/>
    <w:rsid w:val="00553B9E"/>
    <w:rsid w:val="0055486B"/>
    <w:rsid w:val="005564E4"/>
    <w:rsid w:val="00556C41"/>
    <w:rsid w:val="00564CB4"/>
    <w:rsid w:val="00564FB6"/>
    <w:rsid w:val="00567B16"/>
    <w:rsid w:val="00570370"/>
    <w:rsid w:val="00570949"/>
    <w:rsid w:val="00570BCD"/>
    <w:rsid w:val="005724B1"/>
    <w:rsid w:val="005734A1"/>
    <w:rsid w:val="00574627"/>
    <w:rsid w:val="005763BA"/>
    <w:rsid w:val="00576DBB"/>
    <w:rsid w:val="005832C3"/>
    <w:rsid w:val="00593A63"/>
    <w:rsid w:val="0059430F"/>
    <w:rsid w:val="005955D3"/>
    <w:rsid w:val="005969FA"/>
    <w:rsid w:val="00596A7A"/>
    <w:rsid w:val="00597BC9"/>
    <w:rsid w:val="005A02E1"/>
    <w:rsid w:val="005A219E"/>
    <w:rsid w:val="005A3153"/>
    <w:rsid w:val="005A4304"/>
    <w:rsid w:val="005A56B6"/>
    <w:rsid w:val="005A63BD"/>
    <w:rsid w:val="005A7B77"/>
    <w:rsid w:val="005B5EE1"/>
    <w:rsid w:val="005B7155"/>
    <w:rsid w:val="005B7213"/>
    <w:rsid w:val="005C2BD2"/>
    <w:rsid w:val="005D5470"/>
    <w:rsid w:val="005D5EFE"/>
    <w:rsid w:val="005D6392"/>
    <w:rsid w:val="005E353F"/>
    <w:rsid w:val="005E3637"/>
    <w:rsid w:val="005E4976"/>
    <w:rsid w:val="005E4D2D"/>
    <w:rsid w:val="005E4E98"/>
    <w:rsid w:val="005E58A7"/>
    <w:rsid w:val="005E7AC4"/>
    <w:rsid w:val="005F10A1"/>
    <w:rsid w:val="005F2C7D"/>
    <w:rsid w:val="005F2F93"/>
    <w:rsid w:val="005F3B8E"/>
    <w:rsid w:val="005F548E"/>
    <w:rsid w:val="005F7BB4"/>
    <w:rsid w:val="00600827"/>
    <w:rsid w:val="006021C3"/>
    <w:rsid w:val="00602BFC"/>
    <w:rsid w:val="00603BB1"/>
    <w:rsid w:val="0060503C"/>
    <w:rsid w:val="00605D59"/>
    <w:rsid w:val="0060629A"/>
    <w:rsid w:val="0061006B"/>
    <w:rsid w:val="00614A39"/>
    <w:rsid w:val="006165AA"/>
    <w:rsid w:val="006176ED"/>
    <w:rsid w:val="00617A46"/>
    <w:rsid w:val="00617F6B"/>
    <w:rsid w:val="0062252A"/>
    <w:rsid w:val="006225F0"/>
    <w:rsid w:val="006237E0"/>
    <w:rsid w:val="006241C8"/>
    <w:rsid w:val="006248A8"/>
    <w:rsid w:val="00624A0A"/>
    <w:rsid w:val="00624E6A"/>
    <w:rsid w:val="00625700"/>
    <w:rsid w:val="00625848"/>
    <w:rsid w:val="00626292"/>
    <w:rsid w:val="00626FAC"/>
    <w:rsid w:val="00627368"/>
    <w:rsid w:val="00627FFE"/>
    <w:rsid w:val="006316A6"/>
    <w:rsid w:val="0063445E"/>
    <w:rsid w:val="00634BC4"/>
    <w:rsid w:val="00634DEF"/>
    <w:rsid w:val="006373CE"/>
    <w:rsid w:val="00640441"/>
    <w:rsid w:val="00641D62"/>
    <w:rsid w:val="00647AFE"/>
    <w:rsid w:val="0065489B"/>
    <w:rsid w:val="00655309"/>
    <w:rsid w:val="006562F0"/>
    <w:rsid w:val="00656E2B"/>
    <w:rsid w:val="006653AC"/>
    <w:rsid w:val="0067196A"/>
    <w:rsid w:val="006739BB"/>
    <w:rsid w:val="00675541"/>
    <w:rsid w:val="00675F36"/>
    <w:rsid w:val="006778F6"/>
    <w:rsid w:val="006778FF"/>
    <w:rsid w:val="00683D19"/>
    <w:rsid w:val="0068417D"/>
    <w:rsid w:val="0068508E"/>
    <w:rsid w:val="006860E6"/>
    <w:rsid w:val="00687413"/>
    <w:rsid w:val="006877E8"/>
    <w:rsid w:val="006902EC"/>
    <w:rsid w:val="0069134B"/>
    <w:rsid w:val="006960E0"/>
    <w:rsid w:val="00696ED0"/>
    <w:rsid w:val="006A05F4"/>
    <w:rsid w:val="006A0E14"/>
    <w:rsid w:val="006A1940"/>
    <w:rsid w:val="006A46A2"/>
    <w:rsid w:val="006A54F9"/>
    <w:rsid w:val="006A680D"/>
    <w:rsid w:val="006A6B80"/>
    <w:rsid w:val="006A6CB0"/>
    <w:rsid w:val="006A7022"/>
    <w:rsid w:val="006A7153"/>
    <w:rsid w:val="006A7311"/>
    <w:rsid w:val="006B0E74"/>
    <w:rsid w:val="006B0F83"/>
    <w:rsid w:val="006B1366"/>
    <w:rsid w:val="006B5748"/>
    <w:rsid w:val="006B6E24"/>
    <w:rsid w:val="006B7EA8"/>
    <w:rsid w:val="006C230D"/>
    <w:rsid w:val="006C4CF5"/>
    <w:rsid w:val="006C5C57"/>
    <w:rsid w:val="006D02F5"/>
    <w:rsid w:val="006D3680"/>
    <w:rsid w:val="006D43BD"/>
    <w:rsid w:val="006E0637"/>
    <w:rsid w:val="006E0670"/>
    <w:rsid w:val="006E209C"/>
    <w:rsid w:val="006E3F08"/>
    <w:rsid w:val="006E4312"/>
    <w:rsid w:val="006E4A3B"/>
    <w:rsid w:val="006E4B28"/>
    <w:rsid w:val="006F380D"/>
    <w:rsid w:val="006F453E"/>
    <w:rsid w:val="006F4FC2"/>
    <w:rsid w:val="006F613A"/>
    <w:rsid w:val="006F7553"/>
    <w:rsid w:val="0070082D"/>
    <w:rsid w:val="00702A97"/>
    <w:rsid w:val="007077A3"/>
    <w:rsid w:val="00707AAD"/>
    <w:rsid w:val="00707E9A"/>
    <w:rsid w:val="00710B16"/>
    <w:rsid w:val="007124D4"/>
    <w:rsid w:val="00714E28"/>
    <w:rsid w:val="007157CF"/>
    <w:rsid w:val="00715A7C"/>
    <w:rsid w:val="00720E10"/>
    <w:rsid w:val="0072230D"/>
    <w:rsid w:val="00722A3A"/>
    <w:rsid w:val="00730D77"/>
    <w:rsid w:val="007322CD"/>
    <w:rsid w:val="007323EF"/>
    <w:rsid w:val="0073268E"/>
    <w:rsid w:val="00732838"/>
    <w:rsid w:val="00733B92"/>
    <w:rsid w:val="00733CC1"/>
    <w:rsid w:val="0073667F"/>
    <w:rsid w:val="00740C99"/>
    <w:rsid w:val="00741902"/>
    <w:rsid w:val="00741937"/>
    <w:rsid w:val="00743117"/>
    <w:rsid w:val="00744C57"/>
    <w:rsid w:val="00744D2E"/>
    <w:rsid w:val="0075543D"/>
    <w:rsid w:val="00757BA6"/>
    <w:rsid w:val="0076006F"/>
    <w:rsid w:val="00760A21"/>
    <w:rsid w:val="007626AF"/>
    <w:rsid w:val="007628E0"/>
    <w:rsid w:val="0076508C"/>
    <w:rsid w:val="0076582E"/>
    <w:rsid w:val="00765861"/>
    <w:rsid w:val="00765911"/>
    <w:rsid w:val="007667FA"/>
    <w:rsid w:val="00772749"/>
    <w:rsid w:val="00773484"/>
    <w:rsid w:val="00777409"/>
    <w:rsid w:val="00780A10"/>
    <w:rsid w:val="00780C03"/>
    <w:rsid w:val="00781D7D"/>
    <w:rsid w:val="00782286"/>
    <w:rsid w:val="00783FFB"/>
    <w:rsid w:val="00784927"/>
    <w:rsid w:val="0078571A"/>
    <w:rsid w:val="00792B25"/>
    <w:rsid w:val="00794157"/>
    <w:rsid w:val="00794B21"/>
    <w:rsid w:val="007A4D91"/>
    <w:rsid w:val="007A6F31"/>
    <w:rsid w:val="007A7024"/>
    <w:rsid w:val="007B02AF"/>
    <w:rsid w:val="007B1762"/>
    <w:rsid w:val="007B1AF7"/>
    <w:rsid w:val="007B32E5"/>
    <w:rsid w:val="007B3475"/>
    <w:rsid w:val="007B5148"/>
    <w:rsid w:val="007B700F"/>
    <w:rsid w:val="007B7B6E"/>
    <w:rsid w:val="007B7CEE"/>
    <w:rsid w:val="007C6219"/>
    <w:rsid w:val="007C6D18"/>
    <w:rsid w:val="007C7093"/>
    <w:rsid w:val="007C7E9A"/>
    <w:rsid w:val="007D1DF9"/>
    <w:rsid w:val="007D29A5"/>
    <w:rsid w:val="007D2A8E"/>
    <w:rsid w:val="007D43CE"/>
    <w:rsid w:val="007D49E5"/>
    <w:rsid w:val="007D643D"/>
    <w:rsid w:val="007D7E94"/>
    <w:rsid w:val="007E484D"/>
    <w:rsid w:val="007E518B"/>
    <w:rsid w:val="007E63BD"/>
    <w:rsid w:val="007E6928"/>
    <w:rsid w:val="007F16D2"/>
    <w:rsid w:val="007F1E3D"/>
    <w:rsid w:val="007F2FB5"/>
    <w:rsid w:val="007F5B41"/>
    <w:rsid w:val="007F761C"/>
    <w:rsid w:val="008022E5"/>
    <w:rsid w:val="00803901"/>
    <w:rsid w:val="0080467D"/>
    <w:rsid w:val="008046AA"/>
    <w:rsid w:val="00805008"/>
    <w:rsid w:val="00805409"/>
    <w:rsid w:val="0080664B"/>
    <w:rsid w:val="0080710A"/>
    <w:rsid w:val="00807D91"/>
    <w:rsid w:val="008108C2"/>
    <w:rsid w:val="00811A05"/>
    <w:rsid w:val="008141EC"/>
    <w:rsid w:val="008149DD"/>
    <w:rsid w:val="00815602"/>
    <w:rsid w:val="008163D9"/>
    <w:rsid w:val="00816EB3"/>
    <w:rsid w:val="00816F3E"/>
    <w:rsid w:val="00821090"/>
    <w:rsid w:val="008217E6"/>
    <w:rsid w:val="00821A0E"/>
    <w:rsid w:val="00823990"/>
    <w:rsid w:val="00824B89"/>
    <w:rsid w:val="00825B00"/>
    <w:rsid w:val="00827601"/>
    <w:rsid w:val="0083053D"/>
    <w:rsid w:val="008318D3"/>
    <w:rsid w:val="00832D53"/>
    <w:rsid w:val="00835987"/>
    <w:rsid w:val="00837C4C"/>
    <w:rsid w:val="0084018A"/>
    <w:rsid w:val="008408C4"/>
    <w:rsid w:val="008435C8"/>
    <w:rsid w:val="00845869"/>
    <w:rsid w:val="0084594F"/>
    <w:rsid w:val="00847F84"/>
    <w:rsid w:val="00850455"/>
    <w:rsid w:val="00850B6B"/>
    <w:rsid w:val="00850EEC"/>
    <w:rsid w:val="00852C78"/>
    <w:rsid w:val="00853788"/>
    <w:rsid w:val="0085531B"/>
    <w:rsid w:val="0085583B"/>
    <w:rsid w:val="008559AA"/>
    <w:rsid w:val="00856591"/>
    <w:rsid w:val="008571EE"/>
    <w:rsid w:val="00857751"/>
    <w:rsid w:val="0086012A"/>
    <w:rsid w:val="00864008"/>
    <w:rsid w:val="00865273"/>
    <w:rsid w:val="008656B8"/>
    <w:rsid w:val="00865BA9"/>
    <w:rsid w:val="008666CA"/>
    <w:rsid w:val="00867341"/>
    <w:rsid w:val="00870753"/>
    <w:rsid w:val="00870DC9"/>
    <w:rsid w:val="0087202E"/>
    <w:rsid w:val="00873DCA"/>
    <w:rsid w:val="0087489A"/>
    <w:rsid w:val="008748C2"/>
    <w:rsid w:val="00874F0F"/>
    <w:rsid w:val="00875006"/>
    <w:rsid w:val="00876EE0"/>
    <w:rsid w:val="008773AA"/>
    <w:rsid w:val="00877D69"/>
    <w:rsid w:val="008835FF"/>
    <w:rsid w:val="00883FC2"/>
    <w:rsid w:val="00885544"/>
    <w:rsid w:val="008859B9"/>
    <w:rsid w:val="00885E68"/>
    <w:rsid w:val="00886AB0"/>
    <w:rsid w:val="00887581"/>
    <w:rsid w:val="00887A07"/>
    <w:rsid w:val="008904F2"/>
    <w:rsid w:val="00891A74"/>
    <w:rsid w:val="0089201C"/>
    <w:rsid w:val="008931BD"/>
    <w:rsid w:val="00897E6C"/>
    <w:rsid w:val="008A1B4F"/>
    <w:rsid w:val="008A22CC"/>
    <w:rsid w:val="008A326C"/>
    <w:rsid w:val="008A536F"/>
    <w:rsid w:val="008A6C9E"/>
    <w:rsid w:val="008A72BB"/>
    <w:rsid w:val="008A7A8D"/>
    <w:rsid w:val="008B2ADF"/>
    <w:rsid w:val="008B2C28"/>
    <w:rsid w:val="008B426A"/>
    <w:rsid w:val="008B4EE8"/>
    <w:rsid w:val="008C0DC2"/>
    <w:rsid w:val="008C2D8A"/>
    <w:rsid w:val="008C35FB"/>
    <w:rsid w:val="008D0481"/>
    <w:rsid w:val="008D06C4"/>
    <w:rsid w:val="008D0B73"/>
    <w:rsid w:val="008D1AF6"/>
    <w:rsid w:val="008D1D75"/>
    <w:rsid w:val="008D72E1"/>
    <w:rsid w:val="008D7DC5"/>
    <w:rsid w:val="008E1D21"/>
    <w:rsid w:val="008E2045"/>
    <w:rsid w:val="008E3687"/>
    <w:rsid w:val="008E40F0"/>
    <w:rsid w:val="008E4673"/>
    <w:rsid w:val="008E4928"/>
    <w:rsid w:val="008E576E"/>
    <w:rsid w:val="008E5B6C"/>
    <w:rsid w:val="008E65E0"/>
    <w:rsid w:val="008E678F"/>
    <w:rsid w:val="008F1935"/>
    <w:rsid w:val="008F2E9B"/>
    <w:rsid w:val="008F4041"/>
    <w:rsid w:val="008F4ACC"/>
    <w:rsid w:val="008F7AD7"/>
    <w:rsid w:val="008F7FC4"/>
    <w:rsid w:val="0090359E"/>
    <w:rsid w:val="0090482A"/>
    <w:rsid w:val="00905B99"/>
    <w:rsid w:val="009062E8"/>
    <w:rsid w:val="00907046"/>
    <w:rsid w:val="00910FB1"/>
    <w:rsid w:val="009134C6"/>
    <w:rsid w:val="009167EF"/>
    <w:rsid w:val="00917C92"/>
    <w:rsid w:val="00917FF4"/>
    <w:rsid w:val="0092023E"/>
    <w:rsid w:val="009258DE"/>
    <w:rsid w:val="0092771B"/>
    <w:rsid w:val="00930BBB"/>
    <w:rsid w:val="0093140C"/>
    <w:rsid w:val="0093467B"/>
    <w:rsid w:val="009359AB"/>
    <w:rsid w:val="00935A74"/>
    <w:rsid w:val="00936D40"/>
    <w:rsid w:val="00936ECD"/>
    <w:rsid w:val="0094017F"/>
    <w:rsid w:val="009404AA"/>
    <w:rsid w:val="00940E1A"/>
    <w:rsid w:val="00943622"/>
    <w:rsid w:val="0094400D"/>
    <w:rsid w:val="009444DA"/>
    <w:rsid w:val="00944A51"/>
    <w:rsid w:val="009474F9"/>
    <w:rsid w:val="00950493"/>
    <w:rsid w:val="00951084"/>
    <w:rsid w:val="009529A9"/>
    <w:rsid w:val="009534CD"/>
    <w:rsid w:val="00953A3B"/>
    <w:rsid w:val="009556F1"/>
    <w:rsid w:val="00955FD3"/>
    <w:rsid w:val="00956561"/>
    <w:rsid w:val="00956D04"/>
    <w:rsid w:val="00961632"/>
    <w:rsid w:val="00962FA0"/>
    <w:rsid w:val="0096712B"/>
    <w:rsid w:val="00967DCC"/>
    <w:rsid w:val="00970B99"/>
    <w:rsid w:val="00970FD8"/>
    <w:rsid w:val="00972655"/>
    <w:rsid w:val="009750DF"/>
    <w:rsid w:val="009755D7"/>
    <w:rsid w:val="00977A52"/>
    <w:rsid w:val="00977F29"/>
    <w:rsid w:val="00980387"/>
    <w:rsid w:val="00984314"/>
    <w:rsid w:val="00985467"/>
    <w:rsid w:val="00985F8E"/>
    <w:rsid w:val="0099055B"/>
    <w:rsid w:val="00991959"/>
    <w:rsid w:val="009925CF"/>
    <w:rsid w:val="00995CA4"/>
    <w:rsid w:val="00996040"/>
    <w:rsid w:val="00997C21"/>
    <w:rsid w:val="009A0F17"/>
    <w:rsid w:val="009A1250"/>
    <w:rsid w:val="009A1AEA"/>
    <w:rsid w:val="009A1F70"/>
    <w:rsid w:val="009A21EE"/>
    <w:rsid w:val="009A3AA9"/>
    <w:rsid w:val="009A6DD5"/>
    <w:rsid w:val="009A72AD"/>
    <w:rsid w:val="009B0E79"/>
    <w:rsid w:val="009B572A"/>
    <w:rsid w:val="009B7B01"/>
    <w:rsid w:val="009C0A33"/>
    <w:rsid w:val="009C52D0"/>
    <w:rsid w:val="009C561A"/>
    <w:rsid w:val="009C574D"/>
    <w:rsid w:val="009C59DA"/>
    <w:rsid w:val="009C7AE0"/>
    <w:rsid w:val="009C7FEF"/>
    <w:rsid w:val="009D01D5"/>
    <w:rsid w:val="009D1066"/>
    <w:rsid w:val="009D1995"/>
    <w:rsid w:val="009E153A"/>
    <w:rsid w:val="009E2ADA"/>
    <w:rsid w:val="009E2B11"/>
    <w:rsid w:val="009E3F7B"/>
    <w:rsid w:val="009E5474"/>
    <w:rsid w:val="009F08BA"/>
    <w:rsid w:val="009F162D"/>
    <w:rsid w:val="009F16F1"/>
    <w:rsid w:val="009F2924"/>
    <w:rsid w:val="009F4747"/>
    <w:rsid w:val="009F549C"/>
    <w:rsid w:val="009F58B5"/>
    <w:rsid w:val="009F5DD3"/>
    <w:rsid w:val="009F7544"/>
    <w:rsid w:val="00A01C6D"/>
    <w:rsid w:val="00A03C3D"/>
    <w:rsid w:val="00A03DDE"/>
    <w:rsid w:val="00A12EE9"/>
    <w:rsid w:val="00A13F49"/>
    <w:rsid w:val="00A14F90"/>
    <w:rsid w:val="00A150BA"/>
    <w:rsid w:val="00A16C30"/>
    <w:rsid w:val="00A175DE"/>
    <w:rsid w:val="00A17C3E"/>
    <w:rsid w:val="00A2098A"/>
    <w:rsid w:val="00A20CFF"/>
    <w:rsid w:val="00A22EF7"/>
    <w:rsid w:val="00A251F7"/>
    <w:rsid w:val="00A2553C"/>
    <w:rsid w:val="00A267EE"/>
    <w:rsid w:val="00A27F4F"/>
    <w:rsid w:val="00A27F54"/>
    <w:rsid w:val="00A32079"/>
    <w:rsid w:val="00A33BC6"/>
    <w:rsid w:val="00A3719D"/>
    <w:rsid w:val="00A40C4C"/>
    <w:rsid w:val="00A42540"/>
    <w:rsid w:val="00A42B1B"/>
    <w:rsid w:val="00A46198"/>
    <w:rsid w:val="00A47C5A"/>
    <w:rsid w:val="00A50DBE"/>
    <w:rsid w:val="00A511AC"/>
    <w:rsid w:val="00A52DC7"/>
    <w:rsid w:val="00A55F8D"/>
    <w:rsid w:val="00A57187"/>
    <w:rsid w:val="00A617F7"/>
    <w:rsid w:val="00A61F28"/>
    <w:rsid w:val="00A62D10"/>
    <w:rsid w:val="00A6433C"/>
    <w:rsid w:val="00A64B86"/>
    <w:rsid w:val="00A67299"/>
    <w:rsid w:val="00A67497"/>
    <w:rsid w:val="00A6761C"/>
    <w:rsid w:val="00A7030D"/>
    <w:rsid w:val="00A70622"/>
    <w:rsid w:val="00A70677"/>
    <w:rsid w:val="00A7131D"/>
    <w:rsid w:val="00A72A53"/>
    <w:rsid w:val="00A72EF1"/>
    <w:rsid w:val="00A74192"/>
    <w:rsid w:val="00A76052"/>
    <w:rsid w:val="00A80627"/>
    <w:rsid w:val="00A833A5"/>
    <w:rsid w:val="00A839AC"/>
    <w:rsid w:val="00A87C39"/>
    <w:rsid w:val="00A87C71"/>
    <w:rsid w:val="00A87FA4"/>
    <w:rsid w:val="00A901D4"/>
    <w:rsid w:val="00A924B4"/>
    <w:rsid w:val="00A931C2"/>
    <w:rsid w:val="00A9543C"/>
    <w:rsid w:val="00A96967"/>
    <w:rsid w:val="00A9795B"/>
    <w:rsid w:val="00AA1195"/>
    <w:rsid w:val="00AA1BDD"/>
    <w:rsid w:val="00AB1B1F"/>
    <w:rsid w:val="00AB1BBD"/>
    <w:rsid w:val="00AB2A8E"/>
    <w:rsid w:val="00AB513C"/>
    <w:rsid w:val="00AB5C98"/>
    <w:rsid w:val="00AB6039"/>
    <w:rsid w:val="00AB6DB0"/>
    <w:rsid w:val="00AC00F3"/>
    <w:rsid w:val="00AC4B4D"/>
    <w:rsid w:val="00AC4C82"/>
    <w:rsid w:val="00AC5CA5"/>
    <w:rsid w:val="00AC6C27"/>
    <w:rsid w:val="00AC77C2"/>
    <w:rsid w:val="00AD49A0"/>
    <w:rsid w:val="00AD51DD"/>
    <w:rsid w:val="00AD60CD"/>
    <w:rsid w:val="00AE0124"/>
    <w:rsid w:val="00AE1055"/>
    <w:rsid w:val="00AE31FB"/>
    <w:rsid w:val="00AE3F5E"/>
    <w:rsid w:val="00AE4A65"/>
    <w:rsid w:val="00AE6BF1"/>
    <w:rsid w:val="00AE7CF6"/>
    <w:rsid w:val="00AF1269"/>
    <w:rsid w:val="00AF378D"/>
    <w:rsid w:val="00AF678F"/>
    <w:rsid w:val="00B03DA4"/>
    <w:rsid w:val="00B05AEB"/>
    <w:rsid w:val="00B05B74"/>
    <w:rsid w:val="00B14A3E"/>
    <w:rsid w:val="00B15225"/>
    <w:rsid w:val="00B15378"/>
    <w:rsid w:val="00B16BAA"/>
    <w:rsid w:val="00B17AB1"/>
    <w:rsid w:val="00B21854"/>
    <w:rsid w:val="00B218AF"/>
    <w:rsid w:val="00B21C80"/>
    <w:rsid w:val="00B23A8B"/>
    <w:rsid w:val="00B25761"/>
    <w:rsid w:val="00B26544"/>
    <w:rsid w:val="00B268FC"/>
    <w:rsid w:val="00B275CA"/>
    <w:rsid w:val="00B30E34"/>
    <w:rsid w:val="00B30FCB"/>
    <w:rsid w:val="00B31364"/>
    <w:rsid w:val="00B31605"/>
    <w:rsid w:val="00B33403"/>
    <w:rsid w:val="00B33A49"/>
    <w:rsid w:val="00B34934"/>
    <w:rsid w:val="00B350B6"/>
    <w:rsid w:val="00B37688"/>
    <w:rsid w:val="00B42E1B"/>
    <w:rsid w:val="00B43C29"/>
    <w:rsid w:val="00B44379"/>
    <w:rsid w:val="00B447E2"/>
    <w:rsid w:val="00B44E85"/>
    <w:rsid w:val="00B44F32"/>
    <w:rsid w:val="00B45AB8"/>
    <w:rsid w:val="00B45D56"/>
    <w:rsid w:val="00B4727E"/>
    <w:rsid w:val="00B52487"/>
    <w:rsid w:val="00B537DA"/>
    <w:rsid w:val="00B54583"/>
    <w:rsid w:val="00B60A11"/>
    <w:rsid w:val="00B61EAA"/>
    <w:rsid w:val="00B62217"/>
    <w:rsid w:val="00B62A27"/>
    <w:rsid w:val="00B63E4A"/>
    <w:rsid w:val="00B64F14"/>
    <w:rsid w:val="00B676FB"/>
    <w:rsid w:val="00B72559"/>
    <w:rsid w:val="00B75713"/>
    <w:rsid w:val="00B75C22"/>
    <w:rsid w:val="00B75C43"/>
    <w:rsid w:val="00B761A2"/>
    <w:rsid w:val="00B772A6"/>
    <w:rsid w:val="00B87050"/>
    <w:rsid w:val="00B90449"/>
    <w:rsid w:val="00B9418E"/>
    <w:rsid w:val="00B94D19"/>
    <w:rsid w:val="00B9691B"/>
    <w:rsid w:val="00B973FF"/>
    <w:rsid w:val="00BA04A9"/>
    <w:rsid w:val="00BA49F6"/>
    <w:rsid w:val="00BA5A8F"/>
    <w:rsid w:val="00BA739B"/>
    <w:rsid w:val="00BA7F42"/>
    <w:rsid w:val="00BB12A8"/>
    <w:rsid w:val="00BB1532"/>
    <w:rsid w:val="00BB155C"/>
    <w:rsid w:val="00BB1CF7"/>
    <w:rsid w:val="00BB363E"/>
    <w:rsid w:val="00BB430C"/>
    <w:rsid w:val="00BB45E8"/>
    <w:rsid w:val="00BB5D0D"/>
    <w:rsid w:val="00BB7F16"/>
    <w:rsid w:val="00BC2573"/>
    <w:rsid w:val="00BC3E70"/>
    <w:rsid w:val="00BC6D78"/>
    <w:rsid w:val="00BC7C22"/>
    <w:rsid w:val="00BD0C70"/>
    <w:rsid w:val="00BD0CBD"/>
    <w:rsid w:val="00BD14ED"/>
    <w:rsid w:val="00BD25BA"/>
    <w:rsid w:val="00BD61C4"/>
    <w:rsid w:val="00BD6A69"/>
    <w:rsid w:val="00BE013B"/>
    <w:rsid w:val="00BE04CD"/>
    <w:rsid w:val="00BE2449"/>
    <w:rsid w:val="00BE5F42"/>
    <w:rsid w:val="00BE778B"/>
    <w:rsid w:val="00BE7E60"/>
    <w:rsid w:val="00BF2339"/>
    <w:rsid w:val="00BF586C"/>
    <w:rsid w:val="00BF7E47"/>
    <w:rsid w:val="00C00279"/>
    <w:rsid w:val="00C009BA"/>
    <w:rsid w:val="00C00DAC"/>
    <w:rsid w:val="00C01EF9"/>
    <w:rsid w:val="00C02C4C"/>
    <w:rsid w:val="00C045FE"/>
    <w:rsid w:val="00C04F50"/>
    <w:rsid w:val="00C05BEB"/>
    <w:rsid w:val="00C05FBE"/>
    <w:rsid w:val="00C072E7"/>
    <w:rsid w:val="00C107CF"/>
    <w:rsid w:val="00C11680"/>
    <w:rsid w:val="00C11F3A"/>
    <w:rsid w:val="00C14549"/>
    <w:rsid w:val="00C15A0C"/>
    <w:rsid w:val="00C20434"/>
    <w:rsid w:val="00C224E5"/>
    <w:rsid w:val="00C23188"/>
    <w:rsid w:val="00C236ED"/>
    <w:rsid w:val="00C23D5E"/>
    <w:rsid w:val="00C24994"/>
    <w:rsid w:val="00C24A8E"/>
    <w:rsid w:val="00C30BE1"/>
    <w:rsid w:val="00C30F26"/>
    <w:rsid w:val="00C3152B"/>
    <w:rsid w:val="00C33696"/>
    <w:rsid w:val="00C3419B"/>
    <w:rsid w:val="00C40630"/>
    <w:rsid w:val="00C41788"/>
    <w:rsid w:val="00C424EC"/>
    <w:rsid w:val="00C43B71"/>
    <w:rsid w:val="00C44DF5"/>
    <w:rsid w:val="00C46736"/>
    <w:rsid w:val="00C4728A"/>
    <w:rsid w:val="00C568F3"/>
    <w:rsid w:val="00C56B4A"/>
    <w:rsid w:val="00C609D1"/>
    <w:rsid w:val="00C61588"/>
    <w:rsid w:val="00C61F1A"/>
    <w:rsid w:val="00C661BF"/>
    <w:rsid w:val="00C675F7"/>
    <w:rsid w:val="00C70068"/>
    <w:rsid w:val="00C70A4B"/>
    <w:rsid w:val="00C719E7"/>
    <w:rsid w:val="00C71E32"/>
    <w:rsid w:val="00C735D6"/>
    <w:rsid w:val="00C81AC0"/>
    <w:rsid w:val="00C82C65"/>
    <w:rsid w:val="00C86EAB"/>
    <w:rsid w:val="00C90B57"/>
    <w:rsid w:val="00C9159A"/>
    <w:rsid w:val="00C94322"/>
    <w:rsid w:val="00C94FB0"/>
    <w:rsid w:val="00CA001A"/>
    <w:rsid w:val="00CA0C46"/>
    <w:rsid w:val="00CA1874"/>
    <w:rsid w:val="00CA19CF"/>
    <w:rsid w:val="00CA6204"/>
    <w:rsid w:val="00CA6394"/>
    <w:rsid w:val="00CB136A"/>
    <w:rsid w:val="00CB1D2A"/>
    <w:rsid w:val="00CB2292"/>
    <w:rsid w:val="00CB31EA"/>
    <w:rsid w:val="00CB3D81"/>
    <w:rsid w:val="00CB6996"/>
    <w:rsid w:val="00CB6C5C"/>
    <w:rsid w:val="00CB75DA"/>
    <w:rsid w:val="00CC1004"/>
    <w:rsid w:val="00CC27DA"/>
    <w:rsid w:val="00CC3224"/>
    <w:rsid w:val="00CC4A3D"/>
    <w:rsid w:val="00CC53DA"/>
    <w:rsid w:val="00CD3543"/>
    <w:rsid w:val="00CD5D69"/>
    <w:rsid w:val="00CD621D"/>
    <w:rsid w:val="00CD6C14"/>
    <w:rsid w:val="00CD7433"/>
    <w:rsid w:val="00CE1987"/>
    <w:rsid w:val="00CE1A50"/>
    <w:rsid w:val="00CE5FAA"/>
    <w:rsid w:val="00CE7E82"/>
    <w:rsid w:val="00CF0B73"/>
    <w:rsid w:val="00CF10FF"/>
    <w:rsid w:val="00CF1B21"/>
    <w:rsid w:val="00CF36D3"/>
    <w:rsid w:val="00CF4A9B"/>
    <w:rsid w:val="00CF7D46"/>
    <w:rsid w:val="00D005E6"/>
    <w:rsid w:val="00D025F6"/>
    <w:rsid w:val="00D05DE2"/>
    <w:rsid w:val="00D14CFD"/>
    <w:rsid w:val="00D17732"/>
    <w:rsid w:val="00D205FE"/>
    <w:rsid w:val="00D22E35"/>
    <w:rsid w:val="00D24581"/>
    <w:rsid w:val="00D26050"/>
    <w:rsid w:val="00D26166"/>
    <w:rsid w:val="00D272F1"/>
    <w:rsid w:val="00D27F96"/>
    <w:rsid w:val="00D334B6"/>
    <w:rsid w:val="00D339F9"/>
    <w:rsid w:val="00D34592"/>
    <w:rsid w:val="00D360BA"/>
    <w:rsid w:val="00D365C8"/>
    <w:rsid w:val="00D36622"/>
    <w:rsid w:val="00D40C3B"/>
    <w:rsid w:val="00D40E7C"/>
    <w:rsid w:val="00D42D79"/>
    <w:rsid w:val="00D469DC"/>
    <w:rsid w:val="00D46F0B"/>
    <w:rsid w:val="00D54226"/>
    <w:rsid w:val="00D5505B"/>
    <w:rsid w:val="00D5613E"/>
    <w:rsid w:val="00D6109B"/>
    <w:rsid w:val="00D61752"/>
    <w:rsid w:val="00D62D2A"/>
    <w:rsid w:val="00D651AC"/>
    <w:rsid w:val="00D65BA3"/>
    <w:rsid w:val="00D6703C"/>
    <w:rsid w:val="00D670FB"/>
    <w:rsid w:val="00D67D03"/>
    <w:rsid w:val="00D7112D"/>
    <w:rsid w:val="00D75582"/>
    <w:rsid w:val="00D86D13"/>
    <w:rsid w:val="00D903E3"/>
    <w:rsid w:val="00D953F9"/>
    <w:rsid w:val="00D9628B"/>
    <w:rsid w:val="00D974C3"/>
    <w:rsid w:val="00D97AAE"/>
    <w:rsid w:val="00DA1654"/>
    <w:rsid w:val="00DA18BC"/>
    <w:rsid w:val="00DA3DA5"/>
    <w:rsid w:val="00DB0C69"/>
    <w:rsid w:val="00DB2C81"/>
    <w:rsid w:val="00DB323F"/>
    <w:rsid w:val="00DB4B63"/>
    <w:rsid w:val="00DB4F0F"/>
    <w:rsid w:val="00DB64CB"/>
    <w:rsid w:val="00DB66E3"/>
    <w:rsid w:val="00DB6DEB"/>
    <w:rsid w:val="00DB6FAA"/>
    <w:rsid w:val="00DB7546"/>
    <w:rsid w:val="00DC0126"/>
    <w:rsid w:val="00DC236E"/>
    <w:rsid w:val="00DC2B78"/>
    <w:rsid w:val="00DC5152"/>
    <w:rsid w:val="00DC5311"/>
    <w:rsid w:val="00DC5F51"/>
    <w:rsid w:val="00DC70D5"/>
    <w:rsid w:val="00DC7516"/>
    <w:rsid w:val="00DC76C3"/>
    <w:rsid w:val="00DD04C8"/>
    <w:rsid w:val="00DD09DC"/>
    <w:rsid w:val="00DD0D9A"/>
    <w:rsid w:val="00DD125A"/>
    <w:rsid w:val="00DD2856"/>
    <w:rsid w:val="00DD30A0"/>
    <w:rsid w:val="00DD4131"/>
    <w:rsid w:val="00DD51A0"/>
    <w:rsid w:val="00DF3EEA"/>
    <w:rsid w:val="00DF46A6"/>
    <w:rsid w:val="00DF6DAD"/>
    <w:rsid w:val="00E00061"/>
    <w:rsid w:val="00E0192F"/>
    <w:rsid w:val="00E05A48"/>
    <w:rsid w:val="00E06A01"/>
    <w:rsid w:val="00E10F59"/>
    <w:rsid w:val="00E14C37"/>
    <w:rsid w:val="00E16FBC"/>
    <w:rsid w:val="00E20017"/>
    <w:rsid w:val="00E230ED"/>
    <w:rsid w:val="00E232A2"/>
    <w:rsid w:val="00E23FAB"/>
    <w:rsid w:val="00E24036"/>
    <w:rsid w:val="00E24FDA"/>
    <w:rsid w:val="00E25BD0"/>
    <w:rsid w:val="00E27C70"/>
    <w:rsid w:val="00E31F30"/>
    <w:rsid w:val="00E32907"/>
    <w:rsid w:val="00E3290A"/>
    <w:rsid w:val="00E32E2E"/>
    <w:rsid w:val="00E34F35"/>
    <w:rsid w:val="00E3517A"/>
    <w:rsid w:val="00E36474"/>
    <w:rsid w:val="00E41011"/>
    <w:rsid w:val="00E4259E"/>
    <w:rsid w:val="00E43C72"/>
    <w:rsid w:val="00E463A1"/>
    <w:rsid w:val="00E50148"/>
    <w:rsid w:val="00E50680"/>
    <w:rsid w:val="00E51508"/>
    <w:rsid w:val="00E51E68"/>
    <w:rsid w:val="00E52CF4"/>
    <w:rsid w:val="00E537B5"/>
    <w:rsid w:val="00E55060"/>
    <w:rsid w:val="00E55C0E"/>
    <w:rsid w:val="00E6232D"/>
    <w:rsid w:val="00E64DE1"/>
    <w:rsid w:val="00E65A6A"/>
    <w:rsid w:val="00E660DD"/>
    <w:rsid w:val="00E67538"/>
    <w:rsid w:val="00E70013"/>
    <w:rsid w:val="00E710F2"/>
    <w:rsid w:val="00E76976"/>
    <w:rsid w:val="00E80034"/>
    <w:rsid w:val="00E807EF"/>
    <w:rsid w:val="00E83B5A"/>
    <w:rsid w:val="00E8462E"/>
    <w:rsid w:val="00E86C16"/>
    <w:rsid w:val="00E87801"/>
    <w:rsid w:val="00E90488"/>
    <w:rsid w:val="00E90713"/>
    <w:rsid w:val="00E90E41"/>
    <w:rsid w:val="00E970E1"/>
    <w:rsid w:val="00EA158B"/>
    <w:rsid w:val="00EA222D"/>
    <w:rsid w:val="00EA4207"/>
    <w:rsid w:val="00EA4462"/>
    <w:rsid w:val="00EA5205"/>
    <w:rsid w:val="00EA756A"/>
    <w:rsid w:val="00EA7909"/>
    <w:rsid w:val="00EB0283"/>
    <w:rsid w:val="00EB1C19"/>
    <w:rsid w:val="00EB297F"/>
    <w:rsid w:val="00EB33A2"/>
    <w:rsid w:val="00EB7279"/>
    <w:rsid w:val="00EC1964"/>
    <w:rsid w:val="00EC252A"/>
    <w:rsid w:val="00EC5CE7"/>
    <w:rsid w:val="00EC5D82"/>
    <w:rsid w:val="00EC71E3"/>
    <w:rsid w:val="00EC7B6C"/>
    <w:rsid w:val="00EC7E2D"/>
    <w:rsid w:val="00ED010E"/>
    <w:rsid w:val="00ED1180"/>
    <w:rsid w:val="00ED2040"/>
    <w:rsid w:val="00ED23A3"/>
    <w:rsid w:val="00ED29B0"/>
    <w:rsid w:val="00ED67CC"/>
    <w:rsid w:val="00ED729D"/>
    <w:rsid w:val="00EE0159"/>
    <w:rsid w:val="00EE105E"/>
    <w:rsid w:val="00EE19FD"/>
    <w:rsid w:val="00EE21DC"/>
    <w:rsid w:val="00EE3D6E"/>
    <w:rsid w:val="00EE662F"/>
    <w:rsid w:val="00EE73D8"/>
    <w:rsid w:val="00EF1667"/>
    <w:rsid w:val="00EF29E4"/>
    <w:rsid w:val="00EF4CB1"/>
    <w:rsid w:val="00EF6DFC"/>
    <w:rsid w:val="00EF780E"/>
    <w:rsid w:val="00EF7E46"/>
    <w:rsid w:val="00F0093B"/>
    <w:rsid w:val="00F0470E"/>
    <w:rsid w:val="00F114C2"/>
    <w:rsid w:val="00F13C8C"/>
    <w:rsid w:val="00F20C4E"/>
    <w:rsid w:val="00F23819"/>
    <w:rsid w:val="00F23B31"/>
    <w:rsid w:val="00F26228"/>
    <w:rsid w:val="00F311DF"/>
    <w:rsid w:val="00F32D6F"/>
    <w:rsid w:val="00F33C28"/>
    <w:rsid w:val="00F35971"/>
    <w:rsid w:val="00F373C4"/>
    <w:rsid w:val="00F37DB4"/>
    <w:rsid w:val="00F41773"/>
    <w:rsid w:val="00F42749"/>
    <w:rsid w:val="00F42C72"/>
    <w:rsid w:val="00F43DA3"/>
    <w:rsid w:val="00F445CE"/>
    <w:rsid w:val="00F44E36"/>
    <w:rsid w:val="00F50C1C"/>
    <w:rsid w:val="00F520C9"/>
    <w:rsid w:val="00F52BED"/>
    <w:rsid w:val="00F542B7"/>
    <w:rsid w:val="00F543EA"/>
    <w:rsid w:val="00F54C21"/>
    <w:rsid w:val="00F54F40"/>
    <w:rsid w:val="00F55F85"/>
    <w:rsid w:val="00F56570"/>
    <w:rsid w:val="00F60D4A"/>
    <w:rsid w:val="00F61609"/>
    <w:rsid w:val="00F6259A"/>
    <w:rsid w:val="00F64A35"/>
    <w:rsid w:val="00F66233"/>
    <w:rsid w:val="00F663E5"/>
    <w:rsid w:val="00F66887"/>
    <w:rsid w:val="00F70443"/>
    <w:rsid w:val="00F72CDB"/>
    <w:rsid w:val="00F76298"/>
    <w:rsid w:val="00F7746C"/>
    <w:rsid w:val="00F817D3"/>
    <w:rsid w:val="00F81FC4"/>
    <w:rsid w:val="00F8257F"/>
    <w:rsid w:val="00F8327D"/>
    <w:rsid w:val="00F86401"/>
    <w:rsid w:val="00F87781"/>
    <w:rsid w:val="00F90A53"/>
    <w:rsid w:val="00F92925"/>
    <w:rsid w:val="00F92A0D"/>
    <w:rsid w:val="00F930C4"/>
    <w:rsid w:val="00F94565"/>
    <w:rsid w:val="00F956F5"/>
    <w:rsid w:val="00F95E2D"/>
    <w:rsid w:val="00F95E57"/>
    <w:rsid w:val="00F961D2"/>
    <w:rsid w:val="00F97343"/>
    <w:rsid w:val="00FA0CB4"/>
    <w:rsid w:val="00FA1F8C"/>
    <w:rsid w:val="00FA2F47"/>
    <w:rsid w:val="00FA4AC2"/>
    <w:rsid w:val="00FA63E6"/>
    <w:rsid w:val="00FA66E9"/>
    <w:rsid w:val="00FA738A"/>
    <w:rsid w:val="00FB013B"/>
    <w:rsid w:val="00FB3A47"/>
    <w:rsid w:val="00FB479B"/>
    <w:rsid w:val="00FB5151"/>
    <w:rsid w:val="00FB6BD9"/>
    <w:rsid w:val="00FB754B"/>
    <w:rsid w:val="00FC18EF"/>
    <w:rsid w:val="00FC388E"/>
    <w:rsid w:val="00FC4715"/>
    <w:rsid w:val="00FC55A7"/>
    <w:rsid w:val="00FD2BD8"/>
    <w:rsid w:val="00FD3BD8"/>
    <w:rsid w:val="00FD4C42"/>
    <w:rsid w:val="00FD5112"/>
    <w:rsid w:val="00FD6478"/>
    <w:rsid w:val="00FD749F"/>
    <w:rsid w:val="00FD7FE1"/>
    <w:rsid w:val="00FE0E4A"/>
    <w:rsid w:val="00FE29C5"/>
    <w:rsid w:val="00FE3A14"/>
    <w:rsid w:val="00FE7BA7"/>
    <w:rsid w:val="00FF1DF3"/>
    <w:rsid w:val="01A4FDB3"/>
    <w:rsid w:val="01EBD395"/>
    <w:rsid w:val="01F5FB31"/>
    <w:rsid w:val="0315EE15"/>
    <w:rsid w:val="0369E866"/>
    <w:rsid w:val="06393B43"/>
    <w:rsid w:val="07B3B9D6"/>
    <w:rsid w:val="098C08F6"/>
    <w:rsid w:val="0AF9D050"/>
    <w:rsid w:val="0B816A9E"/>
    <w:rsid w:val="0CE4010B"/>
    <w:rsid w:val="0D2A76DC"/>
    <w:rsid w:val="0D44BCBE"/>
    <w:rsid w:val="0D5481E0"/>
    <w:rsid w:val="102DDBB5"/>
    <w:rsid w:val="112AA3AB"/>
    <w:rsid w:val="1286AAD3"/>
    <w:rsid w:val="1452C796"/>
    <w:rsid w:val="1501F3BD"/>
    <w:rsid w:val="1591F50D"/>
    <w:rsid w:val="1705D118"/>
    <w:rsid w:val="1A805028"/>
    <w:rsid w:val="1E8B5608"/>
    <w:rsid w:val="1F116017"/>
    <w:rsid w:val="1FA46AEB"/>
    <w:rsid w:val="201A06FF"/>
    <w:rsid w:val="2023700D"/>
    <w:rsid w:val="220381DB"/>
    <w:rsid w:val="232B9B18"/>
    <w:rsid w:val="25A6C650"/>
    <w:rsid w:val="27940E7A"/>
    <w:rsid w:val="29120CCA"/>
    <w:rsid w:val="2C73E1AD"/>
    <w:rsid w:val="2D9AF47E"/>
    <w:rsid w:val="2EDB16AA"/>
    <w:rsid w:val="2FFC2CAF"/>
    <w:rsid w:val="3289DC50"/>
    <w:rsid w:val="3318B89C"/>
    <w:rsid w:val="375BE3F7"/>
    <w:rsid w:val="3802DD80"/>
    <w:rsid w:val="38142F54"/>
    <w:rsid w:val="3938392B"/>
    <w:rsid w:val="3B2728A1"/>
    <w:rsid w:val="3B84D20F"/>
    <w:rsid w:val="3BCDFE17"/>
    <w:rsid w:val="3C960F24"/>
    <w:rsid w:val="3F7D7BAE"/>
    <w:rsid w:val="3F9ECB93"/>
    <w:rsid w:val="4141DFA4"/>
    <w:rsid w:val="429FA0CE"/>
    <w:rsid w:val="463BE3F9"/>
    <w:rsid w:val="46A848BE"/>
    <w:rsid w:val="4DA24106"/>
    <w:rsid w:val="4E0C5EFE"/>
    <w:rsid w:val="523FBB6D"/>
    <w:rsid w:val="52D89755"/>
    <w:rsid w:val="5363E47B"/>
    <w:rsid w:val="5809B366"/>
    <w:rsid w:val="58B965C7"/>
    <w:rsid w:val="59C74639"/>
    <w:rsid w:val="5A8DC982"/>
    <w:rsid w:val="5AAC88D5"/>
    <w:rsid w:val="5B0FCEFE"/>
    <w:rsid w:val="5BEFA4C1"/>
    <w:rsid w:val="5D0604C6"/>
    <w:rsid w:val="5D9A085F"/>
    <w:rsid w:val="5F7140E2"/>
    <w:rsid w:val="63BAEE27"/>
    <w:rsid w:val="662BFC58"/>
    <w:rsid w:val="66330440"/>
    <w:rsid w:val="6AC7057E"/>
    <w:rsid w:val="6B9F5E86"/>
    <w:rsid w:val="6BC75432"/>
    <w:rsid w:val="6C168FCE"/>
    <w:rsid w:val="6EA17990"/>
    <w:rsid w:val="6FDB9655"/>
    <w:rsid w:val="70011DBA"/>
    <w:rsid w:val="727762C6"/>
    <w:rsid w:val="72B0CE64"/>
    <w:rsid w:val="72B6C0BA"/>
    <w:rsid w:val="742513CE"/>
    <w:rsid w:val="76F9992C"/>
    <w:rsid w:val="7ADC9630"/>
    <w:rsid w:val="7F7F24FA"/>
    <w:rsid w:val="7FB86965"/>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75C4EA"/>
  <w15:chartTrackingRefBased/>
  <w15:docId w15:val="{03F7E70B-BE32-4570-9773-E0A5A297A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unhideWhenUsed="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unhideWhenUsed="1"/>
    <w:lsdException w:name="FollowedHyperlink" w:semiHidden="1"/>
    <w:lsdException w:name="Strong" w:uiPriority="22"/>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latentStyles>
  <w:style w:type="paragraph" w:default="1" w:styleId="Normal">
    <w:name w:val="Normal"/>
    <w:qFormat/>
    <w:rsid w:val="00D360BA"/>
    <w:pPr>
      <w:spacing w:line="278" w:lineRule="auto"/>
    </w:pPr>
    <w:rPr>
      <w:rFonts w:eastAsiaTheme="minorEastAsia"/>
      <w:kern w:val="2"/>
      <w:sz w:val="24"/>
      <w:szCs w:val="24"/>
      <w:lang w:val="en-US"/>
      <w14:ligatures w14:val="standardContextual"/>
    </w:rPr>
  </w:style>
  <w:style w:type="paragraph" w:styleId="Heading1">
    <w:name w:val="heading 1"/>
    <w:basedOn w:val="Normal"/>
    <w:next w:val="Normal"/>
    <w:link w:val="Heading1Char"/>
    <w:rsid w:val="006E4B28"/>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2137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372D"/>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1372D"/>
    <w:pPr>
      <w:keepNext/>
      <w:keepLines/>
      <w:spacing w:before="240" w:after="40"/>
      <w:outlineLvl w:val="3"/>
    </w:pPr>
    <w:rPr>
      <w:b/>
    </w:rPr>
  </w:style>
  <w:style w:type="paragraph" w:styleId="Heading5">
    <w:name w:val="heading 5"/>
    <w:basedOn w:val="Normal"/>
    <w:next w:val="Normal"/>
    <w:link w:val="Heading5Char"/>
    <w:uiPriority w:val="9"/>
    <w:unhideWhenUsed/>
    <w:qFormat/>
    <w:rsid w:val="0021372D"/>
    <w:pPr>
      <w:keepNext/>
      <w:keepLines/>
      <w:spacing w:before="220" w:after="40"/>
      <w:outlineLvl w:val="4"/>
    </w:pPr>
    <w:rPr>
      <w:b/>
    </w:rPr>
  </w:style>
  <w:style w:type="paragraph" w:styleId="Heading6">
    <w:name w:val="heading 6"/>
    <w:basedOn w:val="Normal"/>
    <w:next w:val="Normal"/>
    <w:link w:val="Heading6Char"/>
    <w:uiPriority w:val="9"/>
    <w:unhideWhenUsed/>
    <w:qFormat/>
    <w:rsid w:val="0021372D"/>
    <w:pPr>
      <w:keepNext/>
      <w:keepLines/>
      <w:spacing w:before="200" w:after="40"/>
      <w:outlineLvl w:val="5"/>
    </w:pPr>
    <w:rPr>
      <w:b/>
      <w:sz w:val="20"/>
      <w:szCs w:val="20"/>
    </w:rPr>
  </w:style>
  <w:style w:type="paragraph" w:styleId="Heading7">
    <w:name w:val="heading 7"/>
    <w:basedOn w:val="Normal"/>
    <w:next w:val="Normal"/>
    <w:link w:val="Heading7Char"/>
    <w:uiPriority w:val="9"/>
    <w:unhideWhenUsed/>
    <w:rsid w:val="006E4A3B"/>
    <w:pPr>
      <w:keepNext/>
      <w:keepLines/>
      <w:spacing w:before="240" w:after="240"/>
      <w:outlineLvl w:val="6"/>
    </w:pPr>
    <w:rPr>
      <w:rFonts w:eastAsiaTheme="majorEastAsia" w:cstheme="majorBidi"/>
      <w:iCs/>
    </w:rPr>
  </w:style>
  <w:style w:type="paragraph" w:styleId="Heading8">
    <w:name w:val="heading 8"/>
    <w:basedOn w:val="Normal"/>
    <w:next w:val="Normal"/>
    <w:link w:val="Heading8Char"/>
    <w:uiPriority w:val="9"/>
    <w:unhideWhenUsed/>
    <w:rsid w:val="006E4A3B"/>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6E4A3B"/>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E4B28"/>
    <w:rPr>
      <w:rFonts w:ascii="Arial" w:eastAsia="Arial" w:hAnsi="Arial" w:cs="Arial"/>
      <w:sz w:val="40"/>
      <w:szCs w:val="40"/>
      <w:lang w:val="en-US"/>
    </w:rPr>
  </w:style>
  <w:style w:type="character" w:customStyle="1" w:styleId="Heading2Char">
    <w:name w:val="Heading 2 Char"/>
    <w:basedOn w:val="DefaultParagraphFont"/>
    <w:link w:val="Heading2"/>
    <w:uiPriority w:val="9"/>
    <w:rsid w:val="0021372D"/>
    <w:rPr>
      <w:rFonts w:asciiTheme="majorHAnsi" w:eastAsiaTheme="majorEastAsia" w:hAnsiTheme="majorHAnsi" w:cstheme="majorBidi"/>
      <w:noProof/>
      <w:color w:val="2F5496" w:themeColor="accent1" w:themeShade="BF"/>
      <w:sz w:val="26"/>
      <w:szCs w:val="26"/>
      <w:lang w:val="en-US"/>
    </w:rPr>
  </w:style>
  <w:style w:type="character" w:customStyle="1" w:styleId="Heading3Char">
    <w:name w:val="Heading 3 Char"/>
    <w:basedOn w:val="DefaultParagraphFont"/>
    <w:link w:val="Heading3"/>
    <w:uiPriority w:val="9"/>
    <w:rsid w:val="0021372D"/>
    <w:rPr>
      <w:rFonts w:asciiTheme="majorHAnsi" w:eastAsiaTheme="majorEastAsia" w:hAnsiTheme="majorHAnsi" w:cstheme="majorBidi"/>
      <w:noProof/>
      <w:color w:val="1F3763" w:themeColor="accent1" w:themeShade="7F"/>
      <w:sz w:val="24"/>
      <w:szCs w:val="24"/>
      <w:lang w:val="en-US"/>
    </w:rPr>
  </w:style>
  <w:style w:type="character" w:customStyle="1" w:styleId="Heading4Char">
    <w:name w:val="Heading 4 Char"/>
    <w:basedOn w:val="DefaultParagraphFont"/>
    <w:link w:val="Heading4"/>
    <w:uiPriority w:val="9"/>
    <w:rsid w:val="0021372D"/>
    <w:rPr>
      <w:rFonts w:ascii="Calibri" w:eastAsia="Calibri" w:hAnsi="Calibri" w:cs="Calibri"/>
      <w:b/>
      <w:noProof/>
      <w:sz w:val="24"/>
      <w:szCs w:val="24"/>
      <w:lang w:val="en-US"/>
    </w:rPr>
  </w:style>
  <w:style w:type="character" w:customStyle="1" w:styleId="Heading5Char">
    <w:name w:val="Heading 5 Char"/>
    <w:basedOn w:val="DefaultParagraphFont"/>
    <w:link w:val="Heading5"/>
    <w:uiPriority w:val="9"/>
    <w:rsid w:val="0021372D"/>
    <w:rPr>
      <w:rFonts w:ascii="Calibri" w:eastAsia="Calibri" w:hAnsi="Calibri" w:cs="Calibri"/>
      <w:b/>
      <w:noProof/>
      <w:lang w:val="en-US"/>
    </w:rPr>
  </w:style>
  <w:style w:type="character" w:customStyle="1" w:styleId="Heading6Char">
    <w:name w:val="Heading 6 Char"/>
    <w:basedOn w:val="DefaultParagraphFont"/>
    <w:link w:val="Heading6"/>
    <w:uiPriority w:val="9"/>
    <w:rsid w:val="0021372D"/>
    <w:rPr>
      <w:rFonts w:ascii="Calibri" w:eastAsia="Calibri" w:hAnsi="Calibri" w:cs="Calibri"/>
      <w:b/>
      <w:noProof/>
      <w:sz w:val="20"/>
      <w:szCs w:val="20"/>
      <w:lang w:val="en-US"/>
    </w:rPr>
  </w:style>
  <w:style w:type="character" w:customStyle="1" w:styleId="Heading7Char">
    <w:name w:val="Heading 7 Char"/>
    <w:basedOn w:val="DefaultParagraphFont"/>
    <w:link w:val="Heading7"/>
    <w:uiPriority w:val="9"/>
    <w:rsid w:val="006E4A3B"/>
    <w:rPr>
      <w:rFonts w:eastAsiaTheme="majorEastAsia" w:cstheme="majorBidi"/>
      <w:iCs/>
      <w:sz w:val="24"/>
      <w:lang w:val="en-US"/>
    </w:rPr>
  </w:style>
  <w:style w:type="character" w:customStyle="1" w:styleId="Heading8Char">
    <w:name w:val="Heading 8 Char"/>
    <w:basedOn w:val="DefaultParagraphFont"/>
    <w:link w:val="Heading8"/>
    <w:uiPriority w:val="9"/>
    <w:rsid w:val="006E4A3B"/>
    <w:rPr>
      <w:rFonts w:eastAsiaTheme="majorEastAsia" w:cstheme="majorBidi"/>
      <w:szCs w:val="21"/>
      <w:lang w:val="en-US"/>
    </w:rPr>
  </w:style>
  <w:style w:type="character" w:customStyle="1" w:styleId="Heading9Char">
    <w:name w:val="Heading 9 Char"/>
    <w:basedOn w:val="DefaultParagraphFont"/>
    <w:link w:val="Heading9"/>
    <w:uiPriority w:val="9"/>
    <w:semiHidden/>
    <w:rsid w:val="006E4A3B"/>
    <w:rPr>
      <w:rFonts w:asciiTheme="majorHAnsi" w:eastAsiaTheme="majorEastAsia" w:hAnsiTheme="majorHAnsi" w:cstheme="majorBidi"/>
      <w:i/>
      <w:iCs/>
      <w:sz w:val="21"/>
      <w:szCs w:val="21"/>
      <w:lang w:val="en-US"/>
    </w:rPr>
  </w:style>
  <w:style w:type="character" w:customStyle="1" w:styleId="P-Bold">
    <w:name w:val="P - Bold"/>
    <w:uiPriority w:val="1"/>
    <w:qFormat/>
    <w:rsid w:val="006E4A3B"/>
    <w:rPr>
      <w:rFonts w:ascii="Arial" w:hAnsi="Arial"/>
      <w:b/>
      <w:sz w:val="22"/>
      <w:bdr w:val="none" w:sz="0" w:space="0" w:color="auto"/>
      <w:shd w:val="clear" w:color="auto" w:fill="73FDD6"/>
    </w:rPr>
  </w:style>
  <w:style w:type="paragraph" w:customStyle="1" w:styleId="P-Callout">
    <w:name w:val="P - Callout"/>
    <w:basedOn w:val="Normal"/>
    <w:next w:val="Normal"/>
    <w:qFormat/>
    <w:rsid w:val="006E4A3B"/>
    <w:pPr>
      <w:shd w:val="clear" w:color="auto" w:fill="E2EFD9" w:themeFill="accent6" w:themeFillTint="33"/>
      <w:spacing w:before="120" w:after="360"/>
      <w:mirrorIndents/>
    </w:pPr>
    <w:rPr>
      <w:rFonts w:eastAsia="Arial"/>
      <w:lang w:val="en"/>
    </w:rPr>
  </w:style>
  <w:style w:type="character" w:customStyle="1" w:styleId="P-Keyword">
    <w:name w:val="P - Keyword"/>
    <w:uiPriority w:val="1"/>
    <w:qFormat/>
    <w:rsid w:val="006E4A3B"/>
    <w:rPr>
      <w:rFonts w:ascii="Arial" w:hAnsi="Arial"/>
      <w:b/>
      <w:color w:val="auto"/>
      <w:sz w:val="22"/>
      <w:u w:val="single"/>
      <w:bdr w:val="none" w:sz="0" w:space="0" w:color="auto"/>
      <w:shd w:val="clear" w:color="auto" w:fill="FF8AD8"/>
    </w:rPr>
  </w:style>
  <w:style w:type="paragraph" w:customStyle="1" w:styleId="L-Numbers">
    <w:name w:val="L - Numbers"/>
    <w:basedOn w:val="Normal"/>
    <w:qFormat/>
    <w:rsid w:val="006E4A3B"/>
    <w:pPr>
      <w:numPr>
        <w:numId w:val="2"/>
      </w:numPr>
      <w:spacing w:before="160" w:line="300" w:lineRule="auto"/>
    </w:pPr>
    <w:rPr>
      <w:rFonts w:eastAsia="Arial"/>
      <w:lang w:val="en"/>
    </w:rPr>
  </w:style>
  <w:style w:type="paragraph" w:customStyle="1" w:styleId="L-Bullets">
    <w:name w:val="L - Bullets"/>
    <w:basedOn w:val="Normal"/>
    <w:qFormat/>
    <w:rsid w:val="006E4A3B"/>
    <w:pPr>
      <w:numPr>
        <w:numId w:val="1"/>
      </w:numPr>
      <w:spacing w:before="120" w:after="120" w:line="300" w:lineRule="auto"/>
    </w:pPr>
    <w:rPr>
      <w:rFonts w:eastAsia="Arial"/>
      <w:lang w:val="en"/>
    </w:rPr>
  </w:style>
  <w:style w:type="character" w:customStyle="1" w:styleId="P-URL">
    <w:name w:val="P - URL"/>
    <w:basedOn w:val="DefaultParagraphFont"/>
    <w:uiPriority w:val="1"/>
    <w:qFormat/>
    <w:rsid w:val="006E4A3B"/>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6E4A3B"/>
    <w:rPr>
      <w:rFonts w:ascii="Arial" w:hAnsi="Arial"/>
      <w:i/>
      <w:color w:val="auto"/>
      <w:sz w:val="22"/>
      <w:bdr w:val="none" w:sz="0" w:space="0" w:color="auto"/>
      <w:shd w:val="clear" w:color="auto" w:fill="FFFC00"/>
    </w:rPr>
  </w:style>
  <w:style w:type="character" w:customStyle="1" w:styleId="P-Code">
    <w:name w:val="P - Code"/>
    <w:uiPriority w:val="1"/>
    <w:qFormat/>
    <w:rsid w:val="006E4A3B"/>
    <w:rPr>
      <w:rFonts w:ascii="Courier" w:hAnsi="Courier"/>
      <w:sz w:val="22"/>
      <w:bdr w:val="none" w:sz="0" w:space="0" w:color="auto"/>
      <w:shd w:val="clear" w:color="auto" w:fill="D5FC79"/>
    </w:rPr>
  </w:style>
  <w:style w:type="paragraph" w:customStyle="1" w:styleId="H1-Section">
    <w:name w:val="H1 - Section"/>
    <w:basedOn w:val="Heading1"/>
    <w:next w:val="Normal"/>
    <w:qFormat/>
    <w:rsid w:val="006E4A3B"/>
    <w:pPr>
      <w:spacing w:after="160"/>
    </w:pPr>
    <w:rPr>
      <w:rFonts w:eastAsiaTheme="minorHAnsi"/>
      <w:b/>
      <w:sz w:val="36"/>
    </w:rPr>
  </w:style>
  <w:style w:type="paragraph" w:customStyle="1" w:styleId="H2-Heading">
    <w:name w:val="H2 - Heading"/>
    <w:basedOn w:val="Heading2"/>
    <w:next w:val="Normal"/>
    <w:qFormat/>
    <w:rsid w:val="006E4A3B"/>
    <w:pPr>
      <w:spacing w:before="280" w:after="160"/>
    </w:pPr>
    <w:rPr>
      <w:rFonts w:asciiTheme="minorHAnsi" w:eastAsiaTheme="minorHAnsi" w:hAnsiTheme="minorHAnsi" w:cstheme="minorBidi"/>
      <w:b/>
      <w:color w:val="auto"/>
      <w:sz w:val="28"/>
      <w:szCs w:val="32"/>
    </w:rPr>
  </w:style>
  <w:style w:type="paragraph" w:customStyle="1" w:styleId="P-CalloutHeading">
    <w:name w:val="P - Callout Heading"/>
    <w:next w:val="Normal"/>
    <w:qFormat/>
    <w:rsid w:val="006E4A3B"/>
    <w:pPr>
      <w:shd w:val="clear" w:color="auto" w:fill="C5E0B3" w:themeFill="accent6" w:themeFillTint="66"/>
      <w:spacing w:before="360"/>
      <w:mirrorIndents/>
    </w:pPr>
    <w:rPr>
      <w:rFonts w:eastAsia="Arial"/>
      <w:b/>
      <w:color w:val="434343"/>
      <w:sz w:val="24"/>
      <w:szCs w:val="28"/>
      <w:lang w:val="en"/>
    </w:rPr>
  </w:style>
  <w:style w:type="paragraph" w:customStyle="1" w:styleId="P-Regular">
    <w:name w:val="P - Regular"/>
    <w:basedOn w:val="Normal"/>
    <w:qFormat/>
    <w:rsid w:val="006E4A3B"/>
    <w:pPr>
      <w:spacing w:before="120" w:after="120"/>
    </w:pPr>
    <w:rPr>
      <w:rFonts w:eastAsia="Arial"/>
      <w:lang w:val="en"/>
    </w:rPr>
  </w:style>
  <w:style w:type="paragraph" w:customStyle="1" w:styleId="H3-Subheading">
    <w:name w:val="H3 - Subheading"/>
    <w:basedOn w:val="Heading3"/>
    <w:next w:val="Normal"/>
    <w:qFormat/>
    <w:rsid w:val="006E4A3B"/>
    <w:pPr>
      <w:keepNext w:val="0"/>
      <w:keepLines w:val="0"/>
      <w:spacing w:before="320" w:after="80"/>
      <w:mirrorIndents/>
    </w:pPr>
    <w:rPr>
      <w:rFonts w:asciiTheme="minorHAnsi" w:eastAsiaTheme="minorHAnsi" w:hAnsiTheme="minorHAnsi" w:cstheme="minorBidi"/>
      <w:b/>
      <w:color w:val="auto"/>
      <w:szCs w:val="28"/>
    </w:rPr>
  </w:style>
  <w:style w:type="paragraph" w:customStyle="1" w:styleId="IMG-Caption">
    <w:name w:val="IMG - Caption"/>
    <w:next w:val="Normal"/>
    <w:qFormat/>
    <w:rsid w:val="006E4A3B"/>
    <w:pPr>
      <w:spacing w:before="120" w:after="240"/>
      <w:jc w:val="center"/>
    </w:pPr>
    <w:rPr>
      <w:rFonts w:eastAsia="Arial"/>
      <w:b/>
      <w:color w:val="FF0000"/>
      <w:sz w:val="20"/>
      <w:lang w:val="en"/>
    </w:rPr>
  </w:style>
  <w:style w:type="paragraph" w:customStyle="1" w:styleId="SC-Heading">
    <w:name w:val="SC - Heading"/>
    <w:next w:val="H1-Section"/>
    <w:qFormat/>
    <w:rsid w:val="006E4A3B"/>
    <w:pPr>
      <w:spacing w:before="240" w:after="240"/>
    </w:pPr>
    <w:rPr>
      <w:rFonts w:eastAsiaTheme="majorEastAsia" w:cstheme="majorBidi"/>
      <w:b/>
      <w:iCs/>
      <w:color w:val="FF0000"/>
      <w:sz w:val="24"/>
      <w:lang w:val="en"/>
    </w:rPr>
  </w:style>
  <w:style w:type="paragraph" w:customStyle="1" w:styleId="SC-Link">
    <w:name w:val="SC - Link"/>
    <w:qFormat/>
    <w:rsid w:val="006E4A3B"/>
    <w:pPr>
      <w:spacing w:before="200" w:after="240"/>
    </w:pPr>
    <w:rPr>
      <w:rFonts w:eastAsiaTheme="majorEastAsia" w:cstheme="majorBidi"/>
      <w:b/>
      <w:color w:val="00B050"/>
      <w:szCs w:val="21"/>
      <w:lang w:val="en"/>
    </w:rPr>
  </w:style>
  <w:style w:type="paragraph" w:customStyle="1" w:styleId="P-Source">
    <w:name w:val="P - Source"/>
    <w:qFormat/>
    <w:rsid w:val="006E4A3B"/>
    <w:pPr>
      <w:shd w:val="solid" w:color="auto" w:fill="auto"/>
    </w:pPr>
    <w:rPr>
      <w:rFonts w:ascii="Courier" w:eastAsia="Arial" w:hAnsi="Courier" w:cs="Consolas"/>
      <w:szCs w:val="21"/>
      <w:lang w:val="en"/>
    </w:rPr>
  </w:style>
  <w:style w:type="paragraph" w:customStyle="1" w:styleId="L-Regular">
    <w:name w:val="L - Regular"/>
    <w:basedOn w:val="L-Numbers"/>
    <w:qFormat/>
    <w:rsid w:val="006E4A3B"/>
    <w:pPr>
      <w:numPr>
        <w:numId w:val="0"/>
      </w:numPr>
      <w:ind w:left="720"/>
    </w:pPr>
  </w:style>
  <w:style w:type="paragraph" w:customStyle="1" w:styleId="L-Source">
    <w:name w:val="L - Source"/>
    <w:basedOn w:val="P-Source"/>
    <w:rsid w:val="006E4A3B"/>
    <w:pPr>
      <w:shd w:val="pct50" w:color="D9E2F3" w:themeColor="accent1" w:themeTint="33" w:fill="auto"/>
      <w:ind w:left="720"/>
    </w:pPr>
  </w:style>
  <w:style w:type="table" w:styleId="TableGrid">
    <w:name w:val="Table Grid"/>
    <w:basedOn w:val="TableNormal"/>
    <w:uiPriority w:val="59"/>
    <w:rsid w:val="006E4B28"/>
    <w:pPr>
      <w:spacing w:after="0" w:line="240" w:lineRule="auto"/>
    </w:pPr>
    <w:rPr>
      <w:rFonts w:ascii="Arial" w:eastAsia="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6E4A3B"/>
    <w:rPr>
      <w:rFonts w:ascii="Courier" w:hAnsi="Courier"/>
      <w:b/>
      <w:bdr w:val="none" w:sz="0" w:space="0" w:color="auto"/>
      <w:shd w:val="clear" w:color="auto" w:fill="F4D3D2"/>
    </w:rPr>
  </w:style>
  <w:style w:type="paragraph" w:customStyle="1" w:styleId="SC-Source">
    <w:name w:val="SC - Source"/>
    <w:basedOn w:val="P-Source"/>
    <w:qFormat/>
    <w:rsid w:val="006E4A3B"/>
    <w:pPr>
      <w:shd w:val="pct50" w:color="D9E2F3" w:themeColor="accent1" w:themeTint="33" w:fill="auto"/>
    </w:pPr>
  </w:style>
  <w:style w:type="paragraph" w:customStyle="1" w:styleId="SP-Editorial">
    <w:name w:val="SP - Editorial"/>
    <w:next w:val="P-Regular"/>
    <w:qFormat/>
    <w:rsid w:val="006E4A3B"/>
    <w:pPr>
      <w:pBdr>
        <w:top w:val="thickThinSmallGap" w:sz="24" w:space="1" w:color="FF0000"/>
        <w:left w:val="thickThinSmallGap" w:sz="24" w:space="4" w:color="FF0000"/>
        <w:bottom w:val="thinThickSmallGap" w:sz="24" w:space="1" w:color="FF0000"/>
        <w:right w:val="thinThickSmallGap" w:sz="24" w:space="4" w:color="FF0000"/>
      </w:pBdr>
      <w:shd w:val="clear" w:color="auto" w:fill="FFFF00"/>
    </w:pPr>
    <w:rPr>
      <w:rFonts w:eastAsia="Arial"/>
      <w:b/>
      <w:lang w:val="en"/>
    </w:rPr>
  </w:style>
  <w:style w:type="paragraph" w:customStyle="1" w:styleId="H4-Subheading">
    <w:name w:val="H4 - Subheading"/>
    <w:basedOn w:val="Heading4"/>
    <w:next w:val="Normal"/>
    <w:qFormat/>
    <w:rsid w:val="006E4A3B"/>
    <w:pPr>
      <w:spacing w:before="280" w:after="280"/>
    </w:pPr>
    <w:rPr>
      <w:rFonts w:eastAsiaTheme="minorHAnsi"/>
      <w:b w:val="0"/>
      <w:i/>
      <w:iCs/>
    </w:rPr>
  </w:style>
  <w:style w:type="paragraph" w:customStyle="1" w:styleId="P-Quote">
    <w:name w:val="P - Quote"/>
    <w:rsid w:val="006E4A3B"/>
    <w:pPr>
      <w:spacing w:after="0" w:line="276" w:lineRule="auto"/>
    </w:pPr>
    <w:rPr>
      <w:rFonts w:ascii="Arial" w:eastAsia="Arial" w:hAnsi="Arial" w:cs="Arial"/>
      <w:i/>
      <w:iCs/>
      <w:lang w:val="en"/>
    </w:rPr>
  </w:style>
  <w:style w:type="paragraph" w:customStyle="1" w:styleId="H1-Chapter">
    <w:name w:val="H1 - Chapter"/>
    <w:basedOn w:val="Normal"/>
    <w:next w:val="P-Regular"/>
    <w:qFormat/>
    <w:rsid w:val="006E4A3B"/>
    <w:pPr>
      <w:spacing w:after="0" w:line="240" w:lineRule="auto"/>
      <w:contextualSpacing/>
      <w:jc w:val="right"/>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E4B28"/>
    <w:rPr>
      <w:color w:val="0563C1" w:themeColor="hyperlink"/>
      <w:u w:val="single"/>
    </w:rPr>
  </w:style>
  <w:style w:type="paragraph" w:styleId="Caption">
    <w:name w:val="caption"/>
    <w:basedOn w:val="Normal"/>
    <w:next w:val="Normal"/>
    <w:uiPriority w:val="35"/>
    <w:unhideWhenUsed/>
    <w:qFormat/>
    <w:rsid w:val="00D40C3B"/>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61907"/>
    <w:rPr>
      <w:color w:val="605E5C"/>
      <w:shd w:val="clear" w:color="auto" w:fill="E1DFDD"/>
    </w:rPr>
  </w:style>
  <w:style w:type="character" w:styleId="CommentReference">
    <w:name w:val="annotation reference"/>
    <w:basedOn w:val="DefaultParagraphFont"/>
    <w:uiPriority w:val="99"/>
    <w:semiHidden/>
    <w:unhideWhenUsed/>
    <w:rsid w:val="006E4B28"/>
    <w:rPr>
      <w:sz w:val="16"/>
      <w:szCs w:val="16"/>
    </w:rPr>
  </w:style>
  <w:style w:type="paragraph" w:styleId="CommentText">
    <w:name w:val="annotation text"/>
    <w:basedOn w:val="Normal"/>
    <w:link w:val="CommentTextChar"/>
    <w:uiPriority w:val="99"/>
    <w:unhideWhenUsed/>
    <w:rsid w:val="006E4B28"/>
    <w:pPr>
      <w:spacing w:line="240" w:lineRule="auto"/>
    </w:pPr>
    <w:rPr>
      <w:sz w:val="20"/>
      <w:szCs w:val="20"/>
    </w:rPr>
  </w:style>
  <w:style w:type="character" w:customStyle="1" w:styleId="CommentTextChar">
    <w:name w:val="Comment Text Char"/>
    <w:basedOn w:val="DefaultParagraphFont"/>
    <w:link w:val="CommentText"/>
    <w:uiPriority w:val="99"/>
    <w:rsid w:val="006E4B28"/>
    <w:rPr>
      <w:rFonts w:ascii="Arial" w:eastAsia="Arial" w:hAnsi="Arial" w:cs="Arial"/>
      <w:sz w:val="20"/>
      <w:szCs w:val="20"/>
      <w:lang w:val="en-US"/>
    </w:rPr>
  </w:style>
  <w:style w:type="paragraph" w:styleId="Bibliography">
    <w:name w:val="Bibliography"/>
    <w:basedOn w:val="Normal"/>
    <w:next w:val="Normal"/>
    <w:uiPriority w:val="37"/>
    <w:semiHidden/>
    <w:rsid w:val="00A74192"/>
  </w:style>
  <w:style w:type="paragraph" w:styleId="Header">
    <w:name w:val="header"/>
    <w:basedOn w:val="Normal"/>
    <w:link w:val="HeaderChar"/>
    <w:uiPriority w:val="99"/>
    <w:unhideWhenUsed/>
    <w:rsid w:val="006E4B28"/>
    <w:pPr>
      <w:tabs>
        <w:tab w:val="center" w:pos="4513"/>
        <w:tab w:val="right" w:pos="9026"/>
      </w:tabs>
      <w:spacing w:line="240" w:lineRule="auto"/>
    </w:pPr>
  </w:style>
  <w:style w:type="character" w:customStyle="1" w:styleId="HeaderChar">
    <w:name w:val="Header Char"/>
    <w:basedOn w:val="DefaultParagraphFont"/>
    <w:link w:val="Header"/>
    <w:uiPriority w:val="99"/>
    <w:rsid w:val="006E4B28"/>
    <w:rPr>
      <w:rFonts w:ascii="Arial" w:eastAsia="Arial" w:hAnsi="Arial" w:cs="Arial"/>
      <w:lang w:val="en-US"/>
    </w:rPr>
  </w:style>
  <w:style w:type="paragraph" w:styleId="Footer">
    <w:name w:val="footer"/>
    <w:basedOn w:val="Normal"/>
    <w:link w:val="FooterChar"/>
    <w:uiPriority w:val="99"/>
    <w:unhideWhenUsed/>
    <w:rsid w:val="006E4B28"/>
    <w:pPr>
      <w:tabs>
        <w:tab w:val="center" w:pos="4513"/>
        <w:tab w:val="right" w:pos="9026"/>
      </w:tabs>
      <w:spacing w:line="240" w:lineRule="auto"/>
    </w:pPr>
  </w:style>
  <w:style w:type="character" w:customStyle="1" w:styleId="FooterChar">
    <w:name w:val="Footer Char"/>
    <w:basedOn w:val="DefaultParagraphFont"/>
    <w:link w:val="Footer"/>
    <w:uiPriority w:val="99"/>
    <w:rsid w:val="006E4B28"/>
    <w:rPr>
      <w:rFonts w:ascii="Arial" w:eastAsia="Arial" w:hAnsi="Arial" w:cs="Arial"/>
      <w:lang w:val="en-US"/>
    </w:rPr>
  </w:style>
  <w:style w:type="paragraph" w:styleId="Revision">
    <w:name w:val="Revision"/>
    <w:hidden/>
    <w:uiPriority w:val="99"/>
    <w:semiHidden/>
    <w:rsid w:val="00617A46"/>
    <w:pPr>
      <w:spacing w:after="0" w:line="240" w:lineRule="auto"/>
    </w:pPr>
    <w:rPr>
      <w:rFonts w:eastAsiaTheme="minorEastAsia"/>
      <w:kern w:val="2"/>
      <w:sz w:val="24"/>
      <w:szCs w:val="24"/>
      <w:lang w:val="en-US"/>
      <w14:ligatures w14:val="standardContextual"/>
    </w:rPr>
  </w:style>
  <w:style w:type="paragraph" w:customStyle="1" w:styleId="ChapterTitleBPBHEB">
    <w:name w:val="Chapter Title [BPB HEB]"/>
    <w:basedOn w:val="Heading1"/>
    <w:link w:val="ChapterTitleBPBHEBChar"/>
    <w:qFormat/>
    <w:rsid w:val="006E4B28"/>
    <w:pPr>
      <w:spacing w:before="0" w:after="0"/>
      <w:jc w:val="right"/>
    </w:pPr>
    <w:rPr>
      <w:rFonts w:ascii="Palatino Linotype" w:eastAsia="Palatino Linotype" w:hAnsi="Palatino Linotype" w:cs="Palatino Linotype"/>
      <w:b/>
      <w:color w:val="2F5496" w:themeColor="accent1" w:themeShade="BF"/>
      <w:sz w:val="80"/>
      <w:szCs w:val="80"/>
    </w:rPr>
  </w:style>
  <w:style w:type="character" w:customStyle="1" w:styleId="ChapterTitleBPBHEBChar">
    <w:name w:val="Chapter Title [BPB HEB] Char"/>
    <w:basedOn w:val="Heading1Char"/>
    <w:link w:val="ChapterTitleBPBHEB"/>
    <w:rsid w:val="006E4B28"/>
    <w:rPr>
      <w:rFonts w:ascii="Palatino Linotype" w:eastAsia="Palatino Linotype" w:hAnsi="Palatino Linotype" w:cs="Palatino Linotype"/>
      <w:b/>
      <w:color w:val="2F5496" w:themeColor="accent1" w:themeShade="BF"/>
      <w:sz w:val="80"/>
      <w:szCs w:val="80"/>
      <w:lang w:val="en-US"/>
    </w:rPr>
  </w:style>
  <w:style w:type="paragraph" w:customStyle="1" w:styleId="ChapterTitleNumberBPBHEB">
    <w:name w:val="Chapter Title Number [BPB HEB]"/>
    <w:basedOn w:val="Heading1"/>
    <w:link w:val="ChapterTitleNumberBPBHEBChar"/>
    <w:qFormat/>
    <w:rsid w:val="006E4B28"/>
    <w:pPr>
      <w:spacing w:before="0" w:after="0"/>
      <w:jc w:val="right"/>
    </w:pPr>
    <w:rPr>
      <w:rFonts w:ascii="Palatino Linotype" w:eastAsia="Palatino Linotype" w:hAnsi="Palatino Linotype" w:cs="Palatino Linotype"/>
      <w:bCs/>
      <w:smallCaps/>
      <w:color w:val="2F5496" w:themeColor="accent1" w:themeShade="BF"/>
      <w:sz w:val="70"/>
      <w:szCs w:val="70"/>
    </w:rPr>
  </w:style>
  <w:style w:type="character" w:customStyle="1" w:styleId="ChapterTitleNumberBPBHEBChar">
    <w:name w:val="Chapter Title Number [BPB HEB] Char"/>
    <w:basedOn w:val="Heading1Char"/>
    <w:link w:val="ChapterTitleNumberBPBHEB"/>
    <w:rsid w:val="006E4B28"/>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6E4B28"/>
    <w:pPr>
      <w:widowControl w:val="0"/>
      <w:pBdr>
        <w:top w:val="nil"/>
        <w:left w:val="nil"/>
        <w:bottom w:val="nil"/>
        <w:right w:val="nil"/>
        <w:between w:val="nil"/>
      </w:pBdr>
      <w:spacing w:after="100" w:line="240" w:lineRule="auto"/>
    </w:pPr>
    <w:rPr>
      <w:rFonts w:ascii="Consolas" w:hAnsi="Consolas"/>
      <w:sz w:val="20"/>
      <w:szCs w:val="20"/>
    </w:rPr>
  </w:style>
  <w:style w:type="character" w:customStyle="1" w:styleId="CodeBlockBPBHEBChar">
    <w:name w:val="Code Block [BPB HEB] Char"/>
    <w:basedOn w:val="DefaultParagraphFont"/>
    <w:link w:val="CodeBlockBPBHEB"/>
    <w:rsid w:val="006E4B28"/>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6E4B28"/>
    <w:pPr>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6E4B28"/>
    <w:rPr>
      <w:rFonts w:ascii="Consolas" w:eastAsia="Palatino Linotype" w:hAnsi="Consolas" w:cs="Palatino Linotype"/>
      <w:b/>
      <w:sz w:val="20"/>
      <w:szCs w:val="20"/>
      <w:lang w:val="en-US"/>
    </w:rPr>
  </w:style>
  <w:style w:type="paragraph" w:styleId="CommentSubject">
    <w:name w:val="annotation subject"/>
    <w:basedOn w:val="CommentText"/>
    <w:next w:val="CommentText"/>
    <w:link w:val="CommentSubjectChar"/>
    <w:uiPriority w:val="99"/>
    <w:semiHidden/>
    <w:unhideWhenUsed/>
    <w:rsid w:val="006E4B28"/>
    <w:rPr>
      <w:b/>
      <w:bCs/>
    </w:rPr>
  </w:style>
  <w:style w:type="character" w:customStyle="1" w:styleId="CommentSubjectChar">
    <w:name w:val="Comment Subject Char"/>
    <w:basedOn w:val="CommentTextChar"/>
    <w:link w:val="CommentSubject"/>
    <w:uiPriority w:val="99"/>
    <w:semiHidden/>
    <w:rsid w:val="006E4B28"/>
    <w:rPr>
      <w:rFonts w:ascii="Arial" w:eastAsia="Arial" w:hAnsi="Arial" w:cs="Arial"/>
      <w:b/>
      <w:bCs/>
      <w:sz w:val="20"/>
      <w:szCs w:val="20"/>
      <w:lang w:val="en-US"/>
    </w:rPr>
  </w:style>
  <w:style w:type="paragraph" w:customStyle="1" w:styleId="FigureBPB">
    <w:name w:val="Figure [BPB]"/>
    <w:basedOn w:val="Normal"/>
    <w:qFormat/>
    <w:rsid w:val="006E4B28"/>
    <w:pPr>
      <w:spacing w:after="200"/>
      <w:jc w:val="center"/>
    </w:pPr>
    <w:rPr>
      <w:rFonts w:ascii="Palatino Linotype" w:eastAsiaTheme="minorHAnsi" w:hAnsi="Palatino Linotype"/>
      <w:sz w:val="18"/>
    </w:rPr>
  </w:style>
  <w:style w:type="paragraph" w:customStyle="1" w:styleId="FigureCaptionBPBHEB">
    <w:name w:val="Figure Caption [BPB HEB]"/>
    <w:basedOn w:val="Normal"/>
    <w:link w:val="FigureCaptionBPBHEBChar"/>
    <w:qFormat/>
    <w:rsid w:val="006E4B28"/>
    <w:pPr>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6E4B28"/>
    <w:rPr>
      <w:rFonts w:ascii="Palatino Linotype" w:eastAsia="Palatino Linotype" w:hAnsi="Palatino Linotype" w:cs="Palatino Linotype"/>
      <w:bCs/>
      <w:i/>
      <w:iCs/>
      <w:sz w:val="18"/>
      <w:szCs w:val="18"/>
      <w:lang w:val="en-US"/>
    </w:rPr>
  </w:style>
  <w:style w:type="character" w:styleId="FollowedHyperlink">
    <w:name w:val="FollowedHyperlink"/>
    <w:basedOn w:val="DefaultParagraphFont"/>
    <w:uiPriority w:val="99"/>
    <w:semiHidden/>
    <w:unhideWhenUsed/>
    <w:rsid w:val="006E4B28"/>
    <w:rPr>
      <w:color w:val="954F72" w:themeColor="followedHyperlink"/>
      <w:u w:val="single"/>
    </w:rPr>
  </w:style>
  <w:style w:type="paragraph" w:customStyle="1" w:styleId="Heading1BPBHEB">
    <w:name w:val="Heading 1 [BPB HEB]"/>
    <w:basedOn w:val="Heading1"/>
    <w:rsid w:val="0021372D"/>
    <w:pPr>
      <w:spacing w:after="0"/>
    </w:pPr>
    <w:rPr>
      <w:rFonts w:ascii="Palatino Linotype" w:eastAsia="Palatino Linotype" w:hAnsi="Palatino Linotype" w:cs="Palatino Linotype"/>
      <w:b/>
    </w:rPr>
  </w:style>
  <w:style w:type="paragraph" w:customStyle="1" w:styleId="Heading2BPBHEB">
    <w:name w:val="Heading 2 [BPB HEB]"/>
    <w:basedOn w:val="Heading2"/>
    <w:link w:val="Heading2BPBHEBChar"/>
    <w:qFormat/>
    <w:rsid w:val="0021372D"/>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21372D"/>
    <w:rPr>
      <w:rFonts w:ascii="Palatino Linotype" w:eastAsia="Palatino Linotype" w:hAnsi="Palatino Linotype" w:cs="Palatino Linotype"/>
      <w:b/>
      <w:noProof/>
      <w:color w:val="2F5496" w:themeColor="accent1" w:themeShade="BF"/>
      <w:sz w:val="36"/>
      <w:szCs w:val="36"/>
      <w:lang w:val="en-US"/>
    </w:rPr>
  </w:style>
  <w:style w:type="paragraph" w:customStyle="1" w:styleId="Heading3BPBHEB">
    <w:name w:val="Heading 3 [BPB HEB]"/>
    <w:basedOn w:val="Heading3"/>
    <w:qFormat/>
    <w:rsid w:val="0021372D"/>
    <w:rPr>
      <w:rFonts w:ascii="Palatino Linotype" w:hAnsi="Palatino Linotype"/>
      <w:b/>
      <w:color w:val="000000" w:themeColor="text1"/>
      <w:sz w:val="32"/>
      <w:lang w:val="en-IN"/>
    </w:rPr>
  </w:style>
  <w:style w:type="character" w:customStyle="1" w:styleId="hljs-attr">
    <w:name w:val="hljs-attr"/>
    <w:basedOn w:val="DefaultParagraphFont"/>
    <w:rsid w:val="006E4B28"/>
  </w:style>
  <w:style w:type="character" w:customStyle="1" w:styleId="hljs-attribute">
    <w:name w:val="hljs-attribute"/>
    <w:basedOn w:val="DefaultParagraphFont"/>
    <w:rsid w:val="006E4B28"/>
  </w:style>
  <w:style w:type="character" w:customStyle="1" w:styleId="hljs-builtin">
    <w:name w:val="hljs-built_in"/>
    <w:basedOn w:val="DefaultParagraphFont"/>
    <w:rsid w:val="006E4B28"/>
  </w:style>
  <w:style w:type="character" w:customStyle="1" w:styleId="hljs-keyword">
    <w:name w:val="hljs-keyword"/>
    <w:basedOn w:val="DefaultParagraphFont"/>
    <w:rsid w:val="006E4B28"/>
  </w:style>
  <w:style w:type="character" w:customStyle="1" w:styleId="hljs-meta">
    <w:name w:val="hljs-meta"/>
    <w:basedOn w:val="DefaultParagraphFont"/>
    <w:rsid w:val="006E4B28"/>
  </w:style>
  <w:style w:type="character" w:customStyle="1" w:styleId="hljs-meta-keyword">
    <w:name w:val="hljs-meta-keyword"/>
    <w:basedOn w:val="DefaultParagraphFont"/>
    <w:rsid w:val="006E4B28"/>
  </w:style>
  <w:style w:type="character" w:customStyle="1" w:styleId="hljs-name">
    <w:name w:val="hljs-name"/>
    <w:basedOn w:val="DefaultParagraphFont"/>
    <w:rsid w:val="006E4B28"/>
  </w:style>
  <w:style w:type="character" w:customStyle="1" w:styleId="hljs-number">
    <w:name w:val="hljs-number"/>
    <w:basedOn w:val="DefaultParagraphFont"/>
    <w:rsid w:val="006E4B28"/>
  </w:style>
  <w:style w:type="character" w:customStyle="1" w:styleId="hljs-selector-class">
    <w:name w:val="hljs-selector-class"/>
    <w:basedOn w:val="DefaultParagraphFont"/>
    <w:rsid w:val="006E4B28"/>
  </w:style>
  <w:style w:type="character" w:customStyle="1" w:styleId="hljs-selector-tag">
    <w:name w:val="hljs-selector-tag"/>
    <w:basedOn w:val="DefaultParagraphFont"/>
    <w:rsid w:val="006E4B28"/>
  </w:style>
  <w:style w:type="character" w:customStyle="1" w:styleId="hljs-string">
    <w:name w:val="hljs-string"/>
    <w:basedOn w:val="DefaultParagraphFont"/>
    <w:rsid w:val="006E4B28"/>
  </w:style>
  <w:style w:type="character" w:customStyle="1" w:styleId="hljs-symbol">
    <w:name w:val="hljs-symbol"/>
    <w:basedOn w:val="DefaultParagraphFont"/>
    <w:rsid w:val="006E4B28"/>
  </w:style>
  <w:style w:type="character" w:customStyle="1" w:styleId="hljs-tag">
    <w:name w:val="hljs-tag"/>
    <w:basedOn w:val="DefaultParagraphFont"/>
    <w:rsid w:val="006E4B28"/>
  </w:style>
  <w:style w:type="character" w:styleId="HTMLAcronym">
    <w:name w:val="HTML Acronym"/>
    <w:basedOn w:val="DefaultParagraphFont"/>
    <w:uiPriority w:val="99"/>
    <w:unhideWhenUsed/>
    <w:rsid w:val="006E4B28"/>
  </w:style>
  <w:style w:type="character" w:styleId="HTMLCode">
    <w:name w:val="HTML Code"/>
    <w:basedOn w:val="DefaultParagraphFont"/>
    <w:uiPriority w:val="99"/>
    <w:unhideWhenUsed/>
    <w:rsid w:val="006E4B28"/>
    <w:rPr>
      <w:rFonts w:ascii="Consolas" w:hAnsi="Consolas"/>
      <w:sz w:val="20"/>
      <w:szCs w:val="20"/>
    </w:rPr>
  </w:style>
  <w:style w:type="character" w:styleId="HTMLKeyboard">
    <w:name w:val="HTML Keyboard"/>
    <w:basedOn w:val="DefaultParagraphFont"/>
    <w:uiPriority w:val="99"/>
    <w:unhideWhenUsed/>
    <w:rsid w:val="006E4B28"/>
    <w:rPr>
      <w:rFonts w:ascii="Consolas" w:hAnsi="Consolas"/>
      <w:sz w:val="20"/>
      <w:szCs w:val="20"/>
    </w:rPr>
  </w:style>
  <w:style w:type="paragraph" w:styleId="HTMLPreformatted">
    <w:name w:val="HTML Preformatted"/>
    <w:basedOn w:val="Normal"/>
    <w:link w:val="HTMLPreformattedChar"/>
    <w:uiPriority w:val="99"/>
    <w:unhideWhenUsed/>
    <w:rsid w:val="006E4B28"/>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6E4B28"/>
    <w:rPr>
      <w:rFonts w:ascii="Consolas" w:eastAsia="Arial" w:hAnsi="Consolas" w:cs="Arial"/>
      <w:sz w:val="20"/>
      <w:szCs w:val="20"/>
      <w:lang w:val="en-US"/>
    </w:rPr>
  </w:style>
  <w:style w:type="character" w:styleId="HTMLSample">
    <w:name w:val="HTML Sample"/>
    <w:basedOn w:val="DefaultParagraphFont"/>
    <w:uiPriority w:val="99"/>
    <w:unhideWhenUsed/>
    <w:rsid w:val="006E4B28"/>
    <w:rPr>
      <w:rFonts w:ascii="Consolas" w:hAnsi="Consolas"/>
      <w:sz w:val="24"/>
      <w:szCs w:val="24"/>
    </w:rPr>
  </w:style>
  <w:style w:type="character" w:styleId="HTMLTypewriter">
    <w:name w:val="HTML Typewriter"/>
    <w:basedOn w:val="DefaultParagraphFont"/>
    <w:uiPriority w:val="99"/>
    <w:unhideWhenUsed/>
    <w:rsid w:val="006E4B28"/>
    <w:rPr>
      <w:rFonts w:ascii="Consolas" w:hAnsi="Consolas"/>
      <w:sz w:val="20"/>
      <w:szCs w:val="20"/>
    </w:rPr>
  </w:style>
  <w:style w:type="character" w:styleId="HTMLVariable">
    <w:name w:val="HTML Variable"/>
    <w:basedOn w:val="DefaultParagraphFont"/>
    <w:uiPriority w:val="99"/>
    <w:unhideWhenUsed/>
    <w:rsid w:val="006E4B28"/>
    <w:rPr>
      <w:i/>
      <w:iCs/>
    </w:rPr>
  </w:style>
  <w:style w:type="paragraph" w:customStyle="1" w:styleId="LinkBPBHEB">
    <w:name w:val="Link [BPB HEB]"/>
    <w:basedOn w:val="Normal"/>
    <w:link w:val="LinkBPBHEBChar"/>
    <w:qFormat/>
    <w:rsid w:val="0021372D"/>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21372D"/>
    <w:rPr>
      <w:rFonts w:ascii="Palatino Linotype" w:eastAsia="Arial" w:hAnsi="Palatino Linotype" w:cs="Arial"/>
      <w:b/>
      <w:noProof/>
      <w:shd w:val="clear" w:color="auto" w:fill="FFFFFF"/>
      <w:lang w:val="en-US"/>
    </w:rPr>
  </w:style>
  <w:style w:type="paragraph" w:styleId="ListBullet">
    <w:name w:val="List Bullet"/>
    <w:basedOn w:val="Normal"/>
    <w:uiPriority w:val="99"/>
    <w:unhideWhenUsed/>
    <w:rsid w:val="006E4B28"/>
    <w:pPr>
      <w:numPr>
        <w:numId w:val="23"/>
      </w:numPr>
      <w:contextualSpacing/>
    </w:pPr>
  </w:style>
  <w:style w:type="paragraph" w:styleId="ListParagraph">
    <w:name w:val="List Paragraph"/>
    <w:basedOn w:val="Normal"/>
    <w:uiPriority w:val="34"/>
    <w:qFormat/>
    <w:rsid w:val="006E4B28"/>
    <w:pPr>
      <w:ind w:left="720"/>
      <w:contextualSpacing/>
    </w:pPr>
  </w:style>
  <w:style w:type="paragraph" w:customStyle="1" w:styleId="NormalBPBHEB">
    <w:name w:val="Normal [BPB HEB]"/>
    <w:basedOn w:val="Normal"/>
    <w:link w:val="NormalBPBHEBChar"/>
    <w:qFormat/>
    <w:rsid w:val="0021372D"/>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21372D"/>
    <w:rPr>
      <w:rFonts w:ascii="Palatino Linotype" w:eastAsia="Palatino Linotype" w:hAnsi="Palatino Linotype" w:cs="Palatino Linotype"/>
      <w:noProof/>
      <w:shd w:val="clear" w:color="auto" w:fill="FFFFFF"/>
      <w:lang w:val="en-US"/>
    </w:rPr>
  </w:style>
  <w:style w:type="paragraph" w:styleId="PlainText">
    <w:name w:val="Plain Text"/>
    <w:basedOn w:val="Normal"/>
    <w:link w:val="PlainTextChar"/>
    <w:uiPriority w:val="99"/>
    <w:semiHidden/>
    <w:unhideWhenUsed/>
    <w:rsid w:val="006E4B28"/>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6E4B28"/>
    <w:rPr>
      <w:rFonts w:ascii="Consolas" w:eastAsia="Arial" w:hAnsi="Consolas" w:cs="Arial"/>
      <w:sz w:val="21"/>
      <w:szCs w:val="21"/>
      <w:lang w:val="en-US"/>
    </w:rPr>
  </w:style>
  <w:style w:type="character" w:customStyle="1" w:styleId="ReferencesBPBHEB">
    <w:name w:val="References [BPB HEB]"/>
    <w:basedOn w:val="DefaultParagraphFont"/>
    <w:uiPriority w:val="1"/>
    <w:qFormat/>
    <w:rsid w:val="006E4B28"/>
    <w:rPr>
      <w:rFonts w:ascii="Palatino Linotype" w:hAnsi="Palatino Linotype"/>
      <w:i/>
      <w:sz w:val="24"/>
    </w:rPr>
  </w:style>
  <w:style w:type="character" w:customStyle="1" w:styleId="ScreenTextBPBHEB">
    <w:name w:val="ScreenText[BPB HEB]"/>
    <w:uiPriority w:val="1"/>
    <w:qFormat/>
    <w:rsid w:val="0021372D"/>
    <w:rPr>
      <w:rFonts w:ascii="Calibri" w:hAnsi="Calibri"/>
      <w:b/>
      <w:color w:val="auto"/>
      <w:sz w:val="24"/>
      <w:u w:val="none"/>
    </w:rPr>
  </w:style>
  <w:style w:type="paragraph" w:styleId="Subtitle">
    <w:name w:val="Subtitle"/>
    <w:basedOn w:val="Normal"/>
    <w:next w:val="Normal"/>
    <w:link w:val="SubtitleChar"/>
    <w:uiPriority w:val="11"/>
    <w:qFormat/>
    <w:rsid w:val="0021372D"/>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21372D"/>
    <w:rPr>
      <w:rFonts w:ascii="Georgia" w:eastAsia="Georgia" w:hAnsi="Georgia" w:cs="Georgia"/>
      <w:i/>
      <w:noProof/>
      <w:color w:val="666666"/>
      <w:sz w:val="48"/>
      <w:szCs w:val="48"/>
      <w:lang w:val="en-US"/>
    </w:rPr>
  </w:style>
  <w:style w:type="paragraph" w:customStyle="1" w:styleId="TableCaptionBPBHEB">
    <w:name w:val="Table Caption [BPB HEB]"/>
    <w:basedOn w:val="Normal"/>
    <w:link w:val="TableCaptionBPBHEBChar"/>
    <w:qFormat/>
    <w:rsid w:val="0021372D"/>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21372D"/>
    <w:rPr>
      <w:rFonts w:ascii="Palatino Linotype" w:eastAsia="Palatino Linotype" w:hAnsi="Palatino Linotype" w:cs="Palatino Linotype"/>
      <w:bCs/>
      <w:i/>
      <w:iCs/>
      <w:noProof/>
      <w:sz w:val="18"/>
      <w:szCs w:val="18"/>
      <w:lang w:val="en-US"/>
    </w:rPr>
  </w:style>
  <w:style w:type="character" w:customStyle="1" w:styleId="TIPINFOBPBHEB">
    <w:name w:val="TIP/INFO [BPB HEB]"/>
    <w:basedOn w:val="DefaultParagraphFont"/>
    <w:uiPriority w:val="1"/>
    <w:qFormat/>
    <w:rsid w:val="0021372D"/>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rPr>
  </w:style>
  <w:style w:type="paragraph" w:styleId="Title">
    <w:name w:val="Title"/>
    <w:basedOn w:val="Normal"/>
    <w:next w:val="Normal"/>
    <w:link w:val="TitleChar"/>
    <w:uiPriority w:val="10"/>
    <w:qFormat/>
    <w:rsid w:val="0021372D"/>
    <w:pPr>
      <w:keepNext/>
      <w:keepLines/>
      <w:spacing w:before="480" w:after="120"/>
    </w:pPr>
    <w:rPr>
      <w:b/>
      <w:sz w:val="72"/>
      <w:szCs w:val="72"/>
    </w:rPr>
  </w:style>
  <w:style w:type="character" w:customStyle="1" w:styleId="TitleChar">
    <w:name w:val="Title Char"/>
    <w:basedOn w:val="DefaultParagraphFont"/>
    <w:link w:val="Title"/>
    <w:uiPriority w:val="10"/>
    <w:rsid w:val="0021372D"/>
    <w:rPr>
      <w:rFonts w:ascii="Calibri" w:eastAsia="Calibri" w:hAnsi="Calibri" w:cs="Calibri"/>
      <w:b/>
      <w:noProof/>
      <w:sz w:val="72"/>
      <w:szCs w:val="72"/>
      <w:lang w:val="en-US"/>
    </w:rPr>
  </w:style>
  <w:style w:type="paragraph" w:styleId="FootnoteText">
    <w:name w:val="footnote text"/>
    <w:basedOn w:val="Normal"/>
    <w:link w:val="FootnoteTextChar"/>
    <w:uiPriority w:val="99"/>
    <w:semiHidden/>
    <w:rsid w:val="00C231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3188"/>
    <w:rPr>
      <w:rFonts w:ascii="Calibri" w:eastAsia="Calibri" w:hAnsi="Calibri" w:cs="Calibri"/>
      <w:sz w:val="20"/>
      <w:szCs w:val="20"/>
      <w:lang w:val="en-US"/>
    </w:rPr>
  </w:style>
  <w:style w:type="character" w:styleId="FootnoteReference">
    <w:name w:val="footnote reference"/>
    <w:basedOn w:val="DefaultParagraphFont"/>
    <w:uiPriority w:val="99"/>
    <w:semiHidden/>
    <w:unhideWhenUsed/>
    <w:rsid w:val="00C23188"/>
    <w:rPr>
      <w:vertAlign w:val="superscript"/>
    </w:rPr>
  </w:style>
  <w:style w:type="table" w:styleId="GridTable1Light">
    <w:name w:val="Grid Table 1 Light"/>
    <w:basedOn w:val="TableNormal"/>
    <w:uiPriority w:val="46"/>
    <w:rsid w:val="00B3160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705">
      <w:bodyDiv w:val="1"/>
      <w:marLeft w:val="0"/>
      <w:marRight w:val="0"/>
      <w:marTop w:val="0"/>
      <w:marBottom w:val="0"/>
      <w:divBdr>
        <w:top w:val="none" w:sz="0" w:space="0" w:color="auto"/>
        <w:left w:val="none" w:sz="0" w:space="0" w:color="auto"/>
        <w:bottom w:val="none" w:sz="0" w:space="0" w:color="auto"/>
        <w:right w:val="none" w:sz="0" w:space="0" w:color="auto"/>
      </w:divBdr>
    </w:div>
    <w:div w:id="10574286">
      <w:bodyDiv w:val="1"/>
      <w:marLeft w:val="0"/>
      <w:marRight w:val="0"/>
      <w:marTop w:val="0"/>
      <w:marBottom w:val="0"/>
      <w:divBdr>
        <w:top w:val="none" w:sz="0" w:space="0" w:color="auto"/>
        <w:left w:val="none" w:sz="0" w:space="0" w:color="auto"/>
        <w:bottom w:val="none" w:sz="0" w:space="0" w:color="auto"/>
        <w:right w:val="none" w:sz="0" w:space="0" w:color="auto"/>
      </w:divBdr>
    </w:div>
    <w:div w:id="17782562">
      <w:bodyDiv w:val="1"/>
      <w:marLeft w:val="0"/>
      <w:marRight w:val="0"/>
      <w:marTop w:val="0"/>
      <w:marBottom w:val="0"/>
      <w:divBdr>
        <w:top w:val="none" w:sz="0" w:space="0" w:color="auto"/>
        <w:left w:val="none" w:sz="0" w:space="0" w:color="auto"/>
        <w:bottom w:val="none" w:sz="0" w:space="0" w:color="auto"/>
        <w:right w:val="none" w:sz="0" w:space="0" w:color="auto"/>
      </w:divBdr>
    </w:div>
    <w:div w:id="23947271">
      <w:bodyDiv w:val="1"/>
      <w:marLeft w:val="0"/>
      <w:marRight w:val="0"/>
      <w:marTop w:val="0"/>
      <w:marBottom w:val="0"/>
      <w:divBdr>
        <w:top w:val="none" w:sz="0" w:space="0" w:color="auto"/>
        <w:left w:val="none" w:sz="0" w:space="0" w:color="auto"/>
        <w:bottom w:val="none" w:sz="0" w:space="0" w:color="auto"/>
        <w:right w:val="none" w:sz="0" w:space="0" w:color="auto"/>
      </w:divBdr>
    </w:div>
    <w:div w:id="33509698">
      <w:bodyDiv w:val="1"/>
      <w:marLeft w:val="0"/>
      <w:marRight w:val="0"/>
      <w:marTop w:val="0"/>
      <w:marBottom w:val="0"/>
      <w:divBdr>
        <w:top w:val="none" w:sz="0" w:space="0" w:color="auto"/>
        <w:left w:val="none" w:sz="0" w:space="0" w:color="auto"/>
        <w:bottom w:val="none" w:sz="0" w:space="0" w:color="auto"/>
        <w:right w:val="none" w:sz="0" w:space="0" w:color="auto"/>
      </w:divBdr>
    </w:div>
    <w:div w:id="40373875">
      <w:bodyDiv w:val="1"/>
      <w:marLeft w:val="0"/>
      <w:marRight w:val="0"/>
      <w:marTop w:val="0"/>
      <w:marBottom w:val="0"/>
      <w:divBdr>
        <w:top w:val="none" w:sz="0" w:space="0" w:color="auto"/>
        <w:left w:val="none" w:sz="0" w:space="0" w:color="auto"/>
        <w:bottom w:val="none" w:sz="0" w:space="0" w:color="auto"/>
        <w:right w:val="none" w:sz="0" w:space="0" w:color="auto"/>
      </w:divBdr>
    </w:div>
    <w:div w:id="42826432">
      <w:bodyDiv w:val="1"/>
      <w:marLeft w:val="0"/>
      <w:marRight w:val="0"/>
      <w:marTop w:val="0"/>
      <w:marBottom w:val="0"/>
      <w:divBdr>
        <w:top w:val="none" w:sz="0" w:space="0" w:color="auto"/>
        <w:left w:val="none" w:sz="0" w:space="0" w:color="auto"/>
        <w:bottom w:val="none" w:sz="0" w:space="0" w:color="auto"/>
        <w:right w:val="none" w:sz="0" w:space="0" w:color="auto"/>
      </w:divBdr>
    </w:div>
    <w:div w:id="56445170">
      <w:bodyDiv w:val="1"/>
      <w:marLeft w:val="0"/>
      <w:marRight w:val="0"/>
      <w:marTop w:val="0"/>
      <w:marBottom w:val="0"/>
      <w:divBdr>
        <w:top w:val="none" w:sz="0" w:space="0" w:color="auto"/>
        <w:left w:val="none" w:sz="0" w:space="0" w:color="auto"/>
        <w:bottom w:val="none" w:sz="0" w:space="0" w:color="auto"/>
        <w:right w:val="none" w:sz="0" w:space="0" w:color="auto"/>
      </w:divBdr>
    </w:div>
    <w:div w:id="57166218">
      <w:bodyDiv w:val="1"/>
      <w:marLeft w:val="0"/>
      <w:marRight w:val="0"/>
      <w:marTop w:val="0"/>
      <w:marBottom w:val="0"/>
      <w:divBdr>
        <w:top w:val="none" w:sz="0" w:space="0" w:color="auto"/>
        <w:left w:val="none" w:sz="0" w:space="0" w:color="auto"/>
        <w:bottom w:val="none" w:sz="0" w:space="0" w:color="auto"/>
        <w:right w:val="none" w:sz="0" w:space="0" w:color="auto"/>
      </w:divBdr>
    </w:div>
    <w:div w:id="59258098">
      <w:bodyDiv w:val="1"/>
      <w:marLeft w:val="0"/>
      <w:marRight w:val="0"/>
      <w:marTop w:val="0"/>
      <w:marBottom w:val="0"/>
      <w:divBdr>
        <w:top w:val="none" w:sz="0" w:space="0" w:color="auto"/>
        <w:left w:val="none" w:sz="0" w:space="0" w:color="auto"/>
        <w:bottom w:val="none" w:sz="0" w:space="0" w:color="auto"/>
        <w:right w:val="none" w:sz="0" w:space="0" w:color="auto"/>
      </w:divBdr>
    </w:div>
    <w:div w:id="78135006">
      <w:bodyDiv w:val="1"/>
      <w:marLeft w:val="0"/>
      <w:marRight w:val="0"/>
      <w:marTop w:val="0"/>
      <w:marBottom w:val="0"/>
      <w:divBdr>
        <w:top w:val="none" w:sz="0" w:space="0" w:color="auto"/>
        <w:left w:val="none" w:sz="0" w:space="0" w:color="auto"/>
        <w:bottom w:val="none" w:sz="0" w:space="0" w:color="auto"/>
        <w:right w:val="none" w:sz="0" w:space="0" w:color="auto"/>
      </w:divBdr>
    </w:div>
    <w:div w:id="78984675">
      <w:bodyDiv w:val="1"/>
      <w:marLeft w:val="0"/>
      <w:marRight w:val="0"/>
      <w:marTop w:val="0"/>
      <w:marBottom w:val="0"/>
      <w:divBdr>
        <w:top w:val="none" w:sz="0" w:space="0" w:color="auto"/>
        <w:left w:val="none" w:sz="0" w:space="0" w:color="auto"/>
        <w:bottom w:val="none" w:sz="0" w:space="0" w:color="auto"/>
        <w:right w:val="none" w:sz="0" w:space="0" w:color="auto"/>
      </w:divBdr>
    </w:div>
    <w:div w:id="81412654">
      <w:bodyDiv w:val="1"/>
      <w:marLeft w:val="0"/>
      <w:marRight w:val="0"/>
      <w:marTop w:val="0"/>
      <w:marBottom w:val="0"/>
      <w:divBdr>
        <w:top w:val="none" w:sz="0" w:space="0" w:color="auto"/>
        <w:left w:val="none" w:sz="0" w:space="0" w:color="auto"/>
        <w:bottom w:val="none" w:sz="0" w:space="0" w:color="auto"/>
        <w:right w:val="none" w:sz="0" w:space="0" w:color="auto"/>
      </w:divBdr>
    </w:div>
    <w:div w:id="84571787">
      <w:bodyDiv w:val="1"/>
      <w:marLeft w:val="0"/>
      <w:marRight w:val="0"/>
      <w:marTop w:val="0"/>
      <w:marBottom w:val="0"/>
      <w:divBdr>
        <w:top w:val="none" w:sz="0" w:space="0" w:color="auto"/>
        <w:left w:val="none" w:sz="0" w:space="0" w:color="auto"/>
        <w:bottom w:val="none" w:sz="0" w:space="0" w:color="auto"/>
        <w:right w:val="none" w:sz="0" w:space="0" w:color="auto"/>
      </w:divBdr>
    </w:div>
    <w:div w:id="93332507">
      <w:bodyDiv w:val="1"/>
      <w:marLeft w:val="0"/>
      <w:marRight w:val="0"/>
      <w:marTop w:val="0"/>
      <w:marBottom w:val="0"/>
      <w:divBdr>
        <w:top w:val="none" w:sz="0" w:space="0" w:color="auto"/>
        <w:left w:val="none" w:sz="0" w:space="0" w:color="auto"/>
        <w:bottom w:val="none" w:sz="0" w:space="0" w:color="auto"/>
        <w:right w:val="none" w:sz="0" w:space="0" w:color="auto"/>
      </w:divBdr>
    </w:div>
    <w:div w:id="94254803">
      <w:bodyDiv w:val="1"/>
      <w:marLeft w:val="0"/>
      <w:marRight w:val="0"/>
      <w:marTop w:val="0"/>
      <w:marBottom w:val="0"/>
      <w:divBdr>
        <w:top w:val="none" w:sz="0" w:space="0" w:color="auto"/>
        <w:left w:val="none" w:sz="0" w:space="0" w:color="auto"/>
        <w:bottom w:val="none" w:sz="0" w:space="0" w:color="auto"/>
        <w:right w:val="none" w:sz="0" w:space="0" w:color="auto"/>
      </w:divBdr>
    </w:div>
    <w:div w:id="106589372">
      <w:bodyDiv w:val="1"/>
      <w:marLeft w:val="0"/>
      <w:marRight w:val="0"/>
      <w:marTop w:val="0"/>
      <w:marBottom w:val="0"/>
      <w:divBdr>
        <w:top w:val="none" w:sz="0" w:space="0" w:color="auto"/>
        <w:left w:val="none" w:sz="0" w:space="0" w:color="auto"/>
        <w:bottom w:val="none" w:sz="0" w:space="0" w:color="auto"/>
        <w:right w:val="none" w:sz="0" w:space="0" w:color="auto"/>
      </w:divBdr>
    </w:div>
    <w:div w:id="108360457">
      <w:bodyDiv w:val="1"/>
      <w:marLeft w:val="0"/>
      <w:marRight w:val="0"/>
      <w:marTop w:val="0"/>
      <w:marBottom w:val="0"/>
      <w:divBdr>
        <w:top w:val="none" w:sz="0" w:space="0" w:color="auto"/>
        <w:left w:val="none" w:sz="0" w:space="0" w:color="auto"/>
        <w:bottom w:val="none" w:sz="0" w:space="0" w:color="auto"/>
        <w:right w:val="none" w:sz="0" w:space="0" w:color="auto"/>
      </w:divBdr>
    </w:div>
    <w:div w:id="111021689">
      <w:bodyDiv w:val="1"/>
      <w:marLeft w:val="0"/>
      <w:marRight w:val="0"/>
      <w:marTop w:val="0"/>
      <w:marBottom w:val="0"/>
      <w:divBdr>
        <w:top w:val="none" w:sz="0" w:space="0" w:color="auto"/>
        <w:left w:val="none" w:sz="0" w:space="0" w:color="auto"/>
        <w:bottom w:val="none" w:sz="0" w:space="0" w:color="auto"/>
        <w:right w:val="none" w:sz="0" w:space="0" w:color="auto"/>
      </w:divBdr>
    </w:div>
    <w:div w:id="111676800">
      <w:bodyDiv w:val="1"/>
      <w:marLeft w:val="0"/>
      <w:marRight w:val="0"/>
      <w:marTop w:val="0"/>
      <w:marBottom w:val="0"/>
      <w:divBdr>
        <w:top w:val="none" w:sz="0" w:space="0" w:color="auto"/>
        <w:left w:val="none" w:sz="0" w:space="0" w:color="auto"/>
        <w:bottom w:val="none" w:sz="0" w:space="0" w:color="auto"/>
        <w:right w:val="none" w:sz="0" w:space="0" w:color="auto"/>
      </w:divBdr>
    </w:div>
    <w:div w:id="122122673">
      <w:bodyDiv w:val="1"/>
      <w:marLeft w:val="0"/>
      <w:marRight w:val="0"/>
      <w:marTop w:val="0"/>
      <w:marBottom w:val="0"/>
      <w:divBdr>
        <w:top w:val="none" w:sz="0" w:space="0" w:color="auto"/>
        <w:left w:val="none" w:sz="0" w:space="0" w:color="auto"/>
        <w:bottom w:val="none" w:sz="0" w:space="0" w:color="auto"/>
        <w:right w:val="none" w:sz="0" w:space="0" w:color="auto"/>
      </w:divBdr>
    </w:div>
    <w:div w:id="126169353">
      <w:bodyDiv w:val="1"/>
      <w:marLeft w:val="0"/>
      <w:marRight w:val="0"/>
      <w:marTop w:val="0"/>
      <w:marBottom w:val="0"/>
      <w:divBdr>
        <w:top w:val="none" w:sz="0" w:space="0" w:color="auto"/>
        <w:left w:val="none" w:sz="0" w:space="0" w:color="auto"/>
        <w:bottom w:val="none" w:sz="0" w:space="0" w:color="auto"/>
        <w:right w:val="none" w:sz="0" w:space="0" w:color="auto"/>
      </w:divBdr>
    </w:div>
    <w:div w:id="131140899">
      <w:bodyDiv w:val="1"/>
      <w:marLeft w:val="0"/>
      <w:marRight w:val="0"/>
      <w:marTop w:val="0"/>
      <w:marBottom w:val="0"/>
      <w:divBdr>
        <w:top w:val="none" w:sz="0" w:space="0" w:color="auto"/>
        <w:left w:val="none" w:sz="0" w:space="0" w:color="auto"/>
        <w:bottom w:val="none" w:sz="0" w:space="0" w:color="auto"/>
        <w:right w:val="none" w:sz="0" w:space="0" w:color="auto"/>
      </w:divBdr>
    </w:div>
    <w:div w:id="134563886">
      <w:bodyDiv w:val="1"/>
      <w:marLeft w:val="0"/>
      <w:marRight w:val="0"/>
      <w:marTop w:val="0"/>
      <w:marBottom w:val="0"/>
      <w:divBdr>
        <w:top w:val="none" w:sz="0" w:space="0" w:color="auto"/>
        <w:left w:val="none" w:sz="0" w:space="0" w:color="auto"/>
        <w:bottom w:val="none" w:sz="0" w:space="0" w:color="auto"/>
        <w:right w:val="none" w:sz="0" w:space="0" w:color="auto"/>
      </w:divBdr>
    </w:div>
    <w:div w:id="139421889">
      <w:bodyDiv w:val="1"/>
      <w:marLeft w:val="0"/>
      <w:marRight w:val="0"/>
      <w:marTop w:val="0"/>
      <w:marBottom w:val="0"/>
      <w:divBdr>
        <w:top w:val="none" w:sz="0" w:space="0" w:color="auto"/>
        <w:left w:val="none" w:sz="0" w:space="0" w:color="auto"/>
        <w:bottom w:val="none" w:sz="0" w:space="0" w:color="auto"/>
        <w:right w:val="none" w:sz="0" w:space="0" w:color="auto"/>
      </w:divBdr>
    </w:div>
    <w:div w:id="161354340">
      <w:bodyDiv w:val="1"/>
      <w:marLeft w:val="0"/>
      <w:marRight w:val="0"/>
      <w:marTop w:val="0"/>
      <w:marBottom w:val="0"/>
      <w:divBdr>
        <w:top w:val="none" w:sz="0" w:space="0" w:color="auto"/>
        <w:left w:val="none" w:sz="0" w:space="0" w:color="auto"/>
        <w:bottom w:val="none" w:sz="0" w:space="0" w:color="auto"/>
        <w:right w:val="none" w:sz="0" w:space="0" w:color="auto"/>
      </w:divBdr>
    </w:div>
    <w:div w:id="165872815">
      <w:bodyDiv w:val="1"/>
      <w:marLeft w:val="0"/>
      <w:marRight w:val="0"/>
      <w:marTop w:val="0"/>
      <w:marBottom w:val="0"/>
      <w:divBdr>
        <w:top w:val="none" w:sz="0" w:space="0" w:color="auto"/>
        <w:left w:val="none" w:sz="0" w:space="0" w:color="auto"/>
        <w:bottom w:val="none" w:sz="0" w:space="0" w:color="auto"/>
        <w:right w:val="none" w:sz="0" w:space="0" w:color="auto"/>
      </w:divBdr>
    </w:div>
    <w:div w:id="170528336">
      <w:bodyDiv w:val="1"/>
      <w:marLeft w:val="0"/>
      <w:marRight w:val="0"/>
      <w:marTop w:val="0"/>
      <w:marBottom w:val="0"/>
      <w:divBdr>
        <w:top w:val="none" w:sz="0" w:space="0" w:color="auto"/>
        <w:left w:val="none" w:sz="0" w:space="0" w:color="auto"/>
        <w:bottom w:val="none" w:sz="0" w:space="0" w:color="auto"/>
        <w:right w:val="none" w:sz="0" w:space="0" w:color="auto"/>
      </w:divBdr>
    </w:div>
    <w:div w:id="179903981">
      <w:bodyDiv w:val="1"/>
      <w:marLeft w:val="0"/>
      <w:marRight w:val="0"/>
      <w:marTop w:val="0"/>
      <w:marBottom w:val="0"/>
      <w:divBdr>
        <w:top w:val="none" w:sz="0" w:space="0" w:color="auto"/>
        <w:left w:val="none" w:sz="0" w:space="0" w:color="auto"/>
        <w:bottom w:val="none" w:sz="0" w:space="0" w:color="auto"/>
        <w:right w:val="none" w:sz="0" w:space="0" w:color="auto"/>
      </w:divBdr>
    </w:div>
    <w:div w:id="188567682">
      <w:bodyDiv w:val="1"/>
      <w:marLeft w:val="0"/>
      <w:marRight w:val="0"/>
      <w:marTop w:val="0"/>
      <w:marBottom w:val="0"/>
      <w:divBdr>
        <w:top w:val="none" w:sz="0" w:space="0" w:color="auto"/>
        <w:left w:val="none" w:sz="0" w:space="0" w:color="auto"/>
        <w:bottom w:val="none" w:sz="0" w:space="0" w:color="auto"/>
        <w:right w:val="none" w:sz="0" w:space="0" w:color="auto"/>
      </w:divBdr>
    </w:div>
    <w:div w:id="189875456">
      <w:bodyDiv w:val="1"/>
      <w:marLeft w:val="0"/>
      <w:marRight w:val="0"/>
      <w:marTop w:val="0"/>
      <w:marBottom w:val="0"/>
      <w:divBdr>
        <w:top w:val="none" w:sz="0" w:space="0" w:color="auto"/>
        <w:left w:val="none" w:sz="0" w:space="0" w:color="auto"/>
        <w:bottom w:val="none" w:sz="0" w:space="0" w:color="auto"/>
        <w:right w:val="none" w:sz="0" w:space="0" w:color="auto"/>
      </w:divBdr>
    </w:div>
    <w:div w:id="193688241">
      <w:bodyDiv w:val="1"/>
      <w:marLeft w:val="0"/>
      <w:marRight w:val="0"/>
      <w:marTop w:val="0"/>
      <w:marBottom w:val="0"/>
      <w:divBdr>
        <w:top w:val="none" w:sz="0" w:space="0" w:color="auto"/>
        <w:left w:val="none" w:sz="0" w:space="0" w:color="auto"/>
        <w:bottom w:val="none" w:sz="0" w:space="0" w:color="auto"/>
        <w:right w:val="none" w:sz="0" w:space="0" w:color="auto"/>
      </w:divBdr>
    </w:div>
    <w:div w:id="213738933">
      <w:bodyDiv w:val="1"/>
      <w:marLeft w:val="0"/>
      <w:marRight w:val="0"/>
      <w:marTop w:val="0"/>
      <w:marBottom w:val="0"/>
      <w:divBdr>
        <w:top w:val="none" w:sz="0" w:space="0" w:color="auto"/>
        <w:left w:val="none" w:sz="0" w:space="0" w:color="auto"/>
        <w:bottom w:val="none" w:sz="0" w:space="0" w:color="auto"/>
        <w:right w:val="none" w:sz="0" w:space="0" w:color="auto"/>
      </w:divBdr>
    </w:div>
    <w:div w:id="220599494">
      <w:bodyDiv w:val="1"/>
      <w:marLeft w:val="0"/>
      <w:marRight w:val="0"/>
      <w:marTop w:val="0"/>
      <w:marBottom w:val="0"/>
      <w:divBdr>
        <w:top w:val="none" w:sz="0" w:space="0" w:color="auto"/>
        <w:left w:val="none" w:sz="0" w:space="0" w:color="auto"/>
        <w:bottom w:val="none" w:sz="0" w:space="0" w:color="auto"/>
        <w:right w:val="none" w:sz="0" w:space="0" w:color="auto"/>
      </w:divBdr>
    </w:div>
    <w:div w:id="224880603">
      <w:bodyDiv w:val="1"/>
      <w:marLeft w:val="0"/>
      <w:marRight w:val="0"/>
      <w:marTop w:val="0"/>
      <w:marBottom w:val="0"/>
      <w:divBdr>
        <w:top w:val="none" w:sz="0" w:space="0" w:color="auto"/>
        <w:left w:val="none" w:sz="0" w:space="0" w:color="auto"/>
        <w:bottom w:val="none" w:sz="0" w:space="0" w:color="auto"/>
        <w:right w:val="none" w:sz="0" w:space="0" w:color="auto"/>
      </w:divBdr>
    </w:div>
    <w:div w:id="236206218">
      <w:bodyDiv w:val="1"/>
      <w:marLeft w:val="0"/>
      <w:marRight w:val="0"/>
      <w:marTop w:val="0"/>
      <w:marBottom w:val="0"/>
      <w:divBdr>
        <w:top w:val="none" w:sz="0" w:space="0" w:color="auto"/>
        <w:left w:val="none" w:sz="0" w:space="0" w:color="auto"/>
        <w:bottom w:val="none" w:sz="0" w:space="0" w:color="auto"/>
        <w:right w:val="none" w:sz="0" w:space="0" w:color="auto"/>
      </w:divBdr>
    </w:div>
    <w:div w:id="238757177">
      <w:bodyDiv w:val="1"/>
      <w:marLeft w:val="0"/>
      <w:marRight w:val="0"/>
      <w:marTop w:val="0"/>
      <w:marBottom w:val="0"/>
      <w:divBdr>
        <w:top w:val="none" w:sz="0" w:space="0" w:color="auto"/>
        <w:left w:val="none" w:sz="0" w:space="0" w:color="auto"/>
        <w:bottom w:val="none" w:sz="0" w:space="0" w:color="auto"/>
        <w:right w:val="none" w:sz="0" w:space="0" w:color="auto"/>
      </w:divBdr>
    </w:div>
    <w:div w:id="252052427">
      <w:bodyDiv w:val="1"/>
      <w:marLeft w:val="0"/>
      <w:marRight w:val="0"/>
      <w:marTop w:val="0"/>
      <w:marBottom w:val="0"/>
      <w:divBdr>
        <w:top w:val="none" w:sz="0" w:space="0" w:color="auto"/>
        <w:left w:val="none" w:sz="0" w:space="0" w:color="auto"/>
        <w:bottom w:val="none" w:sz="0" w:space="0" w:color="auto"/>
        <w:right w:val="none" w:sz="0" w:space="0" w:color="auto"/>
      </w:divBdr>
    </w:div>
    <w:div w:id="263416120">
      <w:bodyDiv w:val="1"/>
      <w:marLeft w:val="0"/>
      <w:marRight w:val="0"/>
      <w:marTop w:val="0"/>
      <w:marBottom w:val="0"/>
      <w:divBdr>
        <w:top w:val="none" w:sz="0" w:space="0" w:color="auto"/>
        <w:left w:val="none" w:sz="0" w:space="0" w:color="auto"/>
        <w:bottom w:val="none" w:sz="0" w:space="0" w:color="auto"/>
        <w:right w:val="none" w:sz="0" w:space="0" w:color="auto"/>
      </w:divBdr>
    </w:div>
    <w:div w:id="273027887">
      <w:bodyDiv w:val="1"/>
      <w:marLeft w:val="0"/>
      <w:marRight w:val="0"/>
      <w:marTop w:val="0"/>
      <w:marBottom w:val="0"/>
      <w:divBdr>
        <w:top w:val="none" w:sz="0" w:space="0" w:color="auto"/>
        <w:left w:val="none" w:sz="0" w:space="0" w:color="auto"/>
        <w:bottom w:val="none" w:sz="0" w:space="0" w:color="auto"/>
        <w:right w:val="none" w:sz="0" w:space="0" w:color="auto"/>
      </w:divBdr>
    </w:div>
    <w:div w:id="274410817">
      <w:bodyDiv w:val="1"/>
      <w:marLeft w:val="0"/>
      <w:marRight w:val="0"/>
      <w:marTop w:val="0"/>
      <w:marBottom w:val="0"/>
      <w:divBdr>
        <w:top w:val="none" w:sz="0" w:space="0" w:color="auto"/>
        <w:left w:val="none" w:sz="0" w:space="0" w:color="auto"/>
        <w:bottom w:val="none" w:sz="0" w:space="0" w:color="auto"/>
        <w:right w:val="none" w:sz="0" w:space="0" w:color="auto"/>
      </w:divBdr>
    </w:div>
    <w:div w:id="284436029">
      <w:bodyDiv w:val="1"/>
      <w:marLeft w:val="0"/>
      <w:marRight w:val="0"/>
      <w:marTop w:val="0"/>
      <w:marBottom w:val="0"/>
      <w:divBdr>
        <w:top w:val="none" w:sz="0" w:space="0" w:color="auto"/>
        <w:left w:val="none" w:sz="0" w:space="0" w:color="auto"/>
        <w:bottom w:val="none" w:sz="0" w:space="0" w:color="auto"/>
        <w:right w:val="none" w:sz="0" w:space="0" w:color="auto"/>
      </w:divBdr>
    </w:div>
    <w:div w:id="285045127">
      <w:bodyDiv w:val="1"/>
      <w:marLeft w:val="0"/>
      <w:marRight w:val="0"/>
      <w:marTop w:val="0"/>
      <w:marBottom w:val="0"/>
      <w:divBdr>
        <w:top w:val="none" w:sz="0" w:space="0" w:color="auto"/>
        <w:left w:val="none" w:sz="0" w:space="0" w:color="auto"/>
        <w:bottom w:val="none" w:sz="0" w:space="0" w:color="auto"/>
        <w:right w:val="none" w:sz="0" w:space="0" w:color="auto"/>
      </w:divBdr>
    </w:div>
    <w:div w:id="285284337">
      <w:bodyDiv w:val="1"/>
      <w:marLeft w:val="0"/>
      <w:marRight w:val="0"/>
      <w:marTop w:val="0"/>
      <w:marBottom w:val="0"/>
      <w:divBdr>
        <w:top w:val="none" w:sz="0" w:space="0" w:color="auto"/>
        <w:left w:val="none" w:sz="0" w:space="0" w:color="auto"/>
        <w:bottom w:val="none" w:sz="0" w:space="0" w:color="auto"/>
        <w:right w:val="none" w:sz="0" w:space="0" w:color="auto"/>
      </w:divBdr>
    </w:div>
    <w:div w:id="299113024">
      <w:bodyDiv w:val="1"/>
      <w:marLeft w:val="0"/>
      <w:marRight w:val="0"/>
      <w:marTop w:val="0"/>
      <w:marBottom w:val="0"/>
      <w:divBdr>
        <w:top w:val="none" w:sz="0" w:space="0" w:color="auto"/>
        <w:left w:val="none" w:sz="0" w:space="0" w:color="auto"/>
        <w:bottom w:val="none" w:sz="0" w:space="0" w:color="auto"/>
        <w:right w:val="none" w:sz="0" w:space="0" w:color="auto"/>
      </w:divBdr>
    </w:div>
    <w:div w:id="301229398">
      <w:bodyDiv w:val="1"/>
      <w:marLeft w:val="0"/>
      <w:marRight w:val="0"/>
      <w:marTop w:val="0"/>
      <w:marBottom w:val="0"/>
      <w:divBdr>
        <w:top w:val="none" w:sz="0" w:space="0" w:color="auto"/>
        <w:left w:val="none" w:sz="0" w:space="0" w:color="auto"/>
        <w:bottom w:val="none" w:sz="0" w:space="0" w:color="auto"/>
        <w:right w:val="none" w:sz="0" w:space="0" w:color="auto"/>
      </w:divBdr>
    </w:div>
    <w:div w:id="303387534">
      <w:bodyDiv w:val="1"/>
      <w:marLeft w:val="0"/>
      <w:marRight w:val="0"/>
      <w:marTop w:val="0"/>
      <w:marBottom w:val="0"/>
      <w:divBdr>
        <w:top w:val="none" w:sz="0" w:space="0" w:color="auto"/>
        <w:left w:val="none" w:sz="0" w:space="0" w:color="auto"/>
        <w:bottom w:val="none" w:sz="0" w:space="0" w:color="auto"/>
        <w:right w:val="none" w:sz="0" w:space="0" w:color="auto"/>
      </w:divBdr>
    </w:div>
    <w:div w:id="307829500">
      <w:bodyDiv w:val="1"/>
      <w:marLeft w:val="0"/>
      <w:marRight w:val="0"/>
      <w:marTop w:val="0"/>
      <w:marBottom w:val="0"/>
      <w:divBdr>
        <w:top w:val="none" w:sz="0" w:space="0" w:color="auto"/>
        <w:left w:val="none" w:sz="0" w:space="0" w:color="auto"/>
        <w:bottom w:val="none" w:sz="0" w:space="0" w:color="auto"/>
        <w:right w:val="none" w:sz="0" w:space="0" w:color="auto"/>
      </w:divBdr>
    </w:div>
    <w:div w:id="311757559">
      <w:bodyDiv w:val="1"/>
      <w:marLeft w:val="0"/>
      <w:marRight w:val="0"/>
      <w:marTop w:val="0"/>
      <w:marBottom w:val="0"/>
      <w:divBdr>
        <w:top w:val="none" w:sz="0" w:space="0" w:color="auto"/>
        <w:left w:val="none" w:sz="0" w:space="0" w:color="auto"/>
        <w:bottom w:val="none" w:sz="0" w:space="0" w:color="auto"/>
        <w:right w:val="none" w:sz="0" w:space="0" w:color="auto"/>
      </w:divBdr>
    </w:div>
    <w:div w:id="312874951">
      <w:bodyDiv w:val="1"/>
      <w:marLeft w:val="0"/>
      <w:marRight w:val="0"/>
      <w:marTop w:val="0"/>
      <w:marBottom w:val="0"/>
      <w:divBdr>
        <w:top w:val="none" w:sz="0" w:space="0" w:color="auto"/>
        <w:left w:val="none" w:sz="0" w:space="0" w:color="auto"/>
        <w:bottom w:val="none" w:sz="0" w:space="0" w:color="auto"/>
        <w:right w:val="none" w:sz="0" w:space="0" w:color="auto"/>
      </w:divBdr>
    </w:div>
    <w:div w:id="332073682">
      <w:bodyDiv w:val="1"/>
      <w:marLeft w:val="0"/>
      <w:marRight w:val="0"/>
      <w:marTop w:val="0"/>
      <w:marBottom w:val="0"/>
      <w:divBdr>
        <w:top w:val="none" w:sz="0" w:space="0" w:color="auto"/>
        <w:left w:val="none" w:sz="0" w:space="0" w:color="auto"/>
        <w:bottom w:val="none" w:sz="0" w:space="0" w:color="auto"/>
        <w:right w:val="none" w:sz="0" w:space="0" w:color="auto"/>
      </w:divBdr>
    </w:div>
    <w:div w:id="335042281">
      <w:bodyDiv w:val="1"/>
      <w:marLeft w:val="0"/>
      <w:marRight w:val="0"/>
      <w:marTop w:val="0"/>
      <w:marBottom w:val="0"/>
      <w:divBdr>
        <w:top w:val="none" w:sz="0" w:space="0" w:color="auto"/>
        <w:left w:val="none" w:sz="0" w:space="0" w:color="auto"/>
        <w:bottom w:val="none" w:sz="0" w:space="0" w:color="auto"/>
        <w:right w:val="none" w:sz="0" w:space="0" w:color="auto"/>
      </w:divBdr>
    </w:div>
    <w:div w:id="342365727">
      <w:bodyDiv w:val="1"/>
      <w:marLeft w:val="0"/>
      <w:marRight w:val="0"/>
      <w:marTop w:val="0"/>
      <w:marBottom w:val="0"/>
      <w:divBdr>
        <w:top w:val="none" w:sz="0" w:space="0" w:color="auto"/>
        <w:left w:val="none" w:sz="0" w:space="0" w:color="auto"/>
        <w:bottom w:val="none" w:sz="0" w:space="0" w:color="auto"/>
        <w:right w:val="none" w:sz="0" w:space="0" w:color="auto"/>
      </w:divBdr>
    </w:div>
    <w:div w:id="342705509">
      <w:bodyDiv w:val="1"/>
      <w:marLeft w:val="0"/>
      <w:marRight w:val="0"/>
      <w:marTop w:val="0"/>
      <w:marBottom w:val="0"/>
      <w:divBdr>
        <w:top w:val="none" w:sz="0" w:space="0" w:color="auto"/>
        <w:left w:val="none" w:sz="0" w:space="0" w:color="auto"/>
        <w:bottom w:val="none" w:sz="0" w:space="0" w:color="auto"/>
        <w:right w:val="none" w:sz="0" w:space="0" w:color="auto"/>
      </w:divBdr>
    </w:div>
    <w:div w:id="345332793">
      <w:bodyDiv w:val="1"/>
      <w:marLeft w:val="0"/>
      <w:marRight w:val="0"/>
      <w:marTop w:val="0"/>
      <w:marBottom w:val="0"/>
      <w:divBdr>
        <w:top w:val="none" w:sz="0" w:space="0" w:color="auto"/>
        <w:left w:val="none" w:sz="0" w:space="0" w:color="auto"/>
        <w:bottom w:val="none" w:sz="0" w:space="0" w:color="auto"/>
        <w:right w:val="none" w:sz="0" w:space="0" w:color="auto"/>
      </w:divBdr>
    </w:div>
    <w:div w:id="349334412">
      <w:bodyDiv w:val="1"/>
      <w:marLeft w:val="0"/>
      <w:marRight w:val="0"/>
      <w:marTop w:val="0"/>
      <w:marBottom w:val="0"/>
      <w:divBdr>
        <w:top w:val="none" w:sz="0" w:space="0" w:color="auto"/>
        <w:left w:val="none" w:sz="0" w:space="0" w:color="auto"/>
        <w:bottom w:val="none" w:sz="0" w:space="0" w:color="auto"/>
        <w:right w:val="none" w:sz="0" w:space="0" w:color="auto"/>
      </w:divBdr>
    </w:div>
    <w:div w:id="353044450">
      <w:bodyDiv w:val="1"/>
      <w:marLeft w:val="0"/>
      <w:marRight w:val="0"/>
      <w:marTop w:val="0"/>
      <w:marBottom w:val="0"/>
      <w:divBdr>
        <w:top w:val="none" w:sz="0" w:space="0" w:color="auto"/>
        <w:left w:val="none" w:sz="0" w:space="0" w:color="auto"/>
        <w:bottom w:val="none" w:sz="0" w:space="0" w:color="auto"/>
        <w:right w:val="none" w:sz="0" w:space="0" w:color="auto"/>
      </w:divBdr>
    </w:div>
    <w:div w:id="355280445">
      <w:bodyDiv w:val="1"/>
      <w:marLeft w:val="0"/>
      <w:marRight w:val="0"/>
      <w:marTop w:val="0"/>
      <w:marBottom w:val="0"/>
      <w:divBdr>
        <w:top w:val="none" w:sz="0" w:space="0" w:color="auto"/>
        <w:left w:val="none" w:sz="0" w:space="0" w:color="auto"/>
        <w:bottom w:val="none" w:sz="0" w:space="0" w:color="auto"/>
        <w:right w:val="none" w:sz="0" w:space="0" w:color="auto"/>
      </w:divBdr>
    </w:div>
    <w:div w:id="356857191">
      <w:bodyDiv w:val="1"/>
      <w:marLeft w:val="0"/>
      <w:marRight w:val="0"/>
      <w:marTop w:val="0"/>
      <w:marBottom w:val="0"/>
      <w:divBdr>
        <w:top w:val="none" w:sz="0" w:space="0" w:color="auto"/>
        <w:left w:val="none" w:sz="0" w:space="0" w:color="auto"/>
        <w:bottom w:val="none" w:sz="0" w:space="0" w:color="auto"/>
        <w:right w:val="none" w:sz="0" w:space="0" w:color="auto"/>
      </w:divBdr>
    </w:div>
    <w:div w:id="363141092">
      <w:bodyDiv w:val="1"/>
      <w:marLeft w:val="0"/>
      <w:marRight w:val="0"/>
      <w:marTop w:val="0"/>
      <w:marBottom w:val="0"/>
      <w:divBdr>
        <w:top w:val="none" w:sz="0" w:space="0" w:color="auto"/>
        <w:left w:val="none" w:sz="0" w:space="0" w:color="auto"/>
        <w:bottom w:val="none" w:sz="0" w:space="0" w:color="auto"/>
        <w:right w:val="none" w:sz="0" w:space="0" w:color="auto"/>
      </w:divBdr>
    </w:div>
    <w:div w:id="365522770">
      <w:bodyDiv w:val="1"/>
      <w:marLeft w:val="0"/>
      <w:marRight w:val="0"/>
      <w:marTop w:val="0"/>
      <w:marBottom w:val="0"/>
      <w:divBdr>
        <w:top w:val="none" w:sz="0" w:space="0" w:color="auto"/>
        <w:left w:val="none" w:sz="0" w:space="0" w:color="auto"/>
        <w:bottom w:val="none" w:sz="0" w:space="0" w:color="auto"/>
        <w:right w:val="none" w:sz="0" w:space="0" w:color="auto"/>
      </w:divBdr>
    </w:div>
    <w:div w:id="366225868">
      <w:bodyDiv w:val="1"/>
      <w:marLeft w:val="0"/>
      <w:marRight w:val="0"/>
      <w:marTop w:val="0"/>
      <w:marBottom w:val="0"/>
      <w:divBdr>
        <w:top w:val="none" w:sz="0" w:space="0" w:color="auto"/>
        <w:left w:val="none" w:sz="0" w:space="0" w:color="auto"/>
        <w:bottom w:val="none" w:sz="0" w:space="0" w:color="auto"/>
        <w:right w:val="none" w:sz="0" w:space="0" w:color="auto"/>
      </w:divBdr>
    </w:div>
    <w:div w:id="367415308">
      <w:bodyDiv w:val="1"/>
      <w:marLeft w:val="0"/>
      <w:marRight w:val="0"/>
      <w:marTop w:val="0"/>
      <w:marBottom w:val="0"/>
      <w:divBdr>
        <w:top w:val="none" w:sz="0" w:space="0" w:color="auto"/>
        <w:left w:val="none" w:sz="0" w:space="0" w:color="auto"/>
        <w:bottom w:val="none" w:sz="0" w:space="0" w:color="auto"/>
        <w:right w:val="none" w:sz="0" w:space="0" w:color="auto"/>
      </w:divBdr>
    </w:div>
    <w:div w:id="381708828">
      <w:bodyDiv w:val="1"/>
      <w:marLeft w:val="0"/>
      <w:marRight w:val="0"/>
      <w:marTop w:val="0"/>
      <w:marBottom w:val="0"/>
      <w:divBdr>
        <w:top w:val="none" w:sz="0" w:space="0" w:color="auto"/>
        <w:left w:val="none" w:sz="0" w:space="0" w:color="auto"/>
        <w:bottom w:val="none" w:sz="0" w:space="0" w:color="auto"/>
        <w:right w:val="none" w:sz="0" w:space="0" w:color="auto"/>
      </w:divBdr>
    </w:div>
    <w:div w:id="385686990">
      <w:bodyDiv w:val="1"/>
      <w:marLeft w:val="0"/>
      <w:marRight w:val="0"/>
      <w:marTop w:val="0"/>
      <w:marBottom w:val="0"/>
      <w:divBdr>
        <w:top w:val="none" w:sz="0" w:space="0" w:color="auto"/>
        <w:left w:val="none" w:sz="0" w:space="0" w:color="auto"/>
        <w:bottom w:val="none" w:sz="0" w:space="0" w:color="auto"/>
        <w:right w:val="none" w:sz="0" w:space="0" w:color="auto"/>
      </w:divBdr>
    </w:div>
    <w:div w:id="390081217">
      <w:bodyDiv w:val="1"/>
      <w:marLeft w:val="0"/>
      <w:marRight w:val="0"/>
      <w:marTop w:val="0"/>
      <w:marBottom w:val="0"/>
      <w:divBdr>
        <w:top w:val="none" w:sz="0" w:space="0" w:color="auto"/>
        <w:left w:val="none" w:sz="0" w:space="0" w:color="auto"/>
        <w:bottom w:val="none" w:sz="0" w:space="0" w:color="auto"/>
        <w:right w:val="none" w:sz="0" w:space="0" w:color="auto"/>
      </w:divBdr>
    </w:div>
    <w:div w:id="392628746">
      <w:bodyDiv w:val="1"/>
      <w:marLeft w:val="0"/>
      <w:marRight w:val="0"/>
      <w:marTop w:val="0"/>
      <w:marBottom w:val="0"/>
      <w:divBdr>
        <w:top w:val="none" w:sz="0" w:space="0" w:color="auto"/>
        <w:left w:val="none" w:sz="0" w:space="0" w:color="auto"/>
        <w:bottom w:val="none" w:sz="0" w:space="0" w:color="auto"/>
        <w:right w:val="none" w:sz="0" w:space="0" w:color="auto"/>
      </w:divBdr>
    </w:div>
    <w:div w:id="401102605">
      <w:bodyDiv w:val="1"/>
      <w:marLeft w:val="0"/>
      <w:marRight w:val="0"/>
      <w:marTop w:val="0"/>
      <w:marBottom w:val="0"/>
      <w:divBdr>
        <w:top w:val="none" w:sz="0" w:space="0" w:color="auto"/>
        <w:left w:val="none" w:sz="0" w:space="0" w:color="auto"/>
        <w:bottom w:val="none" w:sz="0" w:space="0" w:color="auto"/>
        <w:right w:val="none" w:sz="0" w:space="0" w:color="auto"/>
      </w:divBdr>
    </w:div>
    <w:div w:id="404453909">
      <w:bodyDiv w:val="1"/>
      <w:marLeft w:val="0"/>
      <w:marRight w:val="0"/>
      <w:marTop w:val="0"/>
      <w:marBottom w:val="0"/>
      <w:divBdr>
        <w:top w:val="none" w:sz="0" w:space="0" w:color="auto"/>
        <w:left w:val="none" w:sz="0" w:space="0" w:color="auto"/>
        <w:bottom w:val="none" w:sz="0" w:space="0" w:color="auto"/>
        <w:right w:val="none" w:sz="0" w:space="0" w:color="auto"/>
      </w:divBdr>
    </w:div>
    <w:div w:id="413672939">
      <w:bodyDiv w:val="1"/>
      <w:marLeft w:val="0"/>
      <w:marRight w:val="0"/>
      <w:marTop w:val="0"/>
      <w:marBottom w:val="0"/>
      <w:divBdr>
        <w:top w:val="none" w:sz="0" w:space="0" w:color="auto"/>
        <w:left w:val="none" w:sz="0" w:space="0" w:color="auto"/>
        <w:bottom w:val="none" w:sz="0" w:space="0" w:color="auto"/>
        <w:right w:val="none" w:sz="0" w:space="0" w:color="auto"/>
      </w:divBdr>
    </w:div>
    <w:div w:id="415516042">
      <w:bodyDiv w:val="1"/>
      <w:marLeft w:val="0"/>
      <w:marRight w:val="0"/>
      <w:marTop w:val="0"/>
      <w:marBottom w:val="0"/>
      <w:divBdr>
        <w:top w:val="none" w:sz="0" w:space="0" w:color="auto"/>
        <w:left w:val="none" w:sz="0" w:space="0" w:color="auto"/>
        <w:bottom w:val="none" w:sz="0" w:space="0" w:color="auto"/>
        <w:right w:val="none" w:sz="0" w:space="0" w:color="auto"/>
      </w:divBdr>
    </w:div>
    <w:div w:id="417336483">
      <w:bodyDiv w:val="1"/>
      <w:marLeft w:val="0"/>
      <w:marRight w:val="0"/>
      <w:marTop w:val="0"/>
      <w:marBottom w:val="0"/>
      <w:divBdr>
        <w:top w:val="none" w:sz="0" w:space="0" w:color="auto"/>
        <w:left w:val="none" w:sz="0" w:space="0" w:color="auto"/>
        <w:bottom w:val="none" w:sz="0" w:space="0" w:color="auto"/>
        <w:right w:val="none" w:sz="0" w:space="0" w:color="auto"/>
      </w:divBdr>
    </w:div>
    <w:div w:id="424618862">
      <w:bodyDiv w:val="1"/>
      <w:marLeft w:val="0"/>
      <w:marRight w:val="0"/>
      <w:marTop w:val="0"/>
      <w:marBottom w:val="0"/>
      <w:divBdr>
        <w:top w:val="none" w:sz="0" w:space="0" w:color="auto"/>
        <w:left w:val="none" w:sz="0" w:space="0" w:color="auto"/>
        <w:bottom w:val="none" w:sz="0" w:space="0" w:color="auto"/>
        <w:right w:val="none" w:sz="0" w:space="0" w:color="auto"/>
      </w:divBdr>
    </w:div>
    <w:div w:id="437066404">
      <w:bodyDiv w:val="1"/>
      <w:marLeft w:val="0"/>
      <w:marRight w:val="0"/>
      <w:marTop w:val="0"/>
      <w:marBottom w:val="0"/>
      <w:divBdr>
        <w:top w:val="none" w:sz="0" w:space="0" w:color="auto"/>
        <w:left w:val="none" w:sz="0" w:space="0" w:color="auto"/>
        <w:bottom w:val="none" w:sz="0" w:space="0" w:color="auto"/>
        <w:right w:val="none" w:sz="0" w:space="0" w:color="auto"/>
      </w:divBdr>
    </w:div>
    <w:div w:id="439640435">
      <w:bodyDiv w:val="1"/>
      <w:marLeft w:val="0"/>
      <w:marRight w:val="0"/>
      <w:marTop w:val="0"/>
      <w:marBottom w:val="0"/>
      <w:divBdr>
        <w:top w:val="none" w:sz="0" w:space="0" w:color="auto"/>
        <w:left w:val="none" w:sz="0" w:space="0" w:color="auto"/>
        <w:bottom w:val="none" w:sz="0" w:space="0" w:color="auto"/>
        <w:right w:val="none" w:sz="0" w:space="0" w:color="auto"/>
      </w:divBdr>
    </w:div>
    <w:div w:id="445469730">
      <w:bodyDiv w:val="1"/>
      <w:marLeft w:val="0"/>
      <w:marRight w:val="0"/>
      <w:marTop w:val="0"/>
      <w:marBottom w:val="0"/>
      <w:divBdr>
        <w:top w:val="none" w:sz="0" w:space="0" w:color="auto"/>
        <w:left w:val="none" w:sz="0" w:space="0" w:color="auto"/>
        <w:bottom w:val="none" w:sz="0" w:space="0" w:color="auto"/>
        <w:right w:val="none" w:sz="0" w:space="0" w:color="auto"/>
      </w:divBdr>
    </w:div>
    <w:div w:id="453793682">
      <w:bodyDiv w:val="1"/>
      <w:marLeft w:val="0"/>
      <w:marRight w:val="0"/>
      <w:marTop w:val="0"/>
      <w:marBottom w:val="0"/>
      <w:divBdr>
        <w:top w:val="none" w:sz="0" w:space="0" w:color="auto"/>
        <w:left w:val="none" w:sz="0" w:space="0" w:color="auto"/>
        <w:bottom w:val="none" w:sz="0" w:space="0" w:color="auto"/>
        <w:right w:val="none" w:sz="0" w:space="0" w:color="auto"/>
      </w:divBdr>
    </w:div>
    <w:div w:id="469247197">
      <w:bodyDiv w:val="1"/>
      <w:marLeft w:val="0"/>
      <w:marRight w:val="0"/>
      <w:marTop w:val="0"/>
      <w:marBottom w:val="0"/>
      <w:divBdr>
        <w:top w:val="none" w:sz="0" w:space="0" w:color="auto"/>
        <w:left w:val="none" w:sz="0" w:space="0" w:color="auto"/>
        <w:bottom w:val="none" w:sz="0" w:space="0" w:color="auto"/>
        <w:right w:val="none" w:sz="0" w:space="0" w:color="auto"/>
      </w:divBdr>
    </w:div>
    <w:div w:id="474879139">
      <w:bodyDiv w:val="1"/>
      <w:marLeft w:val="0"/>
      <w:marRight w:val="0"/>
      <w:marTop w:val="0"/>
      <w:marBottom w:val="0"/>
      <w:divBdr>
        <w:top w:val="none" w:sz="0" w:space="0" w:color="auto"/>
        <w:left w:val="none" w:sz="0" w:space="0" w:color="auto"/>
        <w:bottom w:val="none" w:sz="0" w:space="0" w:color="auto"/>
        <w:right w:val="none" w:sz="0" w:space="0" w:color="auto"/>
      </w:divBdr>
    </w:div>
    <w:div w:id="475756201">
      <w:bodyDiv w:val="1"/>
      <w:marLeft w:val="0"/>
      <w:marRight w:val="0"/>
      <w:marTop w:val="0"/>
      <w:marBottom w:val="0"/>
      <w:divBdr>
        <w:top w:val="none" w:sz="0" w:space="0" w:color="auto"/>
        <w:left w:val="none" w:sz="0" w:space="0" w:color="auto"/>
        <w:bottom w:val="none" w:sz="0" w:space="0" w:color="auto"/>
        <w:right w:val="none" w:sz="0" w:space="0" w:color="auto"/>
      </w:divBdr>
    </w:div>
    <w:div w:id="479613801">
      <w:bodyDiv w:val="1"/>
      <w:marLeft w:val="0"/>
      <w:marRight w:val="0"/>
      <w:marTop w:val="0"/>
      <w:marBottom w:val="0"/>
      <w:divBdr>
        <w:top w:val="none" w:sz="0" w:space="0" w:color="auto"/>
        <w:left w:val="none" w:sz="0" w:space="0" w:color="auto"/>
        <w:bottom w:val="none" w:sz="0" w:space="0" w:color="auto"/>
        <w:right w:val="none" w:sz="0" w:space="0" w:color="auto"/>
      </w:divBdr>
    </w:div>
    <w:div w:id="480194721">
      <w:bodyDiv w:val="1"/>
      <w:marLeft w:val="0"/>
      <w:marRight w:val="0"/>
      <w:marTop w:val="0"/>
      <w:marBottom w:val="0"/>
      <w:divBdr>
        <w:top w:val="none" w:sz="0" w:space="0" w:color="auto"/>
        <w:left w:val="none" w:sz="0" w:space="0" w:color="auto"/>
        <w:bottom w:val="none" w:sz="0" w:space="0" w:color="auto"/>
        <w:right w:val="none" w:sz="0" w:space="0" w:color="auto"/>
      </w:divBdr>
    </w:div>
    <w:div w:id="485517898">
      <w:bodyDiv w:val="1"/>
      <w:marLeft w:val="0"/>
      <w:marRight w:val="0"/>
      <w:marTop w:val="0"/>
      <w:marBottom w:val="0"/>
      <w:divBdr>
        <w:top w:val="none" w:sz="0" w:space="0" w:color="auto"/>
        <w:left w:val="none" w:sz="0" w:space="0" w:color="auto"/>
        <w:bottom w:val="none" w:sz="0" w:space="0" w:color="auto"/>
        <w:right w:val="none" w:sz="0" w:space="0" w:color="auto"/>
      </w:divBdr>
    </w:div>
    <w:div w:id="485970866">
      <w:bodyDiv w:val="1"/>
      <w:marLeft w:val="0"/>
      <w:marRight w:val="0"/>
      <w:marTop w:val="0"/>
      <w:marBottom w:val="0"/>
      <w:divBdr>
        <w:top w:val="none" w:sz="0" w:space="0" w:color="auto"/>
        <w:left w:val="none" w:sz="0" w:space="0" w:color="auto"/>
        <w:bottom w:val="none" w:sz="0" w:space="0" w:color="auto"/>
        <w:right w:val="none" w:sz="0" w:space="0" w:color="auto"/>
      </w:divBdr>
    </w:div>
    <w:div w:id="491416066">
      <w:bodyDiv w:val="1"/>
      <w:marLeft w:val="0"/>
      <w:marRight w:val="0"/>
      <w:marTop w:val="0"/>
      <w:marBottom w:val="0"/>
      <w:divBdr>
        <w:top w:val="none" w:sz="0" w:space="0" w:color="auto"/>
        <w:left w:val="none" w:sz="0" w:space="0" w:color="auto"/>
        <w:bottom w:val="none" w:sz="0" w:space="0" w:color="auto"/>
        <w:right w:val="none" w:sz="0" w:space="0" w:color="auto"/>
      </w:divBdr>
    </w:div>
    <w:div w:id="497817842">
      <w:bodyDiv w:val="1"/>
      <w:marLeft w:val="0"/>
      <w:marRight w:val="0"/>
      <w:marTop w:val="0"/>
      <w:marBottom w:val="0"/>
      <w:divBdr>
        <w:top w:val="none" w:sz="0" w:space="0" w:color="auto"/>
        <w:left w:val="none" w:sz="0" w:space="0" w:color="auto"/>
        <w:bottom w:val="none" w:sz="0" w:space="0" w:color="auto"/>
        <w:right w:val="none" w:sz="0" w:space="0" w:color="auto"/>
      </w:divBdr>
    </w:div>
    <w:div w:id="501631390">
      <w:bodyDiv w:val="1"/>
      <w:marLeft w:val="0"/>
      <w:marRight w:val="0"/>
      <w:marTop w:val="0"/>
      <w:marBottom w:val="0"/>
      <w:divBdr>
        <w:top w:val="none" w:sz="0" w:space="0" w:color="auto"/>
        <w:left w:val="none" w:sz="0" w:space="0" w:color="auto"/>
        <w:bottom w:val="none" w:sz="0" w:space="0" w:color="auto"/>
        <w:right w:val="none" w:sz="0" w:space="0" w:color="auto"/>
      </w:divBdr>
    </w:div>
    <w:div w:id="504982545">
      <w:bodyDiv w:val="1"/>
      <w:marLeft w:val="0"/>
      <w:marRight w:val="0"/>
      <w:marTop w:val="0"/>
      <w:marBottom w:val="0"/>
      <w:divBdr>
        <w:top w:val="none" w:sz="0" w:space="0" w:color="auto"/>
        <w:left w:val="none" w:sz="0" w:space="0" w:color="auto"/>
        <w:bottom w:val="none" w:sz="0" w:space="0" w:color="auto"/>
        <w:right w:val="none" w:sz="0" w:space="0" w:color="auto"/>
      </w:divBdr>
    </w:div>
    <w:div w:id="506866617">
      <w:bodyDiv w:val="1"/>
      <w:marLeft w:val="0"/>
      <w:marRight w:val="0"/>
      <w:marTop w:val="0"/>
      <w:marBottom w:val="0"/>
      <w:divBdr>
        <w:top w:val="none" w:sz="0" w:space="0" w:color="auto"/>
        <w:left w:val="none" w:sz="0" w:space="0" w:color="auto"/>
        <w:bottom w:val="none" w:sz="0" w:space="0" w:color="auto"/>
        <w:right w:val="none" w:sz="0" w:space="0" w:color="auto"/>
      </w:divBdr>
    </w:div>
    <w:div w:id="508564055">
      <w:bodyDiv w:val="1"/>
      <w:marLeft w:val="0"/>
      <w:marRight w:val="0"/>
      <w:marTop w:val="0"/>
      <w:marBottom w:val="0"/>
      <w:divBdr>
        <w:top w:val="none" w:sz="0" w:space="0" w:color="auto"/>
        <w:left w:val="none" w:sz="0" w:space="0" w:color="auto"/>
        <w:bottom w:val="none" w:sz="0" w:space="0" w:color="auto"/>
        <w:right w:val="none" w:sz="0" w:space="0" w:color="auto"/>
      </w:divBdr>
    </w:div>
    <w:div w:id="509223314">
      <w:bodyDiv w:val="1"/>
      <w:marLeft w:val="0"/>
      <w:marRight w:val="0"/>
      <w:marTop w:val="0"/>
      <w:marBottom w:val="0"/>
      <w:divBdr>
        <w:top w:val="none" w:sz="0" w:space="0" w:color="auto"/>
        <w:left w:val="none" w:sz="0" w:space="0" w:color="auto"/>
        <w:bottom w:val="none" w:sz="0" w:space="0" w:color="auto"/>
        <w:right w:val="none" w:sz="0" w:space="0" w:color="auto"/>
      </w:divBdr>
    </w:div>
    <w:div w:id="512694491">
      <w:bodyDiv w:val="1"/>
      <w:marLeft w:val="0"/>
      <w:marRight w:val="0"/>
      <w:marTop w:val="0"/>
      <w:marBottom w:val="0"/>
      <w:divBdr>
        <w:top w:val="none" w:sz="0" w:space="0" w:color="auto"/>
        <w:left w:val="none" w:sz="0" w:space="0" w:color="auto"/>
        <w:bottom w:val="none" w:sz="0" w:space="0" w:color="auto"/>
        <w:right w:val="none" w:sz="0" w:space="0" w:color="auto"/>
      </w:divBdr>
    </w:div>
    <w:div w:id="513805512">
      <w:bodyDiv w:val="1"/>
      <w:marLeft w:val="0"/>
      <w:marRight w:val="0"/>
      <w:marTop w:val="0"/>
      <w:marBottom w:val="0"/>
      <w:divBdr>
        <w:top w:val="none" w:sz="0" w:space="0" w:color="auto"/>
        <w:left w:val="none" w:sz="0" w:space="0" w:color="auto"/>
        <w:bottom w:val="none" w:sz="0" w:space="0" w:color="auto"/>
        <w:right w:val="none" w:sz="0" w:space="0" w:color="auto"/>
      </w:divBdr>
    </w:div>
    <w:div w:id="527793405">
      <w:bodyDiv w:val="1"/>
      <w:marLeft w:val="0"/>
      <w:marRight w:val="0"/>
      <w:marTop w:val="0"/>
      <w:marBottom w:val="0"/>
      <w:divBdr>
        <w:top w:val="none" w:sz="0" w:space="0" w:color="auto"/>
        <w:left w:val="none" w:sz="0" w:space="0" w:color="auto"/>
        <w:bottom w:val="none" w:sz="0" w:space="0" w:color="auto"/>
        <w:right w:val="none" w:sz="0" w:space="0" w:color="auto"/>
      </w:divBdr>
    </w:div>
    <w:div w:id="530535492">
      <w:bodyDiv w:val="1"/>
      <w:marLeft w:val="0"/>
      <w:marRight w:val="0"/>
      <w:marTop w:val="0"/>
      <w:marBottom w:val="0"/>
      <w:divBdr>
        <w:top w:val="none" w:sz="0" w:space="0" w:color="auto"/>
        <w:left w:val="none" w:sz="0" w:space="0" w:color="auto"/>
        <w:bottom w:val="none" w:sz="0" w:space="0" w:color="auto"/>
        <w:right w:val="none" w:sz="0" w:space="0" w:color="auto"/>
      </w:divBdr>
    </w:div>
    <w:div w:id="531653084">
      <w:bodyDiv w:val="1"/>
      <w:marLeft w:val="0"/>
      <w:marRight w:val="0"/>
      <w:marTop w:val="0"/>
      <w:marBottom w:val="0"/>
      <w:divBdr>
        <w:top w:val="none" w:sz="0" w:space="0" w:color="auto"/>
        <w:left w:val="none" w:sz="0" w:space="0" w:color="auto"/>
        <w:bottom w:val="none" w:sz="0" w:space="0" w:color="auto"/>
        <w:right w:val="none" w:sz="0" w:space="0" w:color="auto"/>
      </w:divBdr>
    </w:div>
    <w:div w:id="531654307">
      <w:bodyDiv w:val="1"/>
      <w:marLeft w:val="0"/>
      <w:marRight w:val="0"/>
      <w:marTop w:val="0"/>
      <w:marBottom w:val="0"/>
      <w:divBdr>
        <w:top w:val="none" w:sz="0" w:space="0" w:color="auto"/>
        <w:left w:val="none" w:sz="0" w:space="0" w:color="auto"/>
        <w:bottom w:val="none" w:sz="0" w:space="0" w:color="auto"/>
        <w:right w:val="none" w:sz="0" w:space="0" w:color="auto"/>
      </w:divBdr>
    </w:div>
    <w:div w:id="534972590">
      <w:bodyDiv w:val="1"/>
      <w:marLeft w:val="0"/>
      <w:marRight w:val="0"/>
      <w:marTop w:val="0"/>
      <w:marBottom w:val="0"/>
      <w:divBdr>
        <w:top w:val="none" w:sz="0" w:space="0" w:color="auto"/>
        <w:left w:val="none" w:sz="0" w:space="0" w:color="auto"/>
        <w:bottom w:val="none" w:sz="0" w:space="0" w:color="auto"/>
        <w:right w:val="none" w:sz="0" w:space="0" w:color="auto"/>
      </w:divBdr>
    </w:div>
    <w:div w:id="549657083">
      <w:bodyDiv w:val="1"/>
      <w:marLeft w:val="0"/>
      <w:marRight w:val="0"/>
      <w:marTop w:val="0"/>
      <w:marBottom w:val="0"/>
      <w:divBdr>
        <w:top w:val="none" w:sz="0" w:space="0" w:color="auto"/>
        <w:left w:val="none" w:sz="0" w:space="0" w:color="auto"/>
        <w:bottom w:val="none" w:sz="0" w:space="0" w:color="auto"/>
        <w:right w:val="none" w:sz="0" w:space="0" w:color="auto"/>
      </w:divBdr>
    </w:div>
    <w:div w:id="549802571">
      <w:bodyDiv w:val="1"/>
      <w:marLeft w:val="0"/>
      <w:marRight w:val="0"/>
      <w:marTop w:val="0"/>
      <w:marBottom w:val="0"/>
      <w:divBdr>
        <w:top w:val="none" w:sz="0" w:space="0" w:color="auto"/>
        <w:left w:val="none" w:sz="0" w:space="0" w:color="auto"/>
        <w:bottom w:val="none" w:sz="0" w:space="0" w:color="auto"/>
        <w:right w:val="none" w:sz="0" w:space="0" w:color="auto"/>
      </w:divBdr>
    </w:div>
    <w:div w:id="563217871">
      <w:bodyDiv w:val="1"/>
      <w:marLeft w:val="0"/>
      <w:marRight w:val="0"/>
      <w:marTop w:val="0"/>
      <w:marBottom w:val="0"/>
      <w:divBdr>
        <w:top w:val="none" w:sz="0" w:space="0" w:color="auto"/>
        <w:left w:val="none" w:sz="0" w:space="0" w:color="auto"/>
        <w:bottom w:val="none" w:sz="0" w:space="0" w:color="auto"/>
        <w:right w:val="none" w:sz="0" w:space="0" w:color="auto"/>
      </w:divBdr>
    </w:div>
    <w:div w:id="571046274">
      <w:bodyDiv w:val="1"/>
      <w:marLeft w:val="0"/>
      <w:marRight w:val="0"/>
      <w:marTop w:val="0"/>
      <w:marBottom w:val="0"/>
      <w:divBdr>
        <w:top w:val="none" w:sz="0" w:space="0" w:color="auto"/>
        <w:left w:val="none" w:sz="0" w:space="0" w:color="auto"/>
        <w:bottom w:val="none" w:sz="0" w:space="0" w:color="auto"/>
        <w:right w:val="none" w:sz="0" w:space="0" w:color="auto"/>
      </w:divBdr>
    </w:div>
    <w:div w:id="573079227">
      <w:bodyDiv w:val="1"/>
      <w:marLeft w:val="0"/>
      <w:marRight w:val="0"/>
      <w:marTop w:val="0"/>
      <w:marBottom w:val="0"/>
      <w:divBdr>
        <w:top w:val="none" w:sz="0" w:space="0" w:color="auto"/>
        <w:left w:val="none" w:sz="0" w:space="0" w:color="auto"/>
        <w:bottom w:val="none" w:sz="0" w:space="0" w:color="auto"/>
        <w:right w:val="none" w:sz="0" w:space="0" w:color="auto"/>
      </w:divBdr>
    </w:div>
    <w:div w:id="574585317">
      <w:bodyDiv w:val="1"/>
      <w:marLeft w:val="0"/>
      <w:marRight w:val="0"/>
      <w:marTop w:val="0"/>
      <w:marBottom w:val="0"/>
      <w:divBdr>
        <w:top w:val="none" w:sz="0" w:space="0" w:color="auto"/>
        <w:left w:val="none" w:sz="0" w:space="0" w:color="auto"/>
        <w:bottom w:val="none" w:sz="0" w:space="0" w:color="auto"/>
        <w:right w:val="none" w:sz="0" w:space="0" w:color="auto"/>
      </w:divBdr>
    </w:div>
    <w:div w:id="582838539">
      <w:bodyDiv w:val="1"/>
      <w:marLeft w:val="0"/>
      <w:marRight w:val="0"/>
      <w:marTop w:val="0"/>
      <w:marBottom w:val="0"/>
      <w:divBdr>
        <w:top w:val="none" w:sz="0" w:space="0" w:color="auto"/>
        <w:left w:val="none" w:sz="0" w:space="0" w:color="auto"/>
        <w:bottom w:val="none" w:sz="0" w:space="0" w:color="auto"/>
        <w:right w:val="none" w:sz="0" w:space="0" w:color="auto"/>
      </w:divBdr>
    </w:div>
    <w:div w:id="583338127">
      <w:bodyDiv w:val="1"/>
      <w:marLeft w:val="0"/>
      <w:marRight w:val="0"/>
      <w:marTop w:val="0"/>
      <w:marBottom w:val="0"/>
      <w:divBdr>
        <w:top w:val="none" w:sz="0" w:space="0" w:color="auto"/>
        <w:left w:val="none" w:sz="0" w:space="0" w:color="auto"/>
        <w:bottom w:val="none" w:sz="0" w:space="0" w:color="auto"/>
        <w:right w:val="none" w:sz="0" w:space="0" w:color="auto"/>
      </w:divBdr>
    </w:div>
    <w:div w:id="587153829">
      <w:bodyDiv w:val="1"/>
      <w:marLeft w:val="0"/>
      <w:marRight w:val="0"/>
      <w:marTop w:val="0"/>
      <w:marBottom w:val="0"/>
      <w:divBdr>
        <w:top w:val="none" w:sz="0" w:space="0" w:color="auto"/>
        <w:left w:val="none" w:sz="0" w:space="0" w:color="auto"/>
        <w:bottom w:val="none" w:sz="0" w:space="0" w:color="auto"/>
        <w:right w:val="none" w:sz="0" w:space="0" w:color="auto"/>
      </w:divBdr>
    </w:div>
    <w:div w:id="589314435">
      <w:bodyDiv w:val="1"/>
      <w:marLeft w:val="0"/>
      <w:marRight w:val="0"/>
      <w:marTop w:val="0"/>
      <w:marBottom w:val="0"/>
      <w:divBdr>
        <w:top w:val="none" w:sz="0" w:space="0" w:color="auto"/>
        <w:left w:val="none" w:sz="0" w:space="0" w:color="auto"/>
        <w:bottom w:val="none" w:sz="0" w:space="0" w:color="auto"/>
        <w:right w:val="none" w:sz="0" w:space="0" w:color="auto"/>
      </w:divBdr>
    </w:div>
    <w:div w:id="590898977">
      <w:bodyDiv w:val="1"/>
      <w:marLeft w:val="0"/>
      <w:marRight w:val="0"/>
      <w:marTop w:val="0"/>
      <w:marBottom w:val="0"/>
      <w:divBdr>
        <w:top w:val="none" w:sz="0" w:space="0" w:color="auto"/>
        <w:left w:val="none" w:sz="0" w:space="0" w:color="auto"/>
        <w:bottom w:val="none" w:sz="0" w:space="0" w:color="auto"/>
        <w:right w:val="none" w:sz="0" w:space="0" w:color="auto"/>
      </w:divBdr>
    </w:div>
    <w:div w:id="590968358">
      <w:bodyDiv w:val="1"/>
      <w:marLeft w:val="0"/>
      <w:marRight w:val="0"/>
      <w:marTop w:val="0"/>
      <w:marBottom w:val="0"/>
      <w:divBdr>
        <w:top w:val="none" w:sz="0" w:space="0" w:color="auto"/>
        <w:left w:val="none" w:sz="0" w:space="0" w:color="auto"/>
        <w:bottom w:val="none" w:sz="0" w:space="0" w:color="auto"/>
        <w:right w:val="none" w:sz="0" w:space="0" w:color="auto"/>
      </w:divBdr>
    </w:div>
    <w:div w:id="595358578">
      <w:bodyDiv w:val="1"/>
      <w:marLeft w:val="0"/>
      <w:marRight w:val="0"/>
      <w:marTop w:val="0"/>
      <w:marBottom w:val="0"/>
      <w:divBdr>
        <w:top w:val="none" w:sz="0" w:space="0" w:color="auto"/>
        <w:left w:val="none" w:sz="0" w:space="0" w:color="auto"/>
        <w:bottom w:val="none" w:sz="0" w:space="0" w:color="auto"/>
        <w:right w:val="none" w:sz="0" w:space="0" w:color="auto"/>
      </w:divBdr>
    </w:div>
    <w:div w:id="598946256">
      <w:bodyDiv w:val="1"/>
      <w:marLeft w:val="0"/>
      <w:marRight w:val="0"/>
      <w:marTop w:val="0"/>
      <w:marBottom w:val="0"/>
      <w:divBdr>
        <w:top w:val="none" w:sz="0" w:space="0" w:color="auto"/>
        <w:left w:val="none" w:sz="0" w:space="0" w:color="auto"/>
        <w:bottom w:val="none" w:sz="0" w:space="0" w:color="auto"/>
        <w:right w:val="none" w:sz="0" w:space="0" w:color="auto"/>
      </w:divBdr>
    </w:div>
    <w:div w:id="602689723">
      <w:bodyDiv w:val="1"/>
      <w:marLeft w:val="0"/>
      <w:marRight w:val="0"/>
      <w:marTop w:val="0"/>
      <w:marBottom w:val="0"/>
      <w:divBdr>
        <w:top w:val="none" w:sz="0" w:space="0" w:color="auto"/>
        <w:left w:val="none" w:sz="0" w:space="0" w:color="auto"/>
        <w:bottom w:val="none" w:sz="0" w:space="0" w:color="auto"/>
        <w:right w:val="none" w:sz="0" w:space="0" w:color="auto"/>
      </w:divBdr>
    </w:div>
    <w:div w:id="616373039">
      <w:bodyDiv w:val="1"/>
      <w:marLeft w:val="0"/>
      <w:marRight w:val="0"/>
      <w:marTop w:val="0"/>
      <w:marBottom w:val="0"/>
      <w:divBdr>
        <w:top w:val="none" w:sz="0" w:space="0" w:color="auto"/>
        <w:left w:val="none" w:sz="0" w:space="0" w:color="auto"/>
        <w:bottom w:val="none" w:sz="0" w:space="0" w:color="auto"/>
        <w:right w:val="none" w:sz="0" w:space="0" w:color="auto"/>
      </w:divBdr>
    </w:div>
    <w:div w:id="617370281">
      <w:bodyDiv w:val="1"/>
      <w:marLeft w:val="0"/>
      <w:marRight w:val="0"/>
      <w:marTop w:val="0"/>
      <w:marBottom w:val="0"/>
      <w:divBdr>
        <w:top w:val="none" w:sz="0" w:space="0" w:color="auto"/>
        <w:left w:val="none" w:sz="0" w:space="0" w:color="auto"/>
        <w:bottom w:val="none" w:sz="0" w:space="0" w:color="auto"/>
        <w:right w:val="none" w:sz="0" w:space="0" w:color="auto"/>
      </w:divBdr>
    </w:div>
    <w:div w:id="618486156">
      <w:bodyDiv w:val="1"/>
      <w:marLeft w:val="0"/>
      <w:marRight w:val="0"/>
      <w:marTop w:val="0"/>
      <w:marBottom w:val="0"/>
      <w:divBdr>
        <w:top w:val="none" w:sz="0" w:space="0" w:color="auto"/>
        <w:left w:val="none" w:sz="0" w:space="0" w:color="auto"/>
        <w:bottom w:val="none" w:sz="0" w:space="0" w:color="auto"/>
        <w:right w:val="none" w:sz="0" w:space="0" w:color="auto"/>
      </w:divBdr>
    </w:div>
    <w:div w:id="623390250">
      <w:bodyDiv w:val="1"/>
      <w:marLeft w:val="0"/>
      <w:marRight w:val="0"/>
      <w:marTop w:val="0"/>
      <w:marBottom w:val="0"/>
      <w:divBdr>
        <w:top w:val="none" w:sz="0" w:space="0" w:color="auto"/>
        <w:left w:val="none" w:sz="0" w:space="0" w:color="auto"/>
        <w:bottom w:val="none" w:sz="0" w:space="0" w:color="auto"/>
        <w:right w:val="none" w:sz="0" w:space="0" w:color="auto"/>
      </w:divBdr>
    </w:div>
    <w:div w:id="624046066">
      <w:bodyDiv w:val="1"/>
      <w:marLeft w:val="0"/>
      <w:marRight w:val="0"/>
      <w:marTop w:val="0"/>
      <w:marBottom w:val="0"/>
      <w:divBdr>
        <w:top w:val="none" w:sz="0" w:space="0" w:color="auto"/>
        <w:left w:val="none" w:sz="0" w:space="0" w:color="auto"/>
        <w:bottom w:val="none" w:sz="0" w:space="0" w:color="auto"/>
        <w:right w:val="none" w:sz="0" w:space="0" w:color="auto"/>
      </w:divBdr>
    </w:div>
    <w:div w:id="625157994">
      <w:bodyDiv w:val="1"/>
      <w:marLeft w:val="0"/>
      <w:marRight w:val="0"/>
      <w:marTop w:val="0"/>
      <w:marBottom w:val="0"/>
      <w:divBdr>
        <w:top w:val="none" w:sz="0" w:space="0" w:color="auto"/>
        <w:left w:val="none" w:sz="0" w:space="0" w:color="auto"/>
        <w:bottom w:val="none" w:sz="0" w:space="0" w:color="auto"/>
        <w:right w:val="none" w:sz="0" w:space="0" w:color="auto"/>
      </w:divBdr>
    </w:div>
    <w:div w:id="626862888">
      <w:bodyDiv w:val="1"/>
      <w:marLeft w:val="0"/>
      <w:marRight w:val="0"/>
      <w:marTop w:val="0"/>
      <w:marBottom w:val="0"/>
      <w:divBdr>
        <w:top w:val="none" w:sz="0" w:space="0" w:color="auto"/>
        <w:left w:val="none" w:sz="0" w:space="0" w:color="auto"/>
        <w:bottom w:val="none" w:sz="0" w:space="0" w:color="auto"/>
        <w:right w:val="none" w:sz="0" w:space="0" w:color="auto"/>
      </w:divBdr>
    </w:div>
    <w:div w:id="628708927">
      <w:bodyDiv w:val="1"/>
      <w:marLeft w:val="0"/>
      <w:marRight w:val="0"/>
      <w:marTop w:val="0"/>
      <w:marBottom w:val="0"/>
      <w:divBdr>
        <w:top w:val="none" w:sz="0" w:space="0" w:color="auto"/>
        <w:left w:val="none" w:sz="0" w:space="0" w:color="auto"/>
        <w:bottom w:val="none" w:sz="0" w:space="0" w:color="auto"/>
        <w:right w:val="none" w:sz="0" w:space="0" w:color="auto"/>
      </w:divBdr>
    </w:div>
    <w:div w:id="632902789">
      <w:bodyDiv w:val="1"/>
      <w:marLeft w:val="0"/>
      <w:marRight w:val="0"/>
      <w:marTop w:val="0"/>
      <w:marBottom w:val="0"/>
      <w:divBdr>
        <w:top w:val="none" w:sz="0" w:space="0" w:color="auto"/>
        <w:left w:val="none" w:sz="0" w:space="0" w:color="auto"/>
        <w:bottom w:val="none" w:sz="0" w:space="0" w:color="auto"/>
        <w:right w:val="none" w:sz="0" w:space="0" w:color="auto"/>
      </w:divBdr>
    </w:div>
    <w:div w:id="638850172">
      <w:bodyDiv w:val="1"/>
      <w:marLeft w:val="0"/>
      <w:marRight w:val="0"/>
      <w:marTop w:val="0"/>
      <w:marBottom w:val="0"/>
      <w:divBdr>
        <w:top w:val="none" w:sz="0" w:space="0" w:color="auto"/>
        <w:left w:val="none" w:sz="0" w:space="0" w:color="auto"/>
        <w:bottom w:val="none" w:sz="0" w:space="0" w:color="auto"/>
        <w:right w:val="none" w:sz="0" w:space="0" w:color="auto"/>
      </w:divBdr>
    </w:div>
    <w:div w:id="644244124">
      <w:bodyDiv w:val="1"/>
      <w:marLeft w:val="0"/>
      <w:marRight w:val="0"/>
      <w:marTop w:val="0"/>
      <w:marBottom w:val="0"/>
      <w:divBdr>
        <w:top w:val="none" w:sz="0" w:space="0" w:color="auto"/>
        <w:left w:val="none" w:sz="0" w:space="0" w:color="auto"/>
        <w:bottom w:val="none" w:sz="0" w:space="0" w:color="auto"/>
        <w:right w:val="none" w:sz="0" w:space="0" w:color="auto"/>
      </w:divBdr>
    </w:div>
    <w:div w:id="653336970">
      <w:bodyDiv w:val="1"/>
      <w:marLeft w:val="0"/>
      <w:marRight w:val="0"/>
      <w:marTop w:val="0"/>
      <w:marBottom w:val="0"/>
      <w:divBdr>
        <w:top w:val="none" w:sz="0" w:space="0" w:color="auto"/>
        <w:left w:val="none" w:sz="0" w:space="0" w:color="auto"/>
        <w:bottom w:val="none" w:sz="0" w:space="0" w:color="auto"/>
        <w:right w:val="none" w:sz="0" w:space="0" w:color="auto"/>
      </w:divBdr>
    </w:div>
    <w:div w:id="654335289">
      <w:bodyDiv w:val="1"/>
      <w:marLeft w:val="0"/>
      <w:marRight w:val="0"/>
      <w:marTop w:val="0"/>
      <w:marBottom w:val="0"/>
      <w:divBdr>
        <w:top w:val="none" w:sz="0" w:space="0" w:color="auto"/>
        <w:left w:val="none" w:sz="0" w:space="0" w:color="auto"/>
        <w:bottom w:val="none" w:sz="0" w:space="0" w:color="auto"/>
        <w:right w:val="none" w:sz="0" w:space="0" w:color="auto"/>
      </w:divBdr>
    </w:div>
    <w:div w:id="655374416">
      <w:bodyDiv w:val="1"/>
      <w:marLeft w:val="0"/>
      <w:marRight w:val="0"/>
      <w:marTop w:val="0"/>
      <w:marBottom w:val="0"/>
      <w:divBdr>
        <w:top w:val="none" w:sz="0" w:space="0" w:color="auto"/>
        <w:left w:val="none" w:sz="0" w:space="0" w:color="auto"/>
        <w:bottom w:val="none" w:sz="0" w:space="0" w:color="auto"/>
        <w:right w:val="none" w:sz="0" w:space="0" w:color="auto"/>
      </w:divBdr>
    </w:div>
    <w:div w:id="665981967">
      <w:bodyDiv w:val="1"/>
      <w:marLeft w:val="0"/>
      <w:marRight w:val="0"/>
      <w:marTop w:val="0"/>
      <w:marBottom w:val="0"/>
      <w:divBdr>
        <w:top w:val="none" w:sz="0" w:space="0" w:color="auto"/>
        <w:left w:val="none" w:sz="0" w:space="0" w:color="auto"/>
        <w:bottom w:val="none" w:sz="0" w:space="0" w:color="auto"/>
        <w:right w:val="none" w:sz="0" w:space="0" w:color="auto"/>
      </w:divBdr>
    </w:div>
    <w:div w:id="667831746">
      <w:bodyDiv w:val="1"/>
      <w:marLeft w:val="0"/>
      <w:marRight w:val="0"/>
      <w:marTop w:val="0"/>
      <w:marBottom w:val="0"/>
      <w:divBdr>
        <w:top w:val="none" w:sz="0" w:space="0" w:color="auto"/>
        <w:left w:val="none" w:sz="0" w:space="0" w:color="auto"/>
        <w:bottom w:val="none" w:sz="0" w:space="0" w:color="auto"/>
        <w:right w:val="none" w:sz="0" w:space="0" w:color="auto"/>
      </w:divBdr>
    </w:div>
    <w:div w:id="670914118">
      <w:bodyDiv w:val="1"/>
      <w:marLeft w:val="0"/>
      <w:marRight w:val="0"/>
      <w:marTop w:val="0"/>
      <w:marBottom w:val="0"/>
      <w:divBdr>
        <w:top w:val="none" w:sz="0" w:space="0" w:color="auto"/>
        <w:left w:val="none" w:sz="0" w:space="0" w:color="auto"/>
        <w:bottom w:val="none" w:sz="0" w:space="0" w:color="auto"/>
        <w:right w:val="none" w:sz="0" w:space="0" w:color="auto"/>
      </w:divBdr>
    </w:div>
    <w:div w:id="675769951">
      <w:bodyDiv w:val="1"/>
      <w:marLeft w:val="0"/>
      <w:marRight w:val="0"/>
      <w:marTop w:val="0"/>
      <w:marBottom w:val="0"/>
      <w:divBdr>
        <w:top w:val="none" w:sz="0" w:space="0" w:color="auto"/>
        <w:left w:val="none" w:sz="0" w:space="0" w:color="auto"/>
        <w:bottom w:val="none" w:sz="0" w:space="0" w:color="auto"/>
        <w:right w:val="none" w:sz="0" w:space="0" w:color="auto"/>
      </w:divBdr>
    </w:div>
    <w:div w:id="679241360">
      <w:bodyDiv w:val="1"/>
      <w:marLeft w:val="0"/>
      <w:marRight w:val="0"/>
      <w:marTop w:val="0"/>
      <w:marBottom w:val="0"/>
      <w:divBdr>
        <w:top w:val="none" w:sz="0" w:space="0" w:color="auto"/>
        <w:left w:val="none" w:sz="0" w:space="0" w:color="auto"/>
        <w:bottom w:val="none" w:sz="0" w:space="0" w:color="auto"/>
        <w:right w:val="none" w:sz="0" w:space="0" w:color="auto"/>
      </w:divBdr>
    </w:div>
    <w:div w:id="682366757">
      <w:bodyDiv w:val="1"/>
      <w:marLeft w:val="0"/>
      <w:marRight w:val="0"/>
      <w:marTop w:val="0"/>
      <w:marBottom w:val="0"/>
      <w:divBdr>
        <w:top w:val="none" w:sz="0" w:space="0" w:color="auto"/>
        <w:left w:val="none" w:sz="0" w:space="0" w:color="auto"/>
        <w:bottom w:val="none" w:sz="0" w:space="0" w:color="auto"/>
        <w:right w:val="none" w:sz="0" w:space="0" w:color="auto"/>
      </w:divBdr>
    </w:div>
    <w:div w:id="682629592">
      <w:bodyDiv w:val="1"/>
      <w:marLeft w:val="0"/>
      <w:marRight w:val="0"/>
      <w:marTop w:val="0"/>
      <w:marBottom w:val="0"/>
      <w:divBdr>
        <w:top w:val="none" w:sz="0" w:space="0" w:color="auto"/>
        <w:left w:val="none" w:sz="0" w:space="0" w:color="auto"/>
        <w:bottom w:val="none" w:sz="0" w:space="0" w:color="auto"/>
        <w:right w:val="none" w:sz="0" w:space="0" w:color="auto"/>
      </w:divBdr>
    </w:div>
    <w:div w:id="697971605">
      <w:bodyDiv w:val="1"/>
      <w:marLeft w:val="0"/>
      <w:marRight w:val="0"/>
      <w:marTop w:val="0"/>
      <w:marBottom w:val="0"/>
      <w:divBdr>
        <w:top w:val="none" w:sz="0" w:space="0" w:color="auto"/>
        <w:left w:val="none" w:sz="0" w:space="0" w:color="auto"/>
        <w:bottom w:val="none" w:sz="0" w:space="0" w:color="auto"/>
        <w:right w:val="none" w:sz="0" w:space="0" w:color="auto"/>
      </w:divBdr>
    </w:div>
    <w:div w:id="704872200">
      <w:bodyDiv w:val="1"/>
      <w:marLeft w:val="0"/>
      <w:marRight w:val="0"/>
      <w:marTop w:val="0"/>
      <w:marBottom w:val="0"/>
      <w:divBdr>
        <w:top w:val="none" w:sz="0" w:space="0" w:color="auto"/>
        <w:left w:val="none" w:sz="0" w:space="0" w:color="auto"/>
        <w:bottom w:val="none" w:sz="0" w:space="0" w:color="auto"/>
        <w:right w:val="none" w:sz="0" w:space="0" w:color="auto"/>
      </w:divBdr>
    </w:div>
    <w:div w:id="709383293">
      <w:bodyDiv w:val="1"/>
      <w:marLeft w:val="0"/>
      <w:marRight w:val="0"/>
      <w:marTop w:val="0"/>
      <w:marBottom w:val="0"/>
      <w:divBdr>
        <w:top w:val="none" w:sz="0" w:space="0" w:color="auto"/>
        <w:left w:val="none" w:sz="0" w:space="0" w:color="auto"/>
        <w:bottom w:val="none" w:sz="0" w:space="0" w:color="auto"/>
        <w:right w:val="none" w:sz="0" w:space="0" w:color="auto"/>
      </w:divBdr>
    </w:div>
    <w:div w:id="712536946">
      <w:bodyDiv w:val="1"/>
      <w:marLeft w:val="0"/>
      <w:marRight w:val="0"/>
      <w:marTop w:val="0"/>
      <w:marBottom w:val="0"/>
      <w:divBdr>
        <w:top w:val="none" w:sz="0" w:space="0" w:color="auto"/>
        <w:left w:val="none" w:sz="0" w:space="0" w:color="auto"/>
        <w:bottom w:val="none" w:sz="0" w:space="0" w:color="auto"/>
        <w:right w:val="none" w:sz="0" w:space="0" w:color="auto"/>
      </w:divBdr>
    </w:div>
    <w:div w:id="717164901">
      <w:bodyDiv w:val="1"/>
      <w:marLeft w:val="0"/>
      <w:marRight w:val="0"/>
      <w:marTop w:val="0"/>
      <w:marBottom w:val="0"/>
      <w:divBdr>
        <w:top w:val="none" w:sz="0" w:space="0" w:color="auto"/>
        <w:left w:val="none" w:sz="0" w:space="0" w:color="auto"/>
        <w:bottom w:val="none" w:sz="0" w:space="0" w:color="auto"/>
        <w:right w:val="none" w:sz="0" w:space="0" w:color="auto"/>
      </w:divBdr>
    </w:div>
    <w:div w:id="717315544">
      <w:bodyDiv w:val="1"/>
      <w:marLeft w:val="0"/>
      <w:marRight w:val="0"/>
      <w:marTop w:val="0"/>
      <w:marBottom w:val="0"/>
      <w:divBdr>
        <w:top w:val="none" w:sz="0" w:space="0" w:color="auto"/>
        <w:left w:val="none" w:sz="0" w:space="0" w:color="auto"/>
        <w:bottom w:val="none" w:sz="0" w:space="0" w:color="auto"/>
        <w:right w:val="none" w:sz="0" w:space="0" w:color="auto"/>
      </w:divBdr>
    </w:div>
    <w:div w:id="718361240">
      <w:bodyDiv w:val="1"/>
      <w:marLeft w:val="0"/>
      <w:marRight w:val="0"/>
      <w:marTop w:val="0"/>
      <w:marBottom w:val="0"/>
      <w:divBdr>
        <w:top w:val="none" w:sz="0" w:space="0" w:color="auto"/>
        <w:left w:val="none" w:sz="0" w:space="0" w:color="auto"/>
        <w:bottom w:val="none" w:sz="0" w:space="0" w:color="auto"/>
        <w:right w:val="none" w:sz="0" w:space="0" w:color="auto"/>
      </w:divBdr>
    </w:div>
    <w:div w:id="718667916">
      <w:bodyDiv w:val="1"/>
      <w:marLeft w:val="0"/>
      <w:marRight w:val="0"/>
      <w:marTop w:val="0"/>
      <w:marBottom w:val="0"/>
      <w:divBdr>
        <w:top w:val="none" w:sz="0" w:space="0" w:color="auto"/>
        <w:left w:val="none" w:sz="0" w:space="0" w:color="auto"/>
        <w:bottom w:val="none" w:sz="0" w:space="0" w:color="auto"/>
        <w:right w:val="none" w:sz="0" w:space="0" w:color="auto"/>
      </w:divBdr>
    </w:div>
    <w:div w:id="721291263">
      <w:bodyDiv w:val="1"/>
      <w:marLeft w:val="0"/>
      <w:marRight w:val="0"/>
      <w:marTop w:val="0"/>
      <w:marBottom w:val="0"/>
      <w:divBdr>
        <w:top w:val="none" w:sz="0" w:space="0" w:color="auto"/>
        <w:left w:val="none" w:sz="0" w:space="0" w:color="auto"/>
        <w:bottom w:val="none" w:sz="0" w:space="0" w:color="auto"/>
        <w:right w:val="none" w:sz="0" w:space="0" w:color="auto"/>
      </w:divBdr>
    </w:div>
    <w:div w:id="723259650">
      <w:bodyDiv w:val="1"/>
      <w:marLeft w:val="0"/>
      <w:marRight w:val="0"/>
      <w:marTop w:val="0"/>
      <w:marBottom w:val="0"/>
      <w:divBdr>
        <w:top w:val="none" w:sz="0" w:space="0" w:color="auto"/>
        <w:left w:val="none" w:sz="0" w:space="0" w:color="auto"/>
        <w:bottom w:val="none" w:sz="0" w:space="0" w:color="auto"/>
        <w:right w:val="none" w:sz="0" w:space="0" w:color="auto"/>
      </w:divBdr>
    </w:div>
    <w:div w:id="744038316">
      <w:bodyDiv w:val="1"/>
      <w:marLeft w:val="0"/>
      <w:marRight w:val="0"/>
      <w:marTop w:val="0"/>
      <w:marBottom w:val="0"/>
      <w:divBdr>
        <w:top w:val="none" w:sz="0" w:space="0" w:color="auto"/>
        <w:left w:val="none" w:sz="0" w:space="0" w:color="auto"/>
        <w:bottom w:val="none" w:sz="0" w:space="0" w:color="auto"/>
        <w:right w:val="none" w:sz="0" w:space="0" w:color="auto"/>
      </w:divBdr>
    </w:div>
    <w:div w:id="748618564">
      <w:bodyDiv w:val="1"/>
      <w:marLeft w:val="0"/>
      <w:marRight w:val="0"/>
      <w:marTop w:val="0"/>
      <w:marBottom w:val="0"/>
      <w:divBdr>
        <w:top w:val="none" w:sz="0" w:space="0" w:color="auto"/>
        <w:left w:val="none" w:sz="0" w:space="0" w:color="auto"/>
        <w:bottom w:val="none" w:sz="0" w:space="0" w:color="auto"/>
        <w:right w:val="none" w:sz="0" w:space="0" w:color="auto"/>
      </w:divBdr>
    </w:div>
    <w:div w:id="758257762">
      <w:bodyDiv w:val="1"/>
      <w:marLeft w:val="0"/>
      <w:marRight w:val="0"/>
      <w:marTop w:val="0"/>
      <w:marBottom w:val="0"/>
      <w:divBdr>
        <w:top w:val="none" w:sz="0" w:space="0" w:color="auto"/>
        <w:left w:val="none" w:sz="0" w:space="0" w:color="auto"/>
        <w:bottom w:val="none" w:sz="0" w:space="0" w:color="auto"/>
        <w:right w:val="none" w:sz="0" w:space="0" w:color="auto"/>
      </w:divBdr>
    </w:div>
    <w:div w:id="758332402">
      <w:bodyDiv w:val="1"/>
      <w:marLeft w:val="0"/>
      <w:marRight w:val="0"/>
      <w:marTop w:val="0"/>
      <w:marBottom w:val="0"/>
      <w:divBdr>
        <w:top w:val="none" w:sz="0" w:space="0" w:color="auto"/>
        <w:left w:val="none" w:sz="0" w:space="0" w:color="auto"/>
        <w:bottom w:val="none" w:sz="0" w:space="0" w:color="auto"/>
        <w:right w:val="none" w:sz="0" w:space="0" w:color="auto"/>
      </w:divBdr>
    </w:div>
    <w:div w:id="762726837">
      <w:bodyDiv w:val="1"/>
      <w:marLeft w:val="0"/>
      <w:marRight w:val="0"/>
      <w:marTop w:val="0"/>
      <w:marBottom w:val="0"/>
      <w:divBdr>
        <w:top w:val="none" w:sz="0" w:space="0" w:color="auto"/>
        <w:left w:val="none" w:sz="0" w:space="0" w:color="auto"/>
        <w:bottom w:val="none" w:sz="0" w:space="0" w:color="auto"/>
        <w:right w:val="none" w:sz="0" w:space="0" w:color="auto"/>
      </w:divBdr>
    </w:div>
    <w:div w:id="763692692">
      <w:bodyDiv w:val="1"/>
      <w:marLeft w:val="0"/>
      <w:marRight w:val="0"/>
      <w:marTop w:val="0"/>
      <w:marBottom w:val="0"/>
      <w:divBdr>
        <w:top w:val="none" w:sz="0" w:space="0" w:color="auto"/>
        <w:left w:val="none" w:sz="0" w:space="0" w:color="auto"/>
        <w:bottom w:val="none" w:sz="0" w:space="0" w:color="auto"/>
        <w:right w:val="none" w:sz="0" w:space="0" w:color="auto"/>
      </w:divBdr>
    </w:div>
    <w:div w:id="768239441">
      <w:bodyDiv w:val="1"/>
      <w:marLeft w:val="0"/>
      <w:marRight w:val="0"/>
      <w:marTop w:val="0"/>
      <w:marBottom w:val="0"/>
      <w:divBdr>
        <w:top w:val="none" w:sz="0" w:space="0" w:color="auto"/>
        <w:left w:val="none" w:sz="0" w:space="0" w:color="auto"/>
        <w:bottom w:val="none" w:sz="0" w:space="0" w:color="auto"/>
        <w:right w:val="none" w:sz="0" w:space="0" w:color="auto"/>
      </w:divBdr>
    </w:div>
    <w:div w:id="770272685">
      <w:bodyDiv w:val="1"/>
      <w:marLeft w:val="0"/>
      <w:marRight w:val="0"/>
      <w:marTop w:val="0"/>
      <w:marBottom w:val="0"/>
      <w:divBdr>
        <w:top w:val="none" w:sz="0" w:space="0" w:color="auto"/>
        <w:left w:val="none" w:sz="0" w:space="0" w:color="auto"/>
        <w:bottom w:val="none" w:sz="0" w:space="0" w:color="auto"/>
        <w:right w:val="none" w:sz="0" w:space="0" w:color="auto"/>
      </w:divBdr>
    </w:div>
    <w:div w:id="774404223">
      <w:bodyDiv w:val="1"/>
      <w:marLeft w:val="0"/>
      <w:marRight w:val="0"/>
      <w:marTop w:val="0"/>
      <w:marBottom w:val="0"/>
      <w:divBdr>
        <w:top w:val="none" w:sz="0" w:space="0" w:color="auto"/>
        <w:left w:val="none" w:sz="0" w:space="0" w:color="auto"/>
        <w:bottom w:val="none" w:sz="0" w:space="0" w:color="auto"/>
        <w:right w:val="none" w:sz="0" w:space="0" w:color="auto"/>
      </w:divBdr>
    </w:div>
    <w:div w:id="776023468">
      <w:bodyDiv w:val="1"/>
      <w:marLeft w:val="0"/>
      <w:marRight w:val="0"/>
      <w:marTop w:val="0"/>
      <w:marBottom w:val="0"/>
      <w:divBdr>
        <w:top w:val="none" w:sz="0" w:space="0" w:color="auto"/>
        <w:left w:val="none" w:sz="0" w:space="0" w:color="auto"/>
        <w:bottom w:val="none" w:sz="0" w:space="0" w:color="auto"/>
        <w:right w:val="none" w:sz="0" w:space="0" w:color="auto"/>
      </w:divBdr>
    </w:div>
    <w:div w:id="786972902">
      <w:bodyDiv w:val="1"/>
      <w:marLeft w:val="0"/>
      <w:marRight w:val="0"/>
      <w:marTop w:val="0"/>
      <w:marBottom w:val="0"/>
      <w:divBdr>
        <w:top w:val="none" w:sz="0" w:space="0" w:color="auto"/>
        <w:left w:val="none" w:sz="0" w:space="0" w:color="auto"/>
        <w:bottom w:val="none" w:sz="0" w:space="0" w:color="auto"/>
        <w:right w:val="none" w:sz="0" w:space="0" w:color="auto"/>
      </w:divBdr>
    </w:div>
    <w:div w:id="794904652">
      <w:bodyDiv w:val="1"/>
      <w:marLeft w:val="0"/>
      <w:marRight w:val="0"/>
      <w:marTop w:val="0"/>
      <w:marBottom w:val="0"/>
      <w:divBdr>
        <w:top w:val="none" w:sz="0" w:space="0" w:color="auto"/>
        <w:left w:val="none" w:sz="0" w:space="0" w:color="auto"/>
        <w:bottom w:val="none" w:sz="0" w:space="0" w:color="auto"/>
        <w:right w:val="none" w:sz="0" w:space="0" w:color="auto"/>
      </w:divBdr>
    </w:div>
    <w:div w:id="799609098">
      <w:bodyDiv w:val="1"/>
      <w:marLeft w:val="0"/>
      <w:marRight w:val="0"/>
      <w:marTop w:val="0"/>
      <w:marBottom w:val="0"/>
      <w:divBdr>
        <w:top w:val="none" w:sz="0" w:space="0" w:color="auto"/>
        <w:left w:val="none" w:sz="0" w:space="0" w:color="auto"/>
        <w:bottom w:val="none" w:sz="0" w:space="0" w:color="auto"/>
        <w:right w:val="none" w:sz="0" w:space="0" w:color="auto"/>
      </w:divBdr>
    </w:div>
    <w:div w:id="805706537">
      <w:bodyDiv w:val="1"/>
      <w:marLeft w:val="0"/>
      <w:marRight w:val="0"/>
      <w:marTop w:val="0"/>
      <w:marBottom w:val="0"/>
      <w:divBdr>
        <w:top w:val="none" w:sz="0" w:space="0" w:color="auto"/>
        <w:left w:val="none" w:sz="0" w:space="0" w:color="auto"/>
        <w:bottom w:val="none" w:sz="0" w:space="0" w:color="auto"/>
        <w:right w:val="none" w:sz="0" w:space="0" w:color="auto"/>
      </w:divBdr>
    </w:div>
    <w:div w:id="807556987">
      <w:bodyDiv w:val="1"/>
      <w:marLeft w:val="0"/>
      <w:marRight w:val="0"/>
      <w:marTop w:val="0"/>
      <w:marBottom w:val="0"/>
      <w:divBdr>
        <w:top w:val="none" w:sz="0" w:space="0" w:color="auto"/>
        <w:left w:val="none" w:sz="0" w:space="0" w:color="auto"/>
        <w:bottom w:val="none" w:sz="0" w:space="0" w:color="auto"/>
        <w:right w:val="none" w:sz="0" w:space="0" w:color="auto"/>
      </w:divBdr>
    </w:div>
    <w:div w:id="808404298">
      <w:bodyDiv w:val="1"/>
      <w:marLeft w:val="0"/>
      <w:marRight w:val="0"/>
      <w:marTop w:val="0"/>
      <w:marBottom w:val="0"/>
      <w:divBdr>
        <w:top w:val="none" w:sz="0" w:space="0" w:color="auto"/>
        <w:left w:val="none" w:sz="0" w:space="0" w:color="auto"/>
        <w:bottom w:val="none" w:sz="0" w:space="0" w:color="auto"/>
        <w:right w:val="none" w:sz="0" w:space="0" w:color="auto"/>
      </w:divBdr>
    </w:div>
    <w:div w:id="818884019">
      <w:bodyDiv w:val="1"/>
      <w:marLeft w:val="0"/>
      <w:marRight w:val="0"/>
      <w:marTop w:val="0"/>
      <w:marBottom w:val="0"/>
      <w:divBdr>
        <w:top w:val="none" w:sz="0" w:space="0" w:color="auto"/>
        <w:left w:val="none" w:sz="0" w:space="0" w:color="auto"/>
        <w:bottom w:val="none" w:sz="0" w:space="0" w:color="auto"/>
        <w:right w:val="none" w:sz="0" w:space="0" w:color="auto"/>
      </w:divBdr>
    </w:div>
    <w:div w:id="820272062">
      <w:bodyDiv w:val="1"/>
      <w:marLeft w:val="0"/>
      <w:marRight w:val="0"/>
      <w:marTop w:val="0"/>
      <w:marBottom w:val="0"/>
      <w:divBdr>
        <w:top w:val="none" w:sz="0" w:space="0" w:color="auto"/>
        <w:left w:val="none" w:sz="0" w:space="0" w:color="auto"/>
        <w:bottom w:val="none" w:sz="0" w:space="0" w:color="auto"/>
        <w:right w:val="none" w:sz="0" w:space="0" w:color="auto"/>
      </w:divBdr>
    </w:div>
    <w:div w:id="832111436">
      <w:bodyDiv w:val="1"/>
      <w:marLeft w:val="0"/>
      <w:marRight w:val="0"/>
      <w:marTop w:val="0"/>
      <w:marBottom w:val="0"/>
      <w:divBdr>
        <w:top w:val="none" w:sz="0" w:space="0" w:color="auto"/>
        <w:left w:val="none" w:sz="0" w:space="0" w:color="auto"/>
        <w:bottom w:val="none" w:sz="0" w:space="0" w:color="auto"/>
        <w:right w:val="none" w:sz="0" w:space="0" w:color="auto"/>
      </w:divBdr>
    </w:div>
    <w:div w:id="835071591">
      <w:bodyDiv w:val="1"/>
      <w:marLeft w:val="0"/>
      <w:marRight w:val="0"/>
      <w:marTop w:val="0"/>
      <w:marBottom w:val="0"/>
      <w:divBdr>
        <w:top w:val="none" w:sz="0" w:space="0" w:color="auto"/>
        <w:left w:val="none" w:sz="0" w:space="0" w:color="auto"/>
        <w:bottom w:val="none" w:sz="0" w:space="0" w:color="auto"/>
        <w:right w:val="none" w:sz="0" w:space="0" w:color="auto"/>
      </w:divBdr>
    </w:div>
    <w:div w:id="837308557">
      <w:bodyDiv w:val="1"/>
      <w:marLeft w:val="0"/>
      <w:marRight w:val="0"/>
      <w:marTop w:val="0"/>
      <w:marBottom w:val="0"/>
      <w:divBdr>
        <w:top w:val="none" w:sz="0" w:space="0" w:color="auto"/>
        <w:left w:val="none" w:sz="0" w:space="0" w:color="auto"/>
        <w:bottom w:val="none" w:sz="0" w:space="0" w:color="auto"/>
        <w:right w:val="none" w:sz="0" w:space="0" w:color="auto"/>
      </w:divBdr>
    </w:div>
    <w:div w:id="850293652">
      <w:bodyDiv w:val="1"/>
      <w:marLeft w:val="0"/>
      <w:marRight w:val="0"/>
      <w:marTop w:val="0"/>
      <w:marBottom w:val="0"/>
      <w:divBdr>
        <w:top w:val="none" w:sz="0" w:space="0" w:color="auto"/>
        <w:left w:val="none" w:sz="0" w:space="0" w:color="auto"/>
        <w:bottom w:val="none" w:sz="0" w:space="0" w:color="auto"/>
        <w:right w:val="none" w:sz="0" w:space="0" w:color="auto"/>
      </w:divBdr>
    </w:div>
    <w:div w:id="850530446">
      <w:bodyDiv w:val="1"/>
      <w:marLeft w:val="0"/>
      <w:marRight w:val="0"/>
      <w:marTop w:val="0"/>
      <w:marBottom w:val="0"/>
      <w:divBdr>
        <w:top w:val="none" w:sz="0" w:space="0" w:color="auto"/>
        <w:left w:val="none" w:sz="0" w:space="0" w:color="auto"/>
        <w:bottom w:val="none" w:sz="0" w:space="0" w:color="auto"/>
        <w:right w:val="none" w:sz="0" w:space="0" w:color="auto"/>
      </w:divBdr>
    </w:div>
    <w:div w:id="855656589">
      <w:bodyDiv w:val="1"/>
      <w:marLeft w:val="0"/>
      <w:marRight w:val="0"/>
      <w:marTop w:val="0"/>
      <w:marBottom w:val="0"/>
      <w:divBdr>
        <w:top w:val="none" w:sz="0" w:space="0" w:color="auto"/>
        <w:left w:val="none" w:sz="0" w:space="0" w:color="auto"/>
        <w:bottom w:val="none" w:sz="0" w:space="0" w:color="auto"/>
        <w:right w:val="none" w:sz="0" w:space="0" w:color="auto"/>
      </w:divBdr>
    </w:div>
    <w:div w:id="857425069">
      <w:bodyDiv w:val="1"/>
      <w:marLeft w:val="0"/>
      <w:marRight w:val="0"/>
      <w:marTop w:val="0"/>
      <w:marBottom w:val="0"/>
      <w:divBdr>
        <w:top w:val="none" w:sz="0" w:space="0" w:color="auto"/>
        <w:left w:val="none" w:sz="0" w:space="0" w:color="auto"/>
        <w:bottom w:val="none" w:sz="0" w:space="0" w:color="auto"/>
        <w:right w:val="none" w:sz="0" w:space="0" w:color="auto"/>
      </w:divBdr>
    </w:div>
    <w:div w:id="859471594">
      <w:bodyDiv w:val="1"/>
      <w:marLeft w:val="0"/>
      <w:marRight w:val="0"/>
      <w:marTop w:val="0"/>
      <w:marBottom w:val="0"/>
      <w:divBdr>
        <w:top w:val="none" w:sz="0" w:space="0" w:color="auto"/>
        <w:left w:val="none" w:sz="0" w:space="0" w:color="auto"/>
        <w:bottom w:val="none" w:sz="0" w:space="0" w:color="auto"/>
        <w:right w:val="none" w:sz="0" w:space="0" w:color="auto"/>
      </w:divBdr>
    </w:div>
    <w:div w:id="865023348">
      <w:bodyDiv w:val="1"/>
      <w:marLeft w:val="0"/>
      <w:marRight w:val="0"/>
      <w:marTop w:val="0"/>
      <w:marBottom w:val="0"/>
      <w:divBdr>
        <w:top w:val="none" w:sz="0" w:space="0" w:color="auto"/>
        <w:left w:val="none" w:sz="0" w:space="0" w:color="auto"/>
        <w:bottom w:val="none" w:sz="0" w:space="0" w:color="auto"/>
        <w:right w:val="none" w:sz="0" w:space="0" w:color="auto"/>
      </w:divBdr>
    </w:div>
    <w:div w:id="868450294">
      <w:bodyDiv w:val="1"/>
      <w:marLeft w:val="0"/>
      <w:marRight w:val="0"/>
      <w:marTop w:val="0"/>
      <w:marBottom w:val="0"/>
      <w:divBdr>
        <w:top w:val="none" w:sz="0" w:space="0" w:color="auto"/>
        <w:left w:val="none" w:sz="0" w:space="0" w:color="auto"/>
        <w:bottom w:val="none" w:sz="0" w:space="0" w:color="auto"/>
        <w:right w:val="none" w:sz="0" w:space="0" w:color="auto"/>
      </w:divBdr>
    </w:div>
    <w:div w:id="873468113">
      <w:bodyDiv w:val="1"/>
      <w:marLeft w:val="0"/>
      <w:marRight w:val="0"/>
      <w:marTop w:val="0"/>
      <w:marBottom w:val="0"/>
      <w:divBdr>
        <w:top w:val="none" w:sz="0" w:space="0" w:color="auto"/>
        <w:left w:val="none" w:sz="0" w:space="0" w:color="auto"/>
        <w:bottom w:val="none" w:sz="0" w:space="0" w:color="auto"/>
        <w:right w:val="none" w:sz="0" w:space="0" w:color="auto"/>
      </w:divBdr>
    </w:div>
    <w:div w:id="877860134">
      <w:bodyDiv w:val="1"/>
      <w:marLeft w:val="0"/>
      <w:marRight w:val="0"/>
      <w:marTop w:val="0"/>
      <w:marBottom w:val="0"/>
      <w:divBdr>
        <w:top w:val="none" w:sz="0" w:space="0" w:color="auto"/>
        <w:left w:val="none" w:sz="0" w:space="0" w:color="auto"/>
        <w:bottom w:val="none" w:sz="0" w:space="0" w:color="auto"/>
        <w:right w:val="none" w:sz="0" w:space="0" w:color="auto"/>
      </w:divBdr>
    </w:div>
    <w:div w:id="888565413">
      <w:bodyDiv w:val="1"/>
      <w:marLeft w:val="0"/>
      <w:marRight w:val="0"/>
      <w:marTop w:val="0"/>
      <w:marBottom w:val="0"/>
      <w:divBdr>
        <w:top w:val="none" w:sz="0" w:space="0" w:color="auto"/>
        <w:left w:val="none" w:sz="0" w:space="0" w:color="auto"/>
        <w:bottom w:val="none" w:sz="0" w:space="0" w:color="auto"/>
        <w:right w:val="none" w:sz="0" w:space="0" w:color="auto"/>
      </w:divBdr>
    </w:div>
    <w:div w:id="894894920">
      <w:bodyDiv w:val="1"/>
      <w:marLeft w:val="0"/>
      <w:marRight w:val="0"/>
      <w:marTop w:val="0"/>
      <w:marBottom w:val="0"/>
      <w:divBdr>
        <w:top w:val="none" w:sz="0" w:space="0" w:color="auto"/>
        <w:left w:val="none" w:sz="0" w:space="0" w:color="auto"/>
        <w:bottom w:val="none" w:sz="0" w:space="0" w:color="auto"/>
        <w:right w:val="none" w:sz="0" w:space="0" w:color="auto"/>
      </w:divBdr>
    </w:div>
    <w:div w:id="898637209">
      <w:bodyDiv w:val="1"/>
      <w:marLeft w:val="0"/>
      <w:marRight w:val="0"/>
      <w:marTop w:val="0"/>
      <w:marBottom w:val="0"/>
      <w:divBdr>
        <w:top w:val="none" w:sz="0" w:space="0" w:color="auto"/>
        <w:left w:val="none" w:sz="0" w:space="0" w:color="auto"/>
        <w:bottom w:val="none" w:sz="0" w:space="0" w:color="auto"/>
        <w:right w:val="none" w:sz="0" w:space="0" w:color="auto"/>
      </w:divBdr>
    </w:div>
    <w:div w:id="899094691">
      <w:bodyDiv w:val="1"/>
      <w:marLeft w:val="0"/>
      <w:marRight w:val="0"/>
      <w:marTop w:val="0"/>
      <w:marBottom w:val="0"/>
      <w:divBdr>
        <w:top w:val="none" w:sz="0" w:space="0" w:color="auto"/>
        <w:left w:val="none" w:sz="0" w:space="0" w:color="auto"/>
        <w:bottom w:val="none" w:sz="0" w:space="0" w:color="auto"/>
        <w:right w:val="none" w:sz="0" w:space="0" w:color="auto"/>
      </w:divBdr>
    </w:div>
    <w:div w:id="906307868">
      <w:bodyDiv w:val="1"/>
      <w:marLeft w:val="0"/>
      <w:marRight w:val="0"/>
      <w:marTop w:val="0"/>
      <w:marBottom w:val="0"/>
      <w:divBdr>
        <w:top w:val="none" w:sz="0" w:space="0" w:color="auto"/>
        <w:left w:val="none" w:sz="0" w:space="0" w:color="auto"/>
        <w:bottom w:val="none" w:sz="0" w:space="0" w:color="auto"/>
        <w:right w:val="none" w:sz="0" w:space="0" w:color="auto"/>
      </w:divBdr>
    </w:div>
    <w:div w:id="913855712">
      <w:bodyDiv w:val="1"/>
      <w:marLeft w:val="0"/>
      <w:marRight w:val="0"/>
      <w:marTop w:val="0"/>
      <w:marBottom w:val="0"/>
      <w:divBdr>
        <w:top w:val="none" w:sz="0" w:space="0" w:color="auto"/>
        <w:left w:val="none" w:sz="0" w:space="0" w:color="auto"/>
        <w:bottom w:val="none" w:sz="0" w:space="0" w:color="auto"/>
        <w:right w:val="none" w:sz="0" w:space="0" w:color="auto"/>
      </w:divBdr>
    </w:div>
    <w:div w:id="920527137">
      <w:bodyDiv w:val="1"/>
      <w:marLeft w:val="0"/>
      <w:marRight w:val="0"/>
      <w:marTop w:val="0"/>
      <w:marBottom w:val="0"/>
      <w:divBdr>
        <w:top w:val="none" w:sz="0" w:space="0" w:color="auto"/>
        <w:left w:val="none" w:sz="0" w:space="0" w:color="auto"/>
        <w:bottom w:val="none" w:sz="0" w:space="0" w:color="auto"/>
        <w:right w:val="none" w:sz="0" w:space="0" w:color="auto"/>
      </w:divBdr>
    </w:div>
    <w:div w:id="926185970">
      <w:bodyDiv w:val="1"/>
      <w:marLeft w:val="0"/>
      <w:marRight w:val="0"/>
      <w:marTop w:val="0"/>
      <w:marBottom w:val="0"/>
      <w:divBdr>
        <w:top w:val="none" w:sz="0" w:space="0" w:color="auto"/>
        <w:left w:val="none" w:sz="0" w:space="0" w:color="auto"/>
        <w:bottom w:val="none" w:sz="0" w:space="0" w:color="auto"/>
        <w:right w:val="none" w:sz="0" w:space="0" w:color="auto"/>
      </w:divBdr>
    </w:div>
    <w:div w:id="928588047">
      <w:bodyDiv w:val="1"/>
      <w:marLeft w:val="0"/>
      <w:marRight w:val="0"/>
      <w:marTop w:val="0"/>
      <w:marBottom w:val="0"/>
      <w:divBdr>
        <w:top w:val="none" w:sz="0" w:space="0" w:color="auto"/>
        <w:left w:val="none" w:sz="0" w:space="0" w:color="auto"/>
        <w:bottom w:val="none" w:sz="0" w:space="0" w:color="auto"/>
        <w:right w:val="none" w:sz="0" w:space="0" w:color="auto"/>
      </w:divBdr>
    </w:div>
    <w:div w:id="931626895">
      <w:bodyDiv w:val="1"/>
      <w:marLeft w:val="0"/>
      <w:marRight w:val="0"/>
      <w:marTop w:val="0"/>
      <w:marBottom w:val="0"/>
      <w:divBdr>
        <w:top w:val="none" w:sz="0" w:space="0" w:color="auto"/>
        <w:left w:val="none" w:sz="0" w:space="0" w:color="auto"/>
        <w:bottom w:val="none" w:sz="0" w:space="0" w:color="auto"/>
        <w:right w:val="none" w:sz="0" w:space="0" w:color="auto"/>
      </w:divBdr>
    </w:div>
    <w:div w:id="933172842">
      <w:bodyDiv w:val="1"/>
      <w:marLeft w:val="0"/>
      <w:marRight w:val="0"/>
      <w:marTop w:val="0"/>
      <w:marBottom w:val="0"/>
      <w:divBdr>
        <w:top w:val="none" w:sz="0" w:space="0" w:color="auto"/>
        <w:left w:val="none" w:sz="0" w:space="0" w:color="auto"/>
        <w:bottom w:val="none" w:sz="0" w:space="0" w:color="auto"/>
        <w:right w:val="none" w:sz="0" w:space="0" w:color="auto"/>
      </w:divBdr>
    </w:div>
    <w:div w:id="934283760">
      <w:bodyDiv w:val="1"/>
      <w:marLeft w:val="0"/>
      <w:marRight w:val="0"/>
      <w:marTop w:val="0"/>
      <w:marBottom w:val="0"/>
      <w:divBdr>
        <w:top w:val="none" w:sz="0" w:space="0" w:color="auto"/>
        <w:left w:val="none" w:sz="0" w:space="0" w:color="auto"/>
        <w:bottom w:val="none" w:sz="0" w:space="0" w:color="auto"/>
        <w:right w:val="none" w:sz="0" w:space="0" w:color="auto"/>
      </w:divBdr>
    </w:div>
    <w:div w:id="935402056">
      <w:bodyDiv w:val="1"/>
      <w:marLeft w:val="0"/>
      <w:marRight w:val="0"/>
      <w:marTop w:val="0"/>
      <w:marBottom w:val="0"/>
      <w:divBdr>
        <w:top w:val="none" w:sz="0" w:space="0" w:color="auto"/>
        <w:left w:val="none" w:sz="0" w:space="0" w:color="auto"/>
        <w:bottom w:val="none" w:sz="0" w:space="0" w:color="auto"/>
        <w:right w:val="none" w:sz="0" w:space="0" w:color="auto"/>
      </w:divBdr>
    </w:div>
    <w:div w:id="943148839">
      <w:bodyDiv w:val="1"/>
      <w:marLeft w:val="0"/>
      <w:marRight w:val="0"/>
      <w:marTop w:val="0"/>
      <w:marBottom w:val="0"/>
      <w:divBdr>
        <w:top w:val="none" w:sz="0" w:space="0" w:color="auto"/>
        <w:left w:val="none" w:sz="0" w:space="0" w:color="auto"/>
        <w:bottom w:val="none" w:sz="0" w:space="0" w:color="auto"/>
        <w:right w:val="none" w:sz="0" w:space="0" w:color="auto"/>
      </w:divBdr>
    </w:div>
    <w:div w:id="951522746">
      <w:bodyDiv w:val="1"/>
      <w:marLeft w:val="0"/>
      <w:marRight w:val="0"/>
      <w:marTop w:val="0"/>
      <w:marBottom w:val="0"/>
      <w:divBdr>
        <w:top w:val="none" w:sz="0" w:space="0" w:color="auto"/>
        <w:left w:val="none" w:sz="0" w:space="0" w:color="auto"/>
        <w:bottom w:val="none" w:sz="0" w:space="0" w:color="auto"/>
        <w:right w:val="none" w:sz="0" w:space="0" w:color="auto"/>
      </w:divBdr>
    </w:div>
    <w:div w:id="955990070">
      <w:bodyDiv w:val="1"/>
      <w:marLeft w:val="0"/>
      <w:marRight w:val="0"/>
      <w:marTop w:val="0"/>
      <w:marBottom w:val="0"/>
      <w:divBdr>
        <w:top w:val="none" w:sz="0" w:space="0" w:color="auto"/>
        <w:left w:val="none" w:sz="0" w:space="0" w:color="auto"/>
        <w:bottom w:val="none" w:sz="0" w:space="0" w:color="auto"/>
        <w:right w:val="none" w:sz="0" w:space="0" w:color="auto"/>
      </w:divBdr>
    </w:div>
    <w:div w:id="965740838">
      <w:bodyDiv w:val="1"/>
      <w:marLeft w:val="0"/>
      <w:marRight w:val="0"/>
      <w:marTop w:val="0"/>
      <w:marBottom w:val="0"/>
      <w:divBdr>
        <w:top w:val="none" w:sz="0" w:space="0" w:color="auto"/>
        <w:left w:val="none" w:sz="0" w:space="0" w:color="auto"/>
        <w:bottom w:val="none" w:sz="0" w:space="0" w:color="auto"/>
        <w:right w:val="none" w:sz="0" w:space="0" w:color="auto"/>
      </w:divBdr>
    </w:div>
    <w:div w:id="965818223">
      <w:bodyDiv w:val="1"/>
      <w:marLeft w:val="0"/>
      <w:marRight w:val="0"/>
      <w:marTop w:val="0"/>
      <w:marBottom w:val="0"/>
      <w:divBdr>
        <w:top w:val="none" w:sz="0" w:space="0" w:color="auto"/>
        <w:left w:val="none" w:sz="0" w:space="0" w:color="auto"/>
        <w:bottom w:val="none" w:sz="0" w:space="0" w:color="auto"/>
        <w:right w:val="none" w:sz="0" w:space="0" w:color="auto"/>
      </w:divBdr>
    </w:div>
    <w:div w:id="968047429">
      <w:bodyDiv w:val="1"/>
      <w:marLeft w:val="0"/>
      <w:marRight w:val="0"/>
      <w:marTop w:val="0"/>
      <w:marBottom w:val="0"/>
      <w:divBdr>
        <w:top w:val="none" w:sz="0" w:space="0" w:color="auto"/>
        <w:left w:val="none" w:sz="0" w:space="0" w:color="auto"/>
        <w:bottom w:val="none" w:sz="0" w:space="0" w:color="auto"/>
        <w:right w:val="none" w:sz="0" w:space="0" w:color="auto"/>
      </w:divBdr>
    </w:div>
    <w:div w:id="970553224">
      <w:bodyDiv w:val="1"/>
      <w:marLeft w:val="0"/>
      <w:marRight w:val="0"/>
      <w:marTop w:val="0"/>
      <w:marBottom w:val="0"/>
      <w:divBdr>
        <w:top w:val="none" w:sz="0" w:space="0" w:color="auto"/>
        <w:left w:val="none" w:sz="0" w:space="0" w:color="auto"/>
        <w:bottom w:val="none" w:sz="0" w:space="0" w:color="auto"/>
        <w:right w:val="none" w:sz="0" w:space="0" w:color="auto"/>
      </w:divBdr>
    </w:div>
    <w:div w:id="982125618">
      <w:bodyDiv w:val="1"/>
      <w:marLeft w:val="0"/>
      <w:marRight w:val="0"/>
      <w:marTop w:val="0"/>
      <w:marBottom w:val="0"/>
      <w:divBdr>
        <w:top w:val="none" w:sz="0" w:space="0" w:color="auto"/>
        <w:left w:val="none" w:sz="0" w:space="0" w:color="auto"/>
        <w:bottom w:val="none" w:sz="0" w:space="0" w:color="auto"/>
        <w:right w:val="none" w:sz="0" w:space="0" w:color="auto"/>
      </w:divBdr>
    </w:div>
    <w:div w:id="998654317">
      <w:bodyDiv w:val="1"/>
      <w:marLeft w:val="0"/>
      <w:marRight w:val="0"/>
      <w:marTop w:val="0"/>
      <w:marBottom w:val="0"/>
      <w:divBdr>
        <w:top w:val="none" w:sz="0" w:space="0" w:color="auto"/>
        <w:left w:val="none" w:sz="0" w:space="0" w:color="auto"/>
        <w:bottom w:val="none" w:sz="0" w:space="0" w:color="auto"/>
        <w:right w:val="none" w:sz="0" w:space="0" w:color="auto"/>
      </w:divBdr>
    </w:div>
    <w:div w:id="999846980">
      <w:bodyDiv w:val="1"/>
      <w:marLeft w:val="0"/>
      <w:marRight w:val="0"/>
      <w:marTop w:val="0"/>
      <w:marBottom w:val="0"/>
      <w:divBdr>
        <w:top w:val="none" w:sz="0" w:space="0" w:color="auto"/>
        <w:left w:val="none" w:sz="0" w:space="0" w:color="auto"/>
        <w:bottom w:val="none" w:sz="0" w:space="0" w:color="auto"/>
        <w:right w:val="none" w:sz="0" w:space="0" w:color="auto"/>
      </w:divBdr>
    </w:div>
    <w:div w:id="1055083811">
      <w:bodyDiv w:val="1"/>
      <w:marLeft w:val="0"/>
      <w:marRight w:val="0"/>
      <w:marTop w:val="0"/>
      <w:marBottom w:val="0"/>
      <w:divBdr>
        <w:top w:val="none" w:sz="0" w:space="0" w:color="auto"/>
        <w:left w:val="none" w:sz="0" w:space="0" w:color="auto"/>
        <w:bottom w:val="none" w:sz="0" w:space="0" w:color="auto"/>
        <w:right w:val="none" w:sz="0" w:space="0" w:color="auto"/>
      </w:divBdr>
    </w:div>
    <w:div w:id="1069424898">
      <w:bodyDiv w:val="1"/>
      <w:marLeft w:val="0"/>
      <w:marRight w:val="0"/>
      <w:marTop w:val="0"/>
      <w:marBottom w:val="0"/>
      <w:divBdr>
        <w:top w:val="none" w:sz="0" w:space="0" w:color="auto"/>
        <w:left w:val="none" w:sz="0" w:space="0" w:color="auto"/>
        <w:bottom w:val="none" w:sz="0" w:space="0" w:color="auto"/>
        <w:right w:val="none" w:sz="0" w:space="0" w:color="auto"/>
      </w:divBdr>
    </w:div>
    <w:div w:id="1074427439">
      <w:bodyDiv w:val="1"/>
      <w:marLeft w:val="0"/>
      <w:marRight w:val="0"/>
      <w:marTop w:val="0"/>
      <w:marBottom w:val="0"/>
      <w:divBdr>
        <w:top w:val="none" w:sz="0" w:space="0" w:color="auto"/>
        <w:left w:val="none" w:sz="0" w:space="0" w:color="auto"/>
        <w:bottom w:val="none" w:sz="0" w:space="0" w:color="auto"/>
        <w:right w:val="none" w:sz="0" w:space="0" w:color="auto"/>
      </w:divBdr>
    </w:div>
    <w:div w:id="1075249538">
      <w:bodyDiv w:val="1"/>
      <w:marLeft w:val="0"/>
      <w:marRight w:val="0"/>
      <w:marTop w:val="0"/>
      <w:marBottom w:val="0"/>
      <w:divBdr>
        <w:top w:val="none" w:sz="0" w:space="0" w:color="auto"/>
        <w:left w:val="none" w:sz="0" w:space="0" w:color="auto"/>
        <w:bottom w:val="none" w:sz="0" w:space="0" w:color="auto"/>
        <w:right w:val="none" w:sz="0" w:space="0" w:color="auto"/>
      </w:divBdr>
    </w:div>
    <w:div w:id="1081945995">
      <w:bodyDiv w:val="1"/>
      <w:marLeft w:val="0"/>
      <w:marRight w:val="0"/>
      <w:marTop w:val="0"/>
      <w:marBottom w:val="0"/>
      <w:divBdr>
        <w:top w:val="none" w:sz="0" w:space="0" w:color="auto"/>
        <w:left w:val="none" w:sz="0" w:space="0" w:color="auto"/>
        <w:bottom w:val="none" w:sz="0" w:space="0" w:color="auto"/>
        <w:right w:val="none" w:sz="0" w:space="0" w:color="auto"/>
      </w:divBdr>
    </w:div>
    <w:div w:id="1088769902">
      <w:bodyDiv w:val="1"/>
      <w:marLeft w:val="0"/>
      <w:marRight w:val="0"/>
      <w:marTop w:val="0"/>
      <w:marBottom w:val="0"/>
      <w:divBdr>
        <w:top w:val="none" w:sz="0" w:space="0" w:color="auto"/>
        <w:left w:val="none" w:sz="0" w:space="0" w:color="auto"/>
        <w:bottom w:val="none" w:sz="0" w:space="0" w:color="auto"/>
        <w:right w:val="none" w:sz="0" w:space="0" w:color="auto"/>
      </w:divBdr>
    </w:div>
    <w:div w:id="1094395112">
      <w:bodyDiv w:val="1"/>
      <w:marLeft w:val="0"/>
      <w:marRight w:val="0"/>
      <w:marTop w:val="0"/>
      <w:marBottom w:val="0"/>
      <w:divBdr>
        <w:top w:val="none" w:sz="0" w:space="0" w:color="auto"/>
        <w:left w:val="none" w:sz="0" w:space="0" w:color="auto"/>
        <w:bottom w:val="none" w:sz="0" w:space="0" w:color="auto"/>
        <w:right w:val="none" w:sz="0" w:space="0" w:color="auto"/>
      </w:divBdr>
    </w:div>
    <w:div w:id="1100754486">
      <w:bodyDiv w:val="1"/>
      <w:marLeft w:val="0"/>
      <w:marRight w:val="0"/>
      <w:marTop w:val="0"/>
      <w:marBottom w:val="0"/>
      <w:divBdr>
        <w:top w:val="none" w:sz="0" w:space="0" w:color="auto"/>
        <w:left w:val="none" w:sz="0" w:space="0" w:color="auto"/>
        <w:bottom w:val="none" w:sz="0" w:space="0" w:color="auto"/>
        <w:right w:val="none" w:sz="0" w:space="0" w:color="auto"/>
      </w:divBdr>
    </w:div>
    <w:div w:id="1103919545">
      <w:bodyDiv w:val="1"/>
      <w:marLeft w:val="0"/>
      <w:marRight w:val="0"/>
      <w:marTop w:val="0"/>
      <w:marBottom w:val="0"/>
      <w:divBdr>
        <w:top w:val="none" w:sz="0" w:space="0" w:color="auto"/>
        <w:left w:val="none" w:sz="0" w:space="0" w:color="auto"/>
        <w:bottom w:val="none" w:sz="0" w:space="0" w:color="auto"/>
        <w:right w:val="none" w:sz="0" w:space="0" w:color="auto"/>
      </w:divBdr>
    </w:div>
    <w:div w:id="1104810384">
      <w:bodyDiv w:val="1"/>
      <w:marLeft w:val="0"/>
      <w:marRight w:val="0"/>
      <w:marTop w:val="0"/>
      <w:marBottom w:val="0"/>
      <w:divBdr>
        <w:top w:val="none" w:sz="0" w:space="0" w:color="auto"/>
        <w:left w:val="none" w:sz="0" w:space="0" w:color="auto"/>
        <w:bottom w:val="none" w:sz="0" w:space="0" w:color="auto"/>
        <w:right w:val="none" w:sz="0" w:space="0" w:color="auto"/>
      </w:divBdr>
    </w:div>
    <w:div w:id="1104884991">
      <w:bodyDiv w:val="1"/>
      <w:marLeft w:val="0"/>
      <w:marRight w:val="0"/>
      <w:marTop w:val="0"/>
      <w:marBottom w:val="0"/>
      <w:divBdr>
        <w:top w:val="none" w:sz="0" w:space="0" w:color="auto"/>
        <w:left w:val="none" w:sz="0" w:space="0" w:color="auto"/>
        <w:bottom w:val="none" w:sz="0" w:space="0" w:color="auto"/>
        <w:right w:val="none" w:sz="0" w:space="0" w:color="auto"/>
      </w:divBdr>
    </w:div>
    <w:div w:id="1109197838">
      <w:bodyDiv w:val="1"/>
      <w:marLeft w:val="0"/>
      <w:marRight w:val="0"/>
      <w:marTop w:val="0"/>
      <w:marBottom w:val="0"/>
      <w:divBdr>
        <w:top w:val="none" w:sz="0" w:space="0" w:color="auto"/>
        <w:left w:val="none" w:sz="0" w:space="0" w:color="auto"/>
        <w:bottom w:val="none" w:sz="0" w:space="0" w:color="auto"/>
        <w:right w:val="none" w:sz="0" w:space="0" w:color="auto"/>
      </w:divBdr>
    </w:div>
    <w:div w:id="1113136150">
      <w:bodyDiv w:val="1"/>
      <w:marLeft w:val="0"/>
      <w:marRight w:val="0"/>
      <w:marTop w:val="0"/>
      <w:marBottom w:val="0"/>
      <w:divBdr>
        <w:top w:val="none" w:sz="0" w:space="0" w:color="auto"/>
        <w:left w:val="none" w:sz="0" w:space="0" w:color="auto"/>
        <w:bottom w:val="none" w:sz="0" w:space="0" w:color="auto"/>
        <w:right w:val="none" w:sz="0" w:space="0" w:color="auto"/>
      </w:divBdr>
    </w:div>
    <w:div w:id="1126243760">
      <w:bodyDiv w:val="1"/>
      <w:marLeft w:val="0"/>
      <w:marRight w:val="0"/>
      <w:marTop w:val="0"/>
      <w:marBottom w:val="0"/>
      <w:divBdr>
        <w:top w:val="none" w:sz="0" w:space="0" w:color="auto"/>
        <w:left w:val="none" w:sz="0" w:space="0" w:color="auto"/>
        <w:bottom w:val="none" w:sz="0" w:space="0" w:color="auto"/>
        <w:right w:val="none" w:sz="0" w:space="0" w:color="auto"/>
      </w:divBdr>
    </w:div>
    <w:div w:id="1145731987">
      <w:bodyDiv w:val="1"/>
      <w:marLeft w:val="0"/>
      <w:marRight w:val="0"/>
      <w:marTop w:val="0"/>
      <w:marBottom w:val="0"/>
      <w:divBdr>
        <w:top w:val="none" w:sz="0" w:space="0" w:color="auto"/>
        <w:left w:val="none" w:sz="0" w:space="0" w:color="auto"/>
        <w:bottom w:val="none" w:sz="0" w:space="0" w:color="auto"/>
        <w:right w:val="none" w:sz="0" w:space="0" w:color="auto"/>
      </w:divBdr>
    </w:div>
    <w:div w:id="1153108286">
      <w:bodyDiv w:val="1"/>
      <w:marLeft w:val="0"/>
      <w:marRight w:val="0"/>
      <w:marTop w:val="0"/>
      <w:marBottom w:val="0"/>
      <w:divBdr>
        <w:top w:val="none" w:sz="0" w:space="0" w:color="auto"/>
        <w:left w:val="none" w:sz="0" w:space="0" w:color="auto"/>
        <w:bottom w:val="none" w:sz="0" w:space="0" w:color="auto"/>
        <w:right w:val="none" w:sz="0" w:space="0" w:color="auto"/>
      </w:divBdr>
    </w:div>
    <w:div w:id="1153109957">
      <w:bodyDiv w:val="1"/>
      <w:marLeft w:val="0"/>
      <w:marRight w:val="0"/>
      <w:marTop w:val="0"/>
      <w:marBottom w:val="0"/>
      <w:divBdr>
        <w:top w:val="none" w:sz="0" w:space="0" w:color="auto"/>
        <w:left w:val="none" w:sz="0" w:space="0" w:color="auto"/>
        <w:bottom w:val="none" w:sz="0" w:space="0" w:color="auto"/>
        <w:right w:val="none" w:sz="0" w:space="0" w:color="auto"/>
      </w:divBdr>
    </w:div>
    <w:div w:id="1154181374">
      <w:bodyDiv w:val="1"/>
      <w:marLeft w:val="0"/>
      <w:marRight w:val="0"/>
      <w:marTop w:val="0"/>
      <w:marBottom w:val="0"/>
      <w:divBdr>
        <w:top w:val="none" w:sz="0" w:space="0" w:color="auto"/>
        <w:left w:val="none" w:sz="0" w:space="0" w:color="auto"/>
        <w:bottom w:val="none" w:sz="0" w:space="0" w:color="auto"/>
        <w:right w:val="none" w:sz="0" w:space="0" w:color="auto"/>
      </w:divBdr>
    </w:div>
    <w:div w:id="1155031161">
      <w:bodyDiv w:val="1"/>
      <w:marLeft w:val="0"/>
      <w:marRight w:val="0"/>
      <w:marTop w:val="0"/>
      <w:marBottom w:val="0"/>
      <w:divBdr>
        <w:top w:val="none" w:sz="0" w:space="0" w:color="auto"/>
        <w:left w:val="none" w:sz="0" w:space="0" w:color="auto"/>
        <w:bottom w:val="none" w:sz="0" w:space="0" w:color="auto"/>
        <w:right w:val="none" w:sz="0" w:space="0" w:color="auto"/>
      </w:divBdr>
    </w:div>
    <w:div w:id="1155728059">
      <w:bodyDiv w:val="1"/>
      <w:marLeft w:val="0"/>
      <w:marRight w:val="0"/>
      <w:marTop w:val="0"/>
      <w:marBottom w:val="0"/>
      <w:divBdr>
        <w:top w:val="none" w:sz="0" w:space="0" w:color="auto"/>
        <w:left w:val="none" w:sz="0" w:space="0" w:color="auto"/>
        <w:bottom w:val="none" w:sz="0" w:space="0" w:color="auto"/>
        <w:right w:val="none" w:sz="0" w:space="0" w:color="auto"/>
      </w:divBdr>
    </w:div>
    <w:div w:id="1157695086">
      <w:bodyDiv w:val="1"/>
      <w:marLeft w:val="0"/>
      <w:marRight w:val="0"/>
      <w:marTop w:val="0"/>
      <w:marBottom w:val="0"/>
      <w:divBdr>
        <w:top w:val="none" w:sz="0" w:space="0" w:color="auto"/>
        <w:left w:val="none" w:sz="0" w:space="0" w:color="auto"/>
        <w:bottom w:val="none" w:sz="0" w:space="0" w:color="auto"/>
        <w:right w:val="none" w:sz="0" w:space="0" w:color="auto"/>
      </w:divBdr>
    </w:div>
    <w:div w:id="1160847567">
      <w:bodyDiv w:val="1"/>
      <w:marLeft w:val="0"/>
      <w:marRight w:val="0"/>
      <w:marTop w:val="0"/>
      <w:marBottom w:val="0"/>
      <w:divBdr>
        <w:top w:val="none" w:sz="0" w:space="0" w:color="auto"/>
        <w:left w:val="none" w:sz="0" w:space="0" w:color="auto"/>
        <w:bottom w:val="none" w:sz="0" w:space="0" w:color="auto"/>
        <w:right w:val="none" w:sz="0" w:space="0" w:color="auto"/>
      </w:divBdr>
    </w:div>
    <w:div w:id="1163156903">
      <w:bodyDiv w:val="1"/>
      <w:marLeft w:val="0"/>
      <w:marRight w:val="0"/>
      <w:marTop w:val="0"/>
      <w:marBottom w:val="0"/>
      <w:divBdr>
        <w:top w:val="none" w:sz="0" w:space="0" w:color="auto"/>
        <w:left w:val="none" w:sz="0" w:space="0" w:color="auto"/>
        <w:bottom w:val="none" w:sz="0" w:space="0" w:color="auto"/>
        <w:right w:val="none" w:sz="0" w:space="0" w:color="auto"/>
      </w:divBdr>
    </w:div>
    <w:div w:id="1173185567">
      <w:bodyDiv w:val="1"/>
      <w:marLeft w:val="0"/>
      <w:marRight w:val="0"/>
      <w:marTop w:val="0"/>
      <w:marBottom w:val="0"/>
      <w:divBdr>
        <w:top w:val="none" w:sz="0" w:space="0" w:color="auto"/>
        <w:left w:val="none" w:sz="0" w:space="0" w:color="auto"/>
        <w:bottom w:val="none" w:sz="0" w:space="0" w:color="auto"/>
        <w:right w:val="none" w:sz="0" w:space="0" w:color="auto"/>
      </w:divBdr>
    </w:div>
    <w:div w:id="1174226919">
      <w:bodyDiv w:val="1"/>
      <w:marLeft w:val="0"/>
      <w:marRight w:val="0"/>
      <w:marTop w:val="0"/>
      <w:marBottom w:val="0"/>
      <w:divBdr>
        <w:top w:val="none" w:sz="0" w:space="0" w:color="auto"/>
        <w:left w:val="none" w:sz="0" w:space="0" w:color="auto"/>
        <w:bottom w:val="none" w:sz="0" w:space="0" w:color="auto"/>
        <w:right w:val="none" w:sz="0" w:space="0" w:color="auto"/>
      </w:divBdr>
    </w:div>
    <w:div w:id="1190727188">
      <w:bodyDiv w:val="1"/>
      <w:marLeft w:val="0"/>
      <w:marRight w:val="0"/>
      <w:marTop w:val="0"/>
      <w:marBottom w:val="0"/>
      <w:divBdr>
        <w:top w:val="none" w:sz="0" w:space="0" w:color="auto"/>
        <w:left w:val="none" w:sz="0" w:space="0" w:color="auto"/>
        <w:bottom w:val="none" w:sz="0" w:space="0" w:color="auto"/>
        <w:right w:val="none" w:sz="0" w:space="0" w:color="auto"/>
      </w:divBdr>
    </w:div>
    <w:div w:id="1198196351">
      <w:bodyDiv w:val="1"/>
      <w:marLeft w:val="0"/>
      <w:marRight w:val="0"/>
      <w:marTop w:val="0"/>
      <w:marBottom w:val="0"/>
      <w:divBdr>
        <w:top w:val="none" w:sz="0" w:space="0" w:color="auto"/>
        <w:left w:val="none" w:sz="0" w:space="0" w:color="auto"/>
        <w:bottom w:val="none" w:sz="0" w:space="0" w:color="auto"/>
        <w:right w:val="none" w:sz="0" w:space="0" w:color="auto"/>
      </w:divBdr>
    </w:div>
    <w:div w:id="1208445993">
      <w:bodyDiv w:val="1"/>
      <w:marLeft w:val="0"/>
      <w:marRight w:val="0"/>
      <w:marTop w:val="0"/>
      <w:marBottom w:val="0"/>
      <w:divBdr>
        <w:top w:val="none" w:sz="0" w:space="0" w:color="auto"/>
        <w:left w:val="none" w:sz="0" w:space="0" w:color="auto"/>
        <w:bottom w:val="none" w:sz="0" w:space="0" w:color="auto"/>
        <w:right w:val="none" w:sz="0" w:space="0" w:color="auto"/>
      </w:divBdr>
    </w:div>
    <w:div w:id="1211574192">
      <w:bodyDiv w:val="1"/>
      <w:marLeft w:val="0"/>
      <w:marRight w:val="0"/>
      <w:marTop w:val="0"/>
      <w:marBottom w:val="0"/>
      <w:divBdr>
        <w:top w:val="none" w:sz="0" w:space="0" w:color="auto"/>
        <w:left w:val="none" w:sz="0" w:space="0" w:color="auto"/>
        <w:bottom w:val="none" w:sz="0" w:space="0" w:color="auto"/>
        <w:right w:val="none" w:sz="0" w:space="0" w:color="auto"/>
      </w:divBdr>
    </w:div>
    <w:div w:id="1222326007">
      <w:bodyDiv w:val="1"/>
      <w:marLeft w:val="0"/>
      <w:marRight w:val="0"/>
      <w:marTop w:val="0"/>
      <w:marBottom w:val="0"/>
      <w:divBdr>
        <w:top w:val="none" w:sz="0" w:space="0" w:color="auto"/>
        <w:left w:val="none" w:sz="0" w:space="0" w:color="auto"/>
        <w:bottom w:val="none" w:sz="0" w:space="0" w:color="auto"/>
        <w:right w:val="none" w:sz="0" w:space="0" w:color="auto"/>
      </w:divBdr>
    </w:div>
    <w:div w:id="1225605147">
      <w:bodyDiv w:val="1"/>
      <w:marLeft w:val="0"/>
      <w:marRight w:val="0"/>
      <w:marTop w:val="0"/>
      <w:marBottom w:val="0"/>
      <w:divBdr>
        <w:top w:val="none" w:sz="0" w:space="0" w:color="auto"/>
        <w:left w:val="none" w:sz="0" w:space="0" w:color="auto"/>
        <w:bottom w:val="none" w:sz="0" w:space="0" w:color="auto"/>
        <w:right w:val="none" w:sz="0" w:space="0" w:color="auto"/>
      </w:divBdr>
    </w:div>
    <w:div w:id="1231814974">
      <w:bodyDiv w:val="1"/>
      <w:marLeft w:val="0"/>
      <w:marRight w:val="0"/>
      <w:marTop w:val="0"/>
      <w:marBottom w:val="0"/>
      <w:divBdr>
        <w:top w:val="none" w:sz="0" w:space="0" w:color="auto"/>
        <w:left w:val="none" w:sz="0" w:space="0" w:color="auto"/>
        <w:bottom w:val="none" w:sz="0" w:space="0" w:color="auto"/>
        <w:right w:val="none" w:sz="0" w:space="0" w:color="auto"/>
      </w:divBdr>
    </w:div>
    <w:div w:id="1240360801">
      <w:bodyDiv w:val="1"/>
      <w:marLeft w:val="0"/>
      <w:marRight w:val="0"/>
      <w:marTop w:val="0"/>
      <w:marBottom w:val="0"/>
      <w:divBdr>
        <w:top w:val="none" w:sz="0" w:space="0" w:color="auto"/>
        <w:left w:val="none" w:sz="0" w:space="0" w:color="auto"/>
        <w:bottom w:val="none" w:sz="0" w:space="0" w:color="auto"/>
        <w:right w:val="none" w:sz="0" w:space="0" w:color="auto"/>
      </w:divBdr>
    </w:div>
    <w:div w:id="1263761954">
      <w:bodyDiv w:val="1"/>
      <w:marLeft w:val="0"/>
      <w:marRight w:val="0"/>
      <w:marTop w:val="0"/>
      <w:marBottom w:val="0"/>
      <w:divBdr>
        <w:top w:val="none" w:sz="0" w:space="0" w:color="auto"/>
        <w:left w:val="none" w:sz="0" w:space="0" w:color="auto"/>
        <w:bottom w:val="none" w:sz="0" w:space="0" w:color="auto"/>
        <w:right w:val="none" w:sz="0" w:space="0" w:color="auto"/>
      </w:divBdr>
    </w:div>
    <w:div w:id="1264000092">
      <w:bodyDiv w:val="1"/>
      <w:marLeft w:val="0"/>
      <w:marRight w:val="0"/>
      <w:marTop w:val="0"/>
      <w:marBottom w:val="0"/>
      <w:divBdr>
        <w:top w:val="none" w:sz="0" w:space="0" w:color="auto"/>
        <w:left w:val="none" w:sz="0" w:space="0" w:color="auto"/>
        <w:bottom w:val="none" w:sz="0" w:space="0" w:color="auto"/>
        <w:right w:val="none" w:sz="0" w:space="0" w:color="auto"/>
      </w:divBdr>
    </w:div>
    <w:div w:id="1269661339">
      <w:bodyDiv w:val="1"/>
      <w:marLeft w:val="0"/>
      <w:marRight w:val="0"/>
      <w:marTop w:val="0"/>
      <w:marBottom w:val="0"/>
      <w:divBdr>
        <w:top w:val="none" w:sz="0" w:space="0" w:color="auto"/>
        <w:left w:val="none" w:sz="0" w:space="0" w:color="auto"/>
        <w:bottom w:val="none" w:sz="0" w:space="0" w:color="auto"/>
        <w:right w:val="none" w:sz="0" w:space="0" w:color="auto"/>
      </w:divBdr>
    </w:div>
    <w:div w:id="1273590336">
      <w:bodyDiv w:val="1"/>
      <w:marLeft w:val="0"/>
      <w:marRight w:val="0"/>
      <w:marTop w:val="0"/>
      <w:marBottom w:val="0"/>
      <w:divBdr>
        <w:top w:val="none" w:sz="0" w:space="0" w:color="auto"/>
        <w:left w:val="none" w:sz="0" w:space="0" w:color="auto"/>
        <w:bottom w:val="none" w:sz="0" w:space="0" w:color="auto"/>
        <w:right w:val="none" w:sz="0" w:space="0" w:color="auto"/>
      </w:divBdr>
    </w:div>
    <w:div w:id="1281649652">
      <w:bodyDiv w:val="1"/>
      <w:marLeft w:val="0"/>
      <w:marRight w:val="0"/>
      <w:marTop w:val="0"/>
      <w:marBottom w:val="0"/>
      <w:divBdr>
        <w:top w:val="none" w:sz="0" w:space="0" w:color="auto"/>
        <w:left w:val="none" w:sz="0" w:space="0" w:color="auto"/>
        <w:bottom w:val="none" w:sz="0" w:space="0" w:color="auto"/>
        <w:right w:val="none" w:sz="0" w:space="0" w:color="auto"/>
      </w:divBdr>
    </w:div>
    <w:div w:id="1282540954">
      <w:bodyDiv w:val="1"/>
      <w:marLeft w:val="0"/>
      <w:marRight w:val="0"/>
      <w:marTop w:val="0"/>
      <w:marBottom w:val="0"/>
      <w:divBdr>
        <w:top w:val="none" w:sz="0" w:space="0" w:color="auto"/>
        <w:left w:val="none" w:sz="0" w:space="0" w:color="auto"/>
        <w:bottom w:val="none" w:sz="0" w:space="0" w:color="auto"/>
        <w:right w:val="none" w:sz="0" w:space="0" w:color="auto"/>
      </w:divBdr>
    </w:div>
    <w:div w:id="1287198484">
      <w:bodyDiv w:val="1"/>
      <w:marLeft w:val="0"/>
      <w:marRight w:val="0"/>
      <w:marTop w:val="0"/>
      <w:marBottom w:val="0"/>
      <w:divBdr>
        <w:top w:val="none" w:sz="0" w:space="0" w:color="auto"/>
        <w:left w:val="none" w:sz="0" w:space="0" w:color="auto"/>
        <w:bottom w:val="none" w:sz="0" w:space="0" w:color="auto"/>
        <w:right w:val="none" w:sz="0" w:space="0" w:color="auto"/>
      </w:divBdr>
    </w:div>
    <w:div w:id="1288320791">
      <w:bodyDiv w:val="1"/>
      <w:marLeft w:val="0"/>
      <w:marRight w:val="0"/>
      <w:marTop w:val="0"/>
      <w:marBottom w:val="0"/>
      <w:divBdr>
        <w:top w:val="none" w:sz="0" w:space="0" w:color="auto"/>
        <w:left w:val="none" w:sz="0" w:space="0" w:color="auto"/>
        <w:bottom w:val="none" w:sz="0" w:space="0" w:color="auto"/>
        <w:right w:val="none" w:sz="0" w:space="0" w:color="auto"/>
      </w:divBdr>
    </w:div>
    <w:div w:id="1289160741">
      <w:bodyDiv w:val="1"/>
      <w:marLeft w:val="0"/>
      <w:marRight w:val="0"/>
      <w:marTop w:val="0"/>
      <w:marBottom w:val="0"/>
      <w:divBdr>
        <w:top w:val="none" w:sz="0" w:space="0" w:color="auto"/>
        <w:left w:val="none" w:sz="0" w:space="0" w:color="auto"/>
        <w:bottom w:val="none" w:sz="0" w:space="0" w:color="auto"/>
        <w:right w:val="none" w:sz="0" w:space="0" w:color="auto"/>
      </w:divBdr>
    </w:div>
    <w:div w:id="1290547667">
      <w:bodyDiv w:val="1"/>
      <w:marLeft w:val="0"/>
      <w:marRight w:val="0"/>
      <w:marTop w:val="0"/>
      <w:marBottom w:val="0"/>
      <w:divBdr>
        <w:top w:val="none" w:sz="0" w:space="0" w:color="auto"/>
        <w:left w:val="none" w:sz="0" w:space="0" w:color="auto"/>
        <w:bottom w:val="none" w:sz="0" w:space="0" w:color="auto"/>
        <w:right w:val="none" w:sz="0" w:space="0" w:color="auto"/>
      </w:divBdr>
    </w:div>
    <w:div w:id="1291203618">
      <w:bodyDiv w:val="1"/>
      <w:marLeft w:val="0"/>
      <w:marRight w:val="0"/>
      <w:marTop w:val="0"/>
      <w:marBottom w:val="0"/>
      <w:divBdr>
        <w:top w:val="none" w:sz="0" w:space="0" w:color="auto"/>
        <w:left w:val="none" w:sz="0" w:space="0" w:color="auto"/>
        <w:bottom w:val="none" w:sz="0" w:space="0" w:color="auto"/>
        <w:right w:val="none" w:sz="0" w:space="0" w:color="auto"/>
      </w:divBdr>
    </w:div>
    <w:div w:id="1301495165">
      <w:bodyDiv w:val="1"/>
      <w:marLeft w:val="0"/>
      <w:marRight w:val="0"/>
      <w:marTop w:val="0"/>
      <w:marBottom w:val="0"/>
      <w:divBdr>
        <w:top w:val="none" w:sz="0" w:space="0" w:color="auto"/>
        <w:left w:val="none" w:sz="0" w:space="0" w:color="auto"/>
        <w:bottom w:val="none" w:sz="0" w:space="0" w:color="auto"/>
        <w:right w:val="none" w:sz="0" w:space="0" w:color="auto"/>
      </w:divBdr>
    </w:div>
    <w:div w:id="1302076941">
      <w:bodyDiv w:val="1"/>
      <w:marLeft w:val="0"/>
      <w:marRight w:val="0"/>
      <w:marTop w:val="0"/>
      <w:marBottom w:val="0"/>
      <w:divBdr>
        <w:top w:val="none" w:sz="0" w:space="0" w:color="auto"/>
        <w:left w:val="none" w:sz="0" w:space="0" w:color="auto"/>
        <w:bottom w:val="none" w:sz="0" w:space="0" w:color="auto"/>
        <w:right w:val="none" w:sz="0" w:space="0" w:color="auto"/>
      </w:divBdr>
    </w:div>
    <w:div w:id="1303340387">
      <w:bodyDiv w:val="1"/>
      <w:marLeft w:val="0"/>
      <w:marRight w:val="0"/>
      <w:marTop w:val="0"/>
      <w:marBottom w:val="0"/>
      <w:divBdr>
        <w:top w:val="none" w:sz="0" w:space="0" w:color="auto"/>
        <w:left w:val="none" w:sz="0" w:space="0" w:color="auto"/>
        <w:bottom w:val="none" w:sz="0" w:space="0" w:color="auto"/>
        <w:right w:val="none" w:sz="0" w:space="0" w:color="auto"/>
      </w:divBdr>
    </w:div>
    <w:div w:id="1305159355">
      <w:bodyDiv w:val="1"/>
      <w:marLeft w:val="0"/>
      <w:marRight w:val="0"/>
      <w:marTop w:val="0"/>
      <w:marBottom w:val="0"/>
      <w:divBdr>
        <w:top w:val="none" w:sz="0" w:space="0" w:color="auto"/>
        <w:left w:val="none" w:sz="0" w:space="0" w:color="auto"/>
        <w:bottom w:val="none" w:sz="0" w:space="0" w:color="auto"/>
        <w:right w:val="none" w:sz="0" w:space="0" w:color="auto"/>
      </w:divBdr>
    </w:div>
    <w:div w:id="1307860533">
      <w:bodyDiv w:val="1"/>
      <w:marLeft w:val="0"/>
      <w:marRight w:val="0"/>
      <w:marTop w:val="0"/>
      <w:marBottom w:val="0"/>
      <w:divBdr>
        <w:top w:val="none" w:sz="0" w:space="0" w:color="auto"/>
        <w:left w:val="none" w:sz="0" w:space="0" w:color="auto"/>
        <w:bottom w:val="none" w:sz="0" w:space="0" w:color="auto"/>
        <w:right w:val="none" w:sz="0" w:space="0" w:color="auto"/>
      </w:divBdr>
    </w:div>
    <w:div w:id="1324704399">
      <w:bodyDiv w:val="1"/>
      <w:marLeft w:val="0"/>
      <w:marRight w:val="0"/>
      <w:marTop w:val="0"/>
      <w:marBottom w:val="0"/>
      <w:divBdr>
        <w:top w:val="none" w:sz="0" w:space="0" w:color="auto"/>
        <w:left w:val="none" w:sz="0" w:space="0" w:color="auto"/>
        <w:bottom w:val="none" w:sz="0" w:space="0" w:color="auto"/>
        <w:right w:val="none" w:sz="0" w:space="0" w:color="auto"/>
      </w:divBdr>
    </w:div>
    <w:div w:id="1325009401">
      <w:bodyDiv w:val="1"/>
      <w:marLeft w:val="0"/>
      <w:marRight w:val="0"/>
      <w:marTop w:val="0"/>
      <w:marBottom w:val="0"/>
      <w:divBdr>
        <w:top w:val="none" w:sz="0" w:space="0" w:color="auto"/>
        <w:left w:val="none" w:sz="0" w:space="0" w:color="auto"/>
        <w:bottom w:val="none" w:sz="0" w:space="0" w:color="auto"/>
        <w:right w:val="none" w:sz="0" w:space="0" w:color="auto"/>
      </w:divBdr>
    </w:div>
    <w:div w:id="1326477644">
      <w:bodyDiv w:val="1"/>
      <w:marLeft w:val="0"/>
      <w:marRight w:val="0"/>
      <w:marTop w:val="0"/>
      <w:marBottom w:val="0"/>
      <w:divBdr>
        <w:top w:val="none" w:sz="0" w:space="0" w:color="auto"/>
        <w:left w:val="none" w:sz="0" w:space="0" w:color="auto"/>
        <w:bottom w:val="none" w:sz="0" w:space="0" w:color="auto"/>
        <w:right w:val="none" w:sz="0" w:space="0" w:color="auto"/>
      </w:divBdr>
    </w:div>
    <w:div w:id="1328436765">
      <w:bodyDiv w:val="1"/>
      <w:marLeft w:val="0"/>
      <w:marRight w:val="0"/>
      <w:marTop w:val="0"/>
      <w:marBottom w:val="0"/>
      <w:divBdr>
        <w:top w:val="none" w:sz="0" w:space="0" w:color="auto"/>
        <w:left w:val="none" w:sz="0" w:space="0" w:color="auto"/>
        <w:bottom w:val="none" w:sz="0" w:space="0" w:color="auto"/>
        <w:right w:val="none" w:sz="0" w:space="0" w:color="auto"/>
      </w:divBdr>
    </w:div>
    <w:div w:id="1329093254">
      <w:bodyDiv w:val="1"/>
      <w:marLeft w:val="0"/>
      <w:marRight w:val="0"/>
      <w:marTop w:val="0"/>
      <w:marBottom w:val="0"/>
      <w:divBdr>
        <w:top w:val="none" w:sz="0" w:space="0" w:color="auto"/>
        <w:left w:val="none" w:sz="0" w:space="0" w:color="auto"/>
        <w:bottom w:val="none" w:sz="0" w:space="0" w:color="auto"/>
        <w:right w:val="none" w:sz="0" w:space="0" w:color="auto"/>
      </w:divBdr>
    </w:div>
    <w:div w:id="1342076930">
      <w:bodyDiv w:val="1"/>
      <w:marLeft w:val="0"/>
      <w:marRight w:val="0"/>
      <w:marTop w:val="0"/>
      <w:marBottom w:val="0"/>
      <w:divBdr>
        <w:top w:val="none" w:sz="0" w:space="0" w:color="auto"/>
        <w:left w:val="none" w:sz="0" w:space="0" w:color="auto"/>
        <w:bottom w:val="none" w:sz="0" w:space="0" w:color="auto"/>
        <w:right w:val="none" w:sz="0" w:space="0" w:color="auto"/>
      </w:divBdr>
    </w:div>
    <w:div w:id="1353263098">
      <w:bodyDiv w:val="1"/>
      <w:marLeft w:val="0"/>
      <w:marRight w:val="0"/>
      <w:marTop w:val="0"/>
      <w:marBottom w:val="0"/>
      <w:divBdr>
        <w:top w:val="none" w:sz="0" w:space="0" w:color="auto"/>
        <w:left w:val="none" w:sz="0" w:space="0" w:color="auto"/>
        <w:bottom w:val="none" w:sz="0" w:space="0" w:color="auto"/>
        <w:right w:val="none" w:sz="0" w:space="0" w:color="auto"/>
      </w:divBdr>
    </w:div>
    <w:div w:id="1354333730">
      <w:bodyDiv w:val="1"/>
      <w:marLeft w:val="0"/>
      <w:marRight w:val="0"/>
      <w:marTop w:val="0"/>
      <w:marBottom w:val="0"/>
      <w:divBdr>
        <w:top w:val="none" w:sz="0" w:space="0" w:color="auto"/>
        <w:left w:val="none" w:sz="0" w:space="0" w:color="auto"/>
        <w:bottom w:val="none" w:sz="0" w:space="0" w:color="auto"/>
        <w:right w:val="none" w:sz="0" w:space="0" w:color="auto"/>
      </w:divBdr>
    </w:div>
    <w:div w:id="1356808746">
      <w:bodyDiv w:val="1"/>
      <w:marLeft w:val="0"/>
      <w:marRight w:val="0"/>
      <w:marTop w:val="0"/>
      <w:marBottom w:val="0"/>
      <w:divBdr>
        <w:top w:val="none" w:sz="0" w:space="0" w:color="auto"/>
        <w:left w:val="none" w:sz="0" w:space="0" w:color="auto"/>
        <w:bottom w:val="none" w:sz="0" w:space="0" w:color="auto"/>
        <w:right w:val="none" w:sz="0" w:space="0" w:color="auto"/>
      </w:divBdr>
    </w:div>
    <w:div w:id="1360275544">
      <w:bodyDiv w:val="1"/>
      <w:marLeft w:val="0"/>
      <w:marRight w:val="0"/>
      <w:marTop w:val="0"/>
      <w:marBottom w:val="0"/>
      <w:divBdr>
        <w:top w:val="none" w:sz="0" w:space="0" w:color="auto"/>
        <w:left w:val="none" w:sz="0" w:space="0" w:color="auto"/>
        <w:bottom w:val="none" w:sz="0" w:space="0" w:color="auto"/>
        <w:right w:val="none" w:sz="0" w:space="0" w:color="auto"/>
      </w:divBdr>
    </w:div>
    <w:div w:id="1363821135">
      <w:bodyDiv w:val="1"/>
      <w:marLeft w:val="0"/>
      <w:marRight w:val="0"/>
      <w:marTop w:val="0"/>
      <w:marBottom w:val="0"/>
      <w:divBdr>
        <w:top w:val="none" w:sz="0" w:space="0" w:color="auto"/>
        <w:left w:val="none" w:sz="0" w:space="0" w:color="auto"/>
        <w:bottom w:val="none" w:sz="0" w:space="0" w:color="auto"/>
        <w:right w:val="none" w:sz="0" w:space="0" w:color="auto"/>
      </w:divBdr>
    </w:div>
    <w:div w:id="1372654508">
      <w:bodyDiv w:val="1"/>
      <w:marLeft w:val="0"/>
      <w:marRight w:val="0"/>
      <w:marTop w:val="0"/>
      <w:marBottom w:val="0"/>
      <w:divBdr>
        <w:top w:val="none" w:sz="0" w:space="0" w:color="auto"/>
        <w:left w:val="none" w:sz="0" w:space="0" w:color="auto"/>
        <w:bottom w:val="none" w:sz="0" w:space="0" w:color="auto"/>
        <w:right w:val="none" w:sz="0" w:space="0" w:color="auto"/>
      </w:divBdr>
    </w:div>
    <w:div w:id="1376782275">
      <w:bodyDiv w:val="1"/>
      <w:marLeft w:val="0"/>
      <w:marRight w:val="0"/>
      <w:marTop w:val="0"/>
      <w:marBottom w:val="0"/>
      <w:divBdr>
        <w:top w:val="none" w:sz="0" w:space="0" w:color="auto"/>
        <w:left w:val="none" w:sz="0" w:space="0" w:color="auto"/>
        <w:bottom w:val="none" w:sz="0" w:space="0" w:color="auto"/>
        <w:right w:val="none" w:sz="0" w:space="0" w:color="auto"/>
      </w:divBdr>
    </w:div>
    <w:div w:id="1379009139">
      <w:bodyDiv w:val="1"/>
      <w:marLeft w:val="0"/>
      <w:marRight w:val="0"/>
      <w:marTop w:val="0"/>
      <w:marBottom w:val="0"/>
      <w:divBdr>
        <w:top w:val="none" w:sz="0" w:space="0" w:color="auto"/>
        <w:left w:val="none" w:sz="0" w:space="0" w:color="auto"/>
        <w:bottom w:val="none" w:sz="0" w:space="0" w:color="auto"/>
        <w:right w:val="none" w:sz="0" w:space="0" w:color="auto"/>
      </w:divBdr>
    </w:div>
    <w:div w:id="1380737865">
      <w:bodyDiv w:val="1"/>
      <w:marLeft w:val="0"/>
      <w:marRight w:val="0"/>
      <w:marTop w:val="0"/>
      <w:marBottom w:val="0"/>
      <w:divBdr>
        <w:top w:val="none" w:sz="0" w:space="0" w:color="auto"/>
        <w:left w:val="none" w:sz="0" w:space="0" w:color="auto"/>
        <w:bottom w:val="none" w:sz="0" w:space="0" w:color="auto"/>
        <w:right w:val="none" w:sz="0" w:space="0" w:color="auto"/>
      </w:divBdr>
    </w:div>
    <w:div w:id="1381399267">
      <w:bodyDiv w:val="1"/>
      <w:marLeft w:val="0"/>
      <w:marRight w:val="0"/>
      <w:marTop w:val="0"/>
      <w:marBottom w:val="0"/>
      <w:divBdr>
        <w:top w:val="none" w:sz="0" w:space="0" w:color="auto"/>
        <w:left w:val="none" w:sz="0" w:space="0" w:color="auto"/>
        <w:bottom w:val="none" w:sz="0" w:space="0" w:color="auto"/>
        <w:right w:val="none" w:sz="0" w:space="0" w:color="auto"/>
      </w:divBdr>
    </w:div>
    <w:div w:id="1384020604">
      <w:bodyDiv w:val="1"/>
      <w:marLeft w:val="0"/>
      <w:marRight w:val="0"/>
      <w:marTop w:val="0"/>
      <w:marBottom w:val="0"/>
      <w:divBdr>
        <w:top w:val="none" w:sz="0" w:space="0" w:color="auto"/>
        <w:left w:val="none" w:sz="0" w:space="0" w:color="auto"/>
        <w:bottom w:val="none" w:sz="0" w:space="0" w:color="auto"/>
        <w:right w:val="none" w:sz="0" w:space="0" w:color="auto"/>
      </w:divBdr>
    </w:div>
    <w:div w:id="1384792966">
      <w:bodyDiv w:val="1"/>
      <w:marLeft w:val="0"/>
      <w:marRight w:val="0"/>
      <w:marTop w:val="0"/>
      <w:marBottom w:val="0"/>
      <w:divBdr>
        <w:top w:val="none" w:sz="0" w:space="0" w:color="auto"/>
        <w:left w:val="none" w:sz="0" w:space="0" w:color="auto"/>
        <w:bottom w:val="none" w:sz="0" w:space="0" w:color="auto"/>
        <w:right w:val="none" w:sz="0" w:space="0" w:color="auto"/>
      </w:divBdr>
    </w:div>
    <w:div w:id="1398553453">
      <w:bodyDiv w:val="1"/>
      <w:marLeft w:val="0"/>
      <w:marRight w:val="0"/>
      <w:marTop w:val="0"/>
      <w:marBottom w:val="0"/>
      <w:divBdr>
        <w:top w:val="none" w:sz="0" w:space="0" w:color="auto"/>
        <w:left w:val="none" w:sz="0" w:space="0" w:color="auto"/>
        <w:bottom w:val="none" w:sz="0" w:space="0" w:color="auto"/>
        <w:right w:val="none" w:sz="0" w:space="0" w:color="auto"/>
      </w:divBdr>
    </w:div>
    <w:div w:id="1400052947">
      <w:bodyDiv w:val="1"/>
      <w:marLeft w:val="0"/>
      <w:marRight w:val="0"/>
      <w:marTop w:val="0"/>
      <w:marBottom w:val="0"/>
      <w:divBdr>
        <w:top w:val="none" w:sz="0" w:space="0" w:color="auto"/>
        <w:left w:val="none" w:sz="0" w:space="0" w:color="auto"/>
        <w:bottom w:val="none" w:sz="0" w:space="0" w:color="auto"/>
        <w:right w:val="none" w:sz="0" w:space="0" w:color="auto"/>
      </w:divBdr>
    </w:div>
    <w:div w:id="1401057510">
      <w:bodyDiv w:val="1"/>
      <w:marLeft w:val="0"/>
      <w:marRight w:val="0"/>
      <w:marTop w:val="0"/>
      <w:marBottom w:val="0"/>
      <w:divBdr>
        <w:top w:val="none" w:sz="0" w:space="0" w:color="auto"/>
        <w:left w:val="none" w:sz="0" w:space="0" w:color="auto"/>
        <w:bottom w:val="none" w:sz="0" w:space="0" w:color="auto"/>
        <w:right w:val="none" w:sz="0" w:space="0" w:color="auto"/>
      </w:divBdr>
    </w:div>
    <w:div w:id="1406027694">
      <w:bodyDiv w:val="1"/>
      <w:marLeft w:val="0"/>
      <w:marRight w:val="0"/>
      <w:marTop w:val="0"/>
      <w:marBottom w:val="0"/>
      <w:divBdr>
        <w:top w:val="none" w:sz="0" w:space="0" w:color="auto"/>
        <w:left w:val="none" w:sz="0" w:space="0" w:color="auto"/>
        <w:bottom w:val="none" w:sz="0" w:space="0" w:color="auto"/>
        <w:right w:val="none" w:sz="0" w:space="0" w:color="auto"/>
      </w:divBdr>
    </w:div>
    <w:div w:id="1406415864">
      <w:bodyDiv w:val="1"/>
      <w:marLeft w:val="0"/>
      <w:marRight w:val="0"/>
      <w:marTop w:val="0"/>
      <w:marBottom w:val="0"/>
      <w:divBdr>
        <w:top w:val="none" w:sz="0" w:space="0" w:color="auto"/>
        <w:left w:val="none" w:sz="0" w:space="0" w:color="auto"/>
        <w:bottom w:val="none" w:sz="0" w:space="0" w:color="auto"/>
        <w:right w:val="none" w:sz="0" w:space="0" w:color="auto"/>
      </w:divBdr>
    </w:div>
    <w:div w:id="1407844809">
      <w:bodyDiv w:val="1"/>
      <w:marLeft w:val="0"/>
      <w:marRight w:val="0"/>
      <w:marTop w:val="0"/>
      <w:marBottom w:val="0"/>
      <w:divBdr>
        <w:top w:val="none" w:sz="0" w:space="0" w:color="auto"/>
        <w:left w:val="none" w:sz="0" w:space="0" w:color="auto"/>
        <w:bottom w:val="none" w:sz="0" w:space="0" w:color="auto"/>
        <w:right w:val="none" w:sz="0" w:space="0" w:color="auto"/>
      </w:divBdr>
    </w:div>
    <w:div w:id="1410999897">
      <w:bodyDiv w:val="1"/>
      <w:marLeft w:val="0"/>
      <w:marRight w:val="0"/>
      <w:marTop w:val="0"/>
      <w:marBottom w:val="0"/>
      <w:divBdr>
        <w:top w:val="none" w:sz="0" w:space="0" w:color="auto"/>
        <w:left w:val="none" w:sz="0" w:space="0" w:color="auto"/>
        <w:bottom w:val="none" w:sz="0" w:space="0" w:color="auto"/>
        <w:right w:val="none" w:sz="0" w:space="0" w:color="auto"/>
      </w:divBdr>
    </w:div>
    <w:div w:id="1413090308">
      <w:bodyDiv w:val="1"/>
      <w:marLeft w:val="0"/>
      <w:marRight w:val="0"/>
      <w:marTop w:val="0"/>
      <w:marBottom w:val="0"/>
      <w:divBdr>
        <w:top w:val="none" w:sz="0" w:space="0" w:color="auto"/>
        <w:left w:val="none" w:sz="0" w:space="0" w:color="auto"/>
        <w:bottom w:val="none" w:sz="0" w:space="0" w:color="auto"/>
        <w:right w:val="none" w:sz="0" w:space="0" w:color="auto"/>
      </w:divBdr>
    </w:div>
    <w:div w:id="1423646971">
      <w:bodyDiv w:val="1"/>
      <w:marLeft w:val="0"/>
      <w:marRight w:val="0"/>
      <w:marTop w:val="0"/>
      <w:marBottom w:val="0"/>
      <w:divBdr>
        <w:top w:val="none" w:sz="0" w:space="0" w:color="auto"/>
        <w:left w:val="none" w:sz="0" w:space="0" w:color="auto"/>
        <w:bottom w:val="none" w:sz="0" w:space="0" w:color="auto"/>
        <w:right w:val="none" w:sz="0" w:space="0" w:color="auto"/>
      </w:divBdr>
    </w:div>
    <w:div w:id="1434087227">
      <w:bodyDiv w:val="1"/>
      <w:marLeft w:val="0"/>
      <w:marRight w:val="0"/>
      <w:marTop w:val="0"/>
      <w:marBottom w:val="0"/>
      <w:divBdr>
        <w:top w:val="none" w:sz="0" w:space="0" w:color="auto"/>
        <w:left w:val="none" w:sz="0" w:space="0" w:color="auto"/>
        <w:bottom w:val="none" w:sz="0" w:space="0" w:color="auto"/>
        <w:right w:val="none" w:sz="0" w:space="0" w:color="auto"/>
      </w:divBdr>
    </w:div>
    <w:div w:id="1442603887">
      <w:bodyDiv w:val="1"/>
      <w:marLeft w:val="0"/>
      <w:marRight w:val="0"/>
      <w:marTop w:val="0"/>
      <w:marBottom w:val="0"/>
      <w:divBdr>
        <w:top w:val="none" w:sz="0" w:space="0" w:color="auto"/>
        <w:left w:val="none" w:sz="0" w:space="0" w:color="auto"/>
        <w:bottom w:val="none" w:sz="0" w:space="0" w:color="auto"/>
        <w:right w:val="none" w:sz="0" w:space="0" w:color="auto"/>
      </w:divBdr>
    </w:div>
    <w:div w:id="1446998048">
      <w:bodyDiv w:val="1"/>
      <w:marLeft w:val="0"/>
      <w:marRight w:val="0"/>
      <w:marTop w:val="0"/>
      <w:marBottom w:val="0"/>
      <w:divBdr>
        <w:top w:val="none" w:sz="0" w:space="0" w:color="auto"/>
        <w:left w:val="none" w:sz="0" w:space="0" w:color="auto"/>
        <w:bottom w:val="none" w:sz="0" w:space="0" w:color="auto"/>
        <w:right w:val="none" w:sz="0" w:space="0" w:color="auto"/>
      </w:divBdr>
    </w:div>
    <w:div w:id="1458916582">
      <w:bodyDiv w:val="1"/>
      <w:marLeft w:val="0"/>
      <w:marRight w:val="0"/>
      <w:marTop w:val="0"/>
      <w:marBottom w:val="0"/>
      <w:divBdr>
        <w:top w:val="none" w:sz="0" w:space="0" w:color="auto"/>
        <w:left w:val="none" w:sz="0" w:space="0" w:color="auto"/>
        <w:bottom w:val="none" w:sz="0" w:space="0" w:color="auto"/>
        <w:right w:val="none" w:sz="0" w:space="0" w:color="auto"/>
      </w:divBdr>
    </w:div>
    <w:div w:id="1466115929">
      <w:bodyDiv w:val="1"/>
      <w:marLeft w:val="0"/>
      <w:marRight w:val="0"/>
      <w:marTop w:val="0"/>
      <w:marBottom w:val="0"/>
      <w:divBdr>
        <w:top w:val="none" w:sz="0" w:space="0" w:color="auto"/>
        <w:left w:val="none" w:sz="0" w:space="0" w:color="auto"/>
        <w:bottom w:val="none" w:sz="0" w:space="0" w:color="auto"/>
        <w:right w:val="none" w:sz="0" w:space="0" w:color="auto"/>
      </w:divBdr>
    </w:div>
    <w:div w:id="1467314673">
      <w:bodyDiv w:val="1"/>
      <w:marLeft w:val="0"/>
      <w:marRight w:val="0"/>
      <w:marTop w:val="0"/>
      <w:marBottom w:val="0"/>
      <w:divBdr>
        <w:top w:val="none" w:sz="0" w:space="0" w:color="auto"/>
        <w:left w:val="none" w:sz="0" w:space="0" w:color="auto"/>
        <w:bottom w:val="none" w:sz="0" w:space="0" w:color="auto"/>
        <w:right w:val="none" w:sz="0" w:space="0" w:color="auto"/>
      </w:divBdr>
    </w:div>
    <w:div w:id="1468933877">
      <w:bodyDiv w:val="1"/>
      <w:marLeft w:val="0"/>
      <w:marRight w:val="0"/>
      <w:marTop w:val="0"/>
      <w:marBottom w:val="0"/>
      <w:divBdr>
        <w:top w:val="none" w:sz="0" w:space="0" w:color="auto"/>
        <w:left w:val="none" w:sz="0" w:space="0" w:color="auto"/>
        <w:bottom w:val="none" w:sz="0" w:space="0" w:color="auto"/>
        <w:right w:val="none" w:sz="0" w:space="0" w:color="auto"/>
      </w:divBdr>
    </w:div>
    <w:div w:id="1471702627">
      <w:bodyDiv w:val="1"/>
      <w:marLeft w:val="0"/>
      <w:marRight w:val="0"/>
      <w:marTop w:val="0"/>
      <w:marBottom w:val="0"/>
      <w:divBdr>
        <w:top w:val="none" w:sz="0" w:space="0" w:color="auto"/>
        <w:left w:val="none" w:sz="0" w:space="0" w:color="auto"/>
        <w:bottom w:val="none" w:sz="0" w:space="0" w:color="auto"/>
        <w:right w:val="none" w:sz="0" w:space="0" w:color="auto"/>
      </w:divBdr>
    </w:div>
    <w:div w:id="1474758707">
      <w:bodyDiv w:val="1"/>
      <w:marLeft w:val="0"/>
      <w:marRight w:val="0"/>
      <w:marTop w:val="0"/>
      <w:marBottom w:val="0"/>
      <w:divBdr>
        <w:top w:val="none" w:sz="0" w:space="0" w:color="auto"/>
        <w:left w:val="none" w:sz="0" w:space="0" w:color="auto"/>
        <w:bottom w:val="none" w:sz="0" w:space="0" w:color="auto"/>
        <w:right w:val="none" w:sz="0" w:space="0" w:color="auto"/>
      </w:divBdr>
    </w:div>
    <w:div w:id="1476291449">
      <w:bodyDiv w:val="1"/>
      <w:marLeft w:val="0"/>
      <w:marRight w:val="0"/>
      <w:marTop w:val="0"/>
      <w:marBottom w:val="0"/>
      <w:divBdr>
        <w:top w:val="none" w:sz="0" w:space="0" w:color="auto"/>
        <w:left w:val="none" w:sz="0" w:space="0" w:color="auto"/>
        <w:bottom w:val="none" w:sz="0" w:space="0" w:color="auto"/>
        <w:right w:val="none" w:sz="0" w:space="0" w:color="auto"/>
      </w:divBdr>
    </w:div>
    <w:div w:id="1477183313">
      <w:bodyDiv w:val="1"/>
      <w:marLeft w:val="0"/>
      <w:marRight w:val="0"/>
      <w:marTop w:val="0"/>
      <w:marBottom w:val="0"/>
      <w:divBdr>
        <w:top w:val="none" w:sz="0" w:space="0" w:color="auto"/>
        <w:left w:val="none" w:sz="0" w:space="0" w:color="auto"/>
        <w:bottom w:val="none" w:sz="0" w:space="0" w:color="auto"/>
        <w:right w:val="none" w:sz="0" w:space="0" w:color="auto"/>
      </w:divBdr>
    </w:div>
    <w:div w:id="1478642952">
      <w:bodyDiv w:val="1"/>
      <w:marLeft w:val="0"/>
      <w:marRight w:val="0"/>
      <w:marTop w:val="0"/>
      <w:marBottom w:val="0"/>
      <w:divBdr>
        <w:top w:val="none" w:sz="0" w:space="0" w:color="auto"/>
        <w:left w:val="none" w:sz="0" w:space="0" w:color="auto"/>
        <w:bottom w:val="none" w:sz="0" w:space="0" w:color="auto"/>
        <w:right w:val="none" w:sz="0" w:space="0" w:color="auto"/>
      </w:divBdr>
    </w:div>
    <w:div w:id="1483766510">
      <w:bodyDiv w:val="1"/>
      <w:marLeft w:val="0"/>
      <w:marRight w:val="0"/>
      <w:marTop w:val="0"/>
      <w:marBottom w:val="0"/>
      <w:divBdr>
        <w:top w:val="none" w:sz="0" w:space="0" w:color="auto"/>
        <w:left w:val="none" w:sz="0" w:space="0" w:color="auto"/>
        <w:bottom w:val="none" w:sz="0" w:space="0" w:color="auto"/>
        <w:right w:val="none" w:sz="0" w:space="0" w:color="auto"/>
      </w:divBdr>
    </w:div>
    <w:div w:id="1486897793">
      <w:bodyDiv w:val="1"/>
      <w:marLeft w:val="0"/>
      <w:marRight w:val="0"/>
      <w:marTop w:val="0"/>
      <w:marBottom w:val="0"/>
      <w:divBdr>
        <w:top w:val="none" w:sz="0" w:space="0" w:color="auto"/>
        <w:left w:val="none" w:sz="0" w:space="0" w:color="auto"/>
        <w:bottom w:val="none" w:sz="0" w:space="0" w:color="auto"/>
        <w:right w:val="none" w:sz="0" w:space="0" w:color="auto"/>
      </w:divBdr>
    </w:div>
    <w:div w:id="1491410536">
      <w:bodyDiv w:val="1"/>
      <w:marLeft w:val="0"/>
      <w:marRight w:val="0"/>
      <w:marTop w:val="0"/>
      <w:marBottom w:val="0"/>
      <w:divBdr>
        <w:top w:val="none" w:sz="0" w:space="0" w:color="auto"/>
        <w:left w:val="none" w:sz="0" w:space="0" w:color="auto"/>
        <w:bottom w:val="none" w:sz="0" w:space="0" w:color="auto"/>
        <w:right w:val="none" w:sz="0" w:space="0" w:color="auto"/>
      </w:divBdr>
    </w:div>
    <w:div w:id="1492023540">
      <w:bodyDiv w:val="1"/>
      <w:marLeft w:val="0"/>
      <w:marRight w:val="0"/>
      <w:marTop w:val="0"/>
      <w:marBottom w:val="0"/>
      <w:divBdr>
        <w:top w:val="none" w:sz="0" w:space="0" w:color="auto"/>
        <w:left w:val="none" w:sz="0" w:space="0" w:color="auto"/>
        <w:bottom w:val="none" w:sz="0" w:space="0" w:color="auto"/>
        <w:right w:val="none" w:sz="0" w:space="0" w:color="auto"/>
      </w:divBdr>
    </w:div>
    <w:div w:id="1493763074">
      <w:bodyDiv w:val="1"/>
      <w:marLeft w:val="0"/>
      <w:marRight w:val="0"/>
      <w:marTop w:val="0"/>
      <w:marBottom w:val="0"/>
      <w:divBdr>
        <w:top w:val="none" w:sz="0" w:space="0" w:color="auto"/>
        <w:left w:val="none" w:sz="0" w:space="0" w:color="auto"/>
        <w:bottom w:val="none" w:sz="0" w:space="0" w:color="auto"/>
        <w:right w:val="none" w:sz="0" w:space="0" w:color="auto"/>
      </w:divBdr>
    </w:div>
    <w:div w:id="1496915608">
      <w:bodyDiv w:val="1"/>
      <w:marLeft w:val="0"/>
      <w:marRight w:val="0"/>
      <w:marTop w:val="0"/>
      <w:marBottom w:val="0"/>
      <w:divBdr>
        <w:top w:val="none" w:sz="0" w:space="0" w:color="auto"/>
        <w:left w:val="none" w:sz="0" w:space="0" w:color="auto"/>
        <w:bottom w:val="none" w:sz="0" w:space="0" w:color="auto"/>
        <w:right w:val="none" w:sz="0" w:space="0" w:color="auto"/>
      </w:divBdr>
    </w:div>
    <w:div w:id="1497109770">
      <w:bodyDiv w:val="1"/>
      <w:marLeft w:val="0"/>
      <w:marRight w:val="0"/>
      <w:marTop w:val="0"/>
      <w:marBottom w:val="0"/>
      <w:divBdr>
        <w:top w:val="none" w:sz="0" w:space="0" w:color="auto"/>
        <w:left w:val="none" w:sz="0" w:space="0" w:color="auto"/>
        <w:bottom w:val="none" w:sz="0" w:space="0" w:color="auto"/>
        <w:right w:val="none" w:sz="0" w:space="0" w:color="auto"/>
      </w:divBdr>
      <w:divsChild>
        <w:div w:id="39595469">
          <w:marLeft w:val="0"/>
          <w:marRight w:val="0"/>
          <w:marTop w:val="259"/>
          <w:marBottom w:val="259"/>
          <w:divBdr>
            <w:top w:val="none" w:sz="0" w:space="0" w:color="auto"/>
            <w:left w:val="none" w:sz="0" w:space="0" w:color="auto"/>
            <w:bottom w:val="none" w:sz="0" w:space="0" w:color="auto"/>
            <w:right w:val="none" w:sz="0" w:space="0" w:color="auto"/>
          </w:divBdr>
        </w:div>
        <w:div w:id="138227821">
          <w:marLeft w:val="0"/>
          <w:marRight w:val="0"/>
          <w:marTop w:val="259"/>
          <w:marBottom w:val="259"/>
          <w:divBdr>
            <w:top w:val="none" w:sz="0" w:space="0" w:color="auto"/>
            <w:left w:val="none" w:sz="0" w:space="0" w:color="auto"/>
            <w:bottom w:val="none" w:sz="0" w:space="0" w:color="auto"/>
            <w:right w:val="none" w:sz="0" w:space="0" w:color="auto"/>
          </w:divBdr>
        </w:div>
        <w:div w:id="157116090">
          <w:marLeft w:val="0"/>
          <w:marRight w:val="0"/>
          <w:marTop w:val="259"/>
          <w:marBottom w:val="259"/>
          <w:divBdr>
            <w:top w:val="none" w:sz="0" w:space="0" w:color="auto"/>
            <w:left w:val="none" w:sz="0" w:space="0" w:color="auto"/>
            <w:bottom w:val="none" w:sz="0" w:space="0" w:color="auto"/>
            <w:right w:val="none" w:sz="0" w:space="0" w:color="auto"/>
          </w:divBdr>
        </w:div>
        <w:div w:id="173151376">
          <w:marLeft w:val="0"/>
          <w:marRight w:val="0"/>
          <w:marTop w:val="259"/>
          <w:marBottom w:val="259"/>
          <w:divBdr>
            <w:top w:val="none" w:sz="0" w:space="0" w:color="auto"/>
            <w:left w:val="none" w:sz="0" w:space="0" w:color="auto"/>
            <w:bottom w:val="none" w:sz="0" w:space="0" w:color="auto"/>
            <w:right w:val="none" w:sz="0" w:space="0" w:color="auto"/>
          </w:divBdr>
        </w:div>
        <w:div w:id="458883575">
          <w:marLeft w:val="0"/>
          <w:marRight w:val="0"/>
          <w:marTop w:val="259"/>
          <w:marBottom w:val="259"/>
          <w:divBdr>
            <w:top w:val="none" w:sz="0" w:space="0" w:color="auto"/>
            <w:left w:val="none" w:sz="0" w:space="0" w:color="auto"/>
            <w:bottom w:val="none" w:sz="0" w:space="0" w:color="auto"/>
            <w:right w:val="none" w:sz="0" w:space="0" w:color="auto"/>
          </w:divBdr>
        </w:div>
        <w:div w:id="470951655">
          <w:marLeft w:val="0"/>
          <w:marRight w:val="0"/>
          <w:marTop w:val="259"/>
          <w:marBottom w:val="259"/>
          <w:divBdr>
            <w:top w:val="none" w:sz="0" w:space="0" w:color="auto"/>
            <w:left w:val="none" w:sz="0" w:space="0" w:color="auto"/>
            <w:bottom w:val="none" w:sz="0" w:space="0" w:color="auto"/>
            <w:right w:val="none" w:sz="0" w:space="0" w:color="auto"/>
          </w:divBdr>
        </w:div>
        <w:div w:id="495457032">
          <w:marLeft w:val="0"/>
          <w:marRight w:val="0"/>
          <w:marTop w:val="259"/>
          <w:marBottom w:val="259"/>
          <w:divBdr>
            <w:top w:val="none" w:sz="0" w:space="0" w:color="auto"/>
            <w:left w:val="none" w:sz="0" w:space="0" w:color="auto"/>
            <w:bottom w:val="none" w:sz="0" w:space="0" w:color="auto"/>
            <w:right w:val="none" w:sz="0" w:space="0" w:color="auto"/>
          </w:divBdr>
        </w:div>
        <w:div w:id="501244590">
          <w:marLeft w:val="0"/>
          <w:marRight w:val="0"/>
          <w:marTop w:val="259"/>
          <w:marBottom w:val="259"/>
          <w:divBdr>
            <w:top w:val="none" w:sz="0" w:space="0" w:color="auto"/>
            <w:left w:val="none" w:sz="0" w:space="0" w:color="auto"/>
            <w:bottom w:val="none" w:sz="0" w:space="0" w:color="auto"/>
            <w:right w:val="none" w:sz="0" w:space="0" w:color="auto"/>
          </w:divBdr>
        </w:div>
        <w:div w:id="545459200">
          <w:marLeft w:val="0"/>
          <w:marRight w:val="0"/>
          <w:marTop w:val="259"/>
          <w:marBottom w:val="259"/>
          <w:divBdr>
            <w:top w:val="none" w:sz="0" w:space="0" w:color="auto"/>
            <w:left w:val="none" w:sz="0" w:space="0" w:color="auto"/>
            <w:bottom w:val="none" w:sz="0" w:space="0" w:color="auto"/>
            <w:right w:val="none" w:sz="0" w:space="0" w:color="auto"/>
          </w:divBdr>
        </w:div>
        <w:div w:id="652756663">
          <w:marLeft w:val="0"/>
          <w:marRight w:val="0"/>
          <w:marTop w:val="259"/>
          <w:marBottom w:val="259"/>
          <w:divBdr>
            <w:top w:val="none" w:sz="0" w:space="0" w:color="auto"/>
            <w:left w:val="none" w:sz="0" w:space="0" w:color="auto"/>
            <w:bottom w:val="none" w:sz="0" w:space="0" w:color="auto"/>
            <w:right w:val="none" w:sz="0" w:space="0" w:color="auto"/>
          </w:divBdr>
        </w:div>
        <w:div w:id="850486159">
          <w:marLeft w:val="0"/>
          <w:marRight w:val="0"/>
          <w:marTop w:val="259"/>
          <w:marBottom w:val="259"/>
          <w:divBdr>
            <w:top w:val="none" w:sz="0" w:space="0" w:color="auto"/>
            <w:left w:val="none" w:sz="0" w:space="0" w:color="auto"/>
            <w:bottom w:val="none" w:sz="0" w:space="0" w:color="auto"/>
            <w:right w:val="none" w:sz="0" w:space="0" w:color="auto"/>
          </w:divBdr>
        </w:div>
        <w:div w:id="871460707">
          <w:marLeft w:val="0"/>
          <w:marRight w:val="0"/>
          <w:marTop w:val="0"/>
          <w:marBottom w:val="0"/>
          <w:divBdr>
            <w:top w:val="none" w:sz="0" w:space="0" w:color="auto"/>
            <w:left w:val="none" w:sz="0" w:space="0" w:color="auto"/>
            <w:bottom w:val="none" w:sz="0" w:space="0" w:color="auto"/>
            <w:right w:val="none" w:sz="0" w:space="0" w:color="auto"/>
          </w:divBdr>
        </w:div>
        <w:div w:id="1026173572">
          <w:marLeft w:val="0"/>
          <w:marRight w:val="0"/>
          <w:marTop w:val="0"/>
          <w:marBottom w:val="0"/>
          <w:divBdr>
            <w:top w:val="none" w:sz="0" w:space="0" w:color="auto"/>
            <w:left w:val="none" w:sz="0" w:space="0" w:color="auto"/>
            <w:bottom w:val="none" w:sz="0" w:space="0" w:color="auto"/>
            <w:right w:val="none" w:sz="0" w:space="0" w:color="auto"/>
          </w:divBdr>
        </w:div>
        <w:div w:id="1037006207">
          <w:marLeft w:val="0"/>
          <w:marRight w:val="0"/>
          <w:marTop w:val="259"/>
          <w:marBottom w:val="259"/>
          <w:divBdr>
            <w:top w:val="none" w:sz="0" w:space="0" w:color="auto"/>
            <w:left w:val="none" w:sz="0" w:space="0" w:color="auto"/>
            <w:bottom w:val="none" w:sz="0" w:space="0" w:color="auto"/>
            <w:right w:val="none" w:sz="0" w:space="0" w:color="auto"/>
          </w:divBdr>
        </w:div>
        <w:div w:id="1077246080">
          <w:marLeft w:val="0"/>
          <w:marRight w:val="0"/>
          <w:marTop w:val="259"/>
          <w:marBottom w:val="259"/>
          <w:divBdr>
            <w:top w:val="none" w:sz="0" w:space="0" w:color="auto"/>
            <w:left w:val="none" w:sz="0" w:space="0" w:color="auto"/>
            <w:bottom w:val="none" w:sz="0" w:space="0" w:color="auto"/>
            <w:right w:val="none" w:sz="0" w:space="0" w:color="auto"/>
          </w:divBdr>
        </w:div>
        <w:div w:id="1331910560">
          <w:marLeft w:val="0"/>
          <w:marRight w:val="0"/>
          <w:marTop w:val="0"/>
          <w:marBottom w:val="0"/>
          <w:divBdr>
            <w:top w:val="none" w:sz="0" w:space="0" w:color="auto"/>
            <w:left w:val="none" w:sz="0" w:space="0" w:color="auto"/>
            <w:bottom w:val="none" w:sz="0" w:space="0" w:color="auto"/>
            <w:right w:val="none" w:sz="0" w:space="0" w:color="auto"/>
          </w:divBdr>
        </w:div>
        <w:div w:id="1345941209">
          <w:marLeft w:val="0"/>
          <w:marRight w:val="0"/>
          <w:marTop w:val="259"/>
          <w:marBottom w:val="259"/>
          <w:divBdr>
            <w:top w:val="none" w:sz="0" w:space="0" w:color="auto"/>
            <w:left w:val="none" w:sz="0" w:space="0" w:color="auto"/>
            <w:bottom w:val="none" w:sz="0" w:space="0" w:color="auto"/>
            <w:right w:val="none" w:sz="0" w:space="0" w:color="auto"/>
          </w:divBdr>
        </w:div>
        <w:div w:id="1379469428">
          <w:marLeft w:val="0"/>
          <w:marRight w:val="0"/>
          <w:marTop w:val="259"/>
          <w:marBottom w:val="259"/>
          <w:divBdr>
            <w:top w:val="none" w:sz="0" w:space="0" w:color="auto"/>
            <w:left w:val="none" w:sz="0" w:space="0" w:color="auto"/>
            <w:bottom w:val="none" w:sz="0" w:space="0" w:color="auto"/>
            <w:right w:val="none" w:sz="0" w:space="0" w:color="auto"/>
          </w:divBdr>
        </w:div>
        <w:div w:id="1451361412">
          <w:marLeft w:val="0"/>
          <w:marRight w:val="0"/>
          <w:marTop w:val="259"/>
          <w:marBottom w:val="259"/>
          <w:divBdr>
            <w:top w:val="none" w:sz="0" w:space="0" w:color="auto"/>
            <w:left w:val="none" w:sz="0" w:space="0" w:color="auto"/>
            <w:bottom w:val="none" w:sz="0" w:space="0" w:color="auto"/>
            <w:right w:val="none" w:sz="0" w:space="0" w:color="auto"/>
          </w:divBdr>
        </w:div>
        <w:div w:id="1516577724">
          <w:marLeft w:val="0"/>
          <w:marRight w:val="0"/>
          <w:marTop w:val="259"/>
          <w:marBottom w:val="259"/>
          <w:divBdr>
            <w:top w:val="none" w:sz="0" w:space="0" w:color="auto"/>
            <w:left w:val="none" w:sz="0" w:space="0" w:color="auto"/>
            <w:bottom w:val="none" w:sz="0" w:space="0" w:color="auto"/>
            <w:right w:val="none" w:sz="0" w:space="0" w:color="auto"/>
          </w:divBdr>
        </w:div>
        <w:div w:id="1561473981">
          <w:marLeft w:val="0"/>
          <w:marRight w:val="0"/>
          <w:marTop w:val="259"/>
          <w:marBottom w:val="259"/>
          <w:divBdr>
            <w:top w:val="none" w:sz="0" w:space="0" w:color="auto"/>
            <w:left w:val="none" w:sz="0" w:space="0" w:color="auto"/>
            <w:bottom w:val="none" w:sz="0" w:space="0" w:color="auto"/>
            <w:right w:val="none" w:sz="0" w:space="0" w:color="auto"/>
          </w:divBdr>
        </w:div>
        <w:div w:id="1592468151">
          <w:marLeft w:val="0"/>
          <w:marRight w:val="0"/>
          <w:marTop w:val="259"/>
          <w:marBottom w:val="259"/>
          <w:divBdr>
            <w:top w:val="none" w:sz="0" w:space="0" w:color="auto"/>
            <w:left w:val="none" w:sz="0" w:space="0" w:color="auto"/>
            <w:bottom w:val="none" w:sz="0" w:space="0" w:color="auto"/>
            <w:right w:val="none" w:sz="0" w:space="0" w:color="auto"/>
          </w:divBdr>
        </w:div>
        <w:div w:id="1626739134">
          <w:marLeft w:val="0"/>
          <w:marRight w:val="0"/>
          <w:marTop w:val="0"/>
          <w:marBottom w:val="0"/>
          <w:divBdr>
            <w:top w:val="none" w:sz="0" w:space="0" w:color="auto"/>
            <w:left w:val="none" w:sz="0" w:space="0" w:color="auto"/>
            <w:bottom w:val="none" w:sz="0" w:space="0" w:color="auto"/>
            <w:right w:val="none" w:sz="0" w:space="0" w:color="auto"/>
          </w:divBdr>
        </w:div>
        <w:div w:id="1652907920">
          <w:marLeft w:val="0"/>
          <w:marRight w:val="0"/>
          <w:marTop w:val="480"/>
          <w:marBottom w:val="480"/>
          <w:divBdr>
            <w:top w:val="none" w:sz="0" w:space="0" w:color="auto"/>
            <w:left w:val="single" w:sz="48" w:space="31" w:color="CCCCCC"/>
            <w:bottom w:val="none" w:sz="0" w:space="0" w:color="auto"/>
            <w:right w:val="none" w:sz="0" w:space="0" w:color="auto"/>
          </w:divBdr>
        </w:div>
        <w:div w:id="1764106530">
          <w:marLeft w:val="0"/>
          <w:marRight w:val="0"/>
          <w:marTop w:val="259"/>
          <w:marBottom w:val="259"/>
          <w:divBdr>
            <w:top w:val="none" w:sz="0" w:space="0" w:color="auto"/>
            <w:left w:val="none" w:sz="0" w:space="0" w:color="auto"/>
            <w:bottom w:val="none" w:sz="0" w:space="0" w:color="auto"/>
            <w:right w:val="none" w:sz="0" w:space="0" w:color="auto"/>
          </w:divBdr>
        </w:div>
        <w:div w:id="1907372410">
          <w:marLeft w:val="0"/>
          <w:marRight w:val="0"/>
          <w:marTop w:val="259"/>
          <w:marBottom w:val="259"/>
          <w:divBdr>
            <w:top w:val="none" w:sz="0" w:space="0" w:color="auto"/>
            <w:left w:val="none" w:sz="0" w:space="0" w:color="auto"/>
            <w:bottom w:val="none" w:sz="0" w:space="0" w:color="auto"/>
            <w:right w:val="none" w:sz="0" w:space="0" w:color="auto"/>
          </w:divBdr>
        </w:div>
        <w:div w:id="2132044253">
          <w:marLeft w:val="0"/>
          <w:marRight w:val="0"/>
          <w:marTop w:val="259"/>
          <w:marBottom w:val="259"/>
          <w:divBdr>
            <w:top w:val="none" w:sz="0" w:space="0" w:color="auto"/>
            <w:left w:val="none" w:sz="0" w:space="0" w:color="auto"/>
            <w:bottom w:val="none" w:sz="0" w:space="0" w:color="auto"/>
            <w:right w:val="none" w:sz="0" w:space="0" w:color="auto"/>
          </w:divBdr>
        </w:div>
      </w:divsChild>
    </w:div>
    <w:div w:id="1501240205">
      <w:bodyDiv w:val="1"/>
      <w:marLeft w:val="0"/>
      <w:marRight w:val="0"/>
      <w:marTop w:val="0"/>
      <w:marBottom w:val="0"/>
      <w:divBdr>
        <w:top w:val="none" w:sz="0" w:space="0" w:color="auto"/>
        <w:left w:val="none" w:sz="0" w:space="0" w:color="auto"/>
        <w:bottom w:val="none" w:sz="0" w:space="0" w:color="auto"/>
        <w:right w:val="none" w:sz="0" w:space="0" w:color="auto"/>
      </w:divBdr>
    </w:div>
    <w:div w:id="1513448296">
      <w:bodyDiv w:val="1"/>
      <w:marLeft w:val="0"/>
      <w:marRight w:val="0"/>
      <w:marTop w:val="0"/>
      <w:marBottom w:val="0"/>
      <w:divBdr>
        <w:top w:val="none" w:sz="0" w:space="0" w:color="auto"/>
        <w:left w:val="none" w:sz="0" w:space="0" w:color="auto"/>
        <w:bottom w:val="none" w:sz="0" w:space="0" w:color="auto"/>
        <w:right w:val="none" w:sz="0" w:space="0" w:color="auto"/>
      </w:divBdr>
    </w:div>
    <w:div w:id="1513758724">
      <w:bodyDiv w:val="1"/>
      <w:marLeft w:val="0"/>
      <w:marRight w:val="0"/>
      <w:marTop w:val="0"/>
      <w:marBottom w:val="0"/>
      <w:divBdr>
        <w:top w:val="none" w:sz="0" w:space="0" w:color="auto"/>
        <w:left w:val="none" w:sz="0" w:space="0" w:color="auto"/>
        <w:bottom w:val="none" w:sz="0" w:space="0" w:color="auto"/>
        <w:right w:val="none" w:sz="0" w:space="0" w:color="auto"/>
      </w:divBdr>
    </w:div>
    <w:div w:id="1513951460">
      <w:bodyDiv w:val="1"/>
      <w:marLeft w:val="0"/>
      <w:marRight w:val="0"/>
      <w:marTop w:val="0"/>
      <w:marBottom w:val="0"/>
      <w:divBdr>
        <w:top w:val="none" w:sz="0" w:space="0" w:color="auto"/>
        <w:left w:val="none" w:sz="0" w:space="0" w:color="auto"/>
        <w:bottom w:val="none" w:sz="0" w:space="0" w:color="auto"/>
        <w:right w:val="none" w:sz="0" w:space="0" w:color="auto"/>
      </w:divBdr>
    </w:div>
    <w:div w:id="1520074444">
      <w:bodyDiv w:val="1"/>
      <w:marLeft w:val="0"/>
      <w:marRight w:val="0"/>
      <w:marTop w:val="0"/>
      <w:marBottom w:val="0"/>
      <w:divBdr>
        <w:top w:val="none" w:sz="0" w:space="0" w:color="auto"/>
        <w:left w:val="none" w:sz="0" w:space="0" w:color="auto"/>
        <w:bottom w:val="none" w:sz="0" w:space="0" w:color="auto"/>
        <w:right w:val="none" w:sz="0" w:space="0" w:color="auto"/>
      </w:divBdr>
    </w:div>
    <w:div w:id="1534269677">
      <w:bodyDiv w:val="1"/>
      <w:marLeft w:val="0"/>
      <w:marRight w:val="0"/>
      <w:marTop w:val="0"/>
      <w:marBottom w:val="0"/>
      <w:divBdr>
        <w:top w:val="none" w:sz="0" w:space="0" w:color="auto"/>
        <w:left w:val="none" w:sz="0" w:space="0" w:color="auto"/>
        <w:bottom w:val="none" w:sz="0" w:space="0" w:color="auto"/>
        <w:right w:val="none" w:sz="0" w:space="0" w:color="auto"/>
      </w:divBdr>
    </w:div>
    <w:div w:id="1540389787">
      <w:bodyDiv w:val="1"/>
      <w:marLeft w:val="0"/>
      <w:marRight w:val="0"/>
      <w:marTop w:val="0"/>
      <w:marBottom w:val="0"/>
      <w:divBdr>
        <w:top w:val="none" w:sz="0" w:space="0" w:color="auto"/>
        <w:left w:val="none" w:sz="0" w:space="0" w:color="auto"/>
        <w:bottom w:val="none" w:sz="0" w:space="0" w:color="auto"/>
        <w:right w:val="none" w:sz="0" w:space="0" w:color="auto"/>
      </w:divBdr>
    </w:div>
    <w:div w:id="1552838933">
      <w:bodyDiv w:val="1"/>
      <w:marLeft w:val="0"/>
      <w:marRight w:val="0"/>
      <w:marTop w:val="0"/>
      <w:marBottom w:val="0"/>
      <w:divBdr>
        <w:top w:val="none" w:sz="0" w:space="0" w:color="auto"/>
        <w:left w:val="none" w:sz="0" w:space="0" w:color="auto"/>
        <w:bottom w:val="none" w:sz="0" w:space="0" w:color="auto"/>
        <w:right w:val="none" w:sz="0" w:space="0" w:color="auto"/>
      </w:divBdr>
    </w:div>
    <w:div w:id="1553693190">
      <w:bodyDiv w:val="1"/>
      <w:marLeft w:val="0"/>
      <w:marRight w:val="0"/>
      <w:marTop w:val="0"/>
      <w:marBottom w:val="0"/>
      <w:divBdr>
        <w:top w:val="none" w:sz="0" w:space="0" w:color="auto"/>
        <w:left w:val="none" w:sz="0" w:space="0" w:color="auto"/>
        <w:bottom w:val="none" w:sz="0" w:space="0" w:color="auto"/>
        <w:right w:val="none" w:sz="0" w:space="0" w:color="auto"/>
      </w:divBdr>
    </w:div>
    <w:div w:id="1554267197">
      <w:bodyDiv w:val="1"/>
      <w:marLeft w:val="0"/>
      <w:marRight w:val="0"/>
      <w:marTop w:val="0"/>
      <w:marBottom w:val="0"/>
      <w:divBdr>
        <w:top w:val="none" w:sz="0" w:space="0" w:color="auto"/>
        <w:left w:val="none" w:sz="0" w:space="0" w:color="auto"/>
        <w:bottom w:val="none" w:sz="0" w:space="0" w:color="auto"/>
        <w:right w:val="none" w:sz="0" w:space="0" w:color="auto"/>
      </w:divBdr>
    </w:div>
    <w:div w:id="1573849728">
      <w:bodyDiv w:val="1"/>
      <w:marLeft w:val="0"/>
      <w:marRight w:val="0"/>
      <w:marTop w:val="0"/>
      <w:marBottom w:val="0"/>
      <w:divBdr>
        <w:top w:val="none" w:sz="0" w:space="0" w:color="auto"/>
        <w:left w:val="none" w:sz="0" w:space="0" w:color="auto"/>
        <w:bottom w:val="none" w:sz="0" w:space="0" w:color="auto"/>
        <w:right w:val="none" w:sz="0" w:space="0" w:color="auto"/>
      </w:divBdr>
    </w:div>
    <w:div w:id="1585339718">
      <w:bodyDiv w:val="1"/>
      <w:marLeft w:val="0"/>
      <w:marRight w:val="0"/>
      <w:marTop w:val="0"/>
      <w:marBottom w:val="0"/>
      <w:divBdr>
        <w:top w:val="none" w:sz="0" w:space="0" w:color="auto"/>
        <w:left w:val="none" w:sz="0" w:space="0" w:color="auto"/>
        <w:bottom w:val="none" w:sz="0" w:space="0" w:color="auto"/>
        <w:right w:val="none" w:sz="0" w:space="0" w:color="auto"/>
      </w:divBdr>
    </w:div>
    <w:div w:id="1597403044">
      <w:bodyDiv w:val="1"/>
      <w:marLeft w:val="0"/>
      <w:marRight w:val="0"/>
      <w:marTop w:val="0"/>
      <w:marBottom w:val="0"/>
      <w:divBdr>
        <w:top w:val="none" w:sz="0" w:space="0" w:color="auto"/>
        <w:left w:val="none" w:sz="0" w:space="0" w:color="auto"/>
        <w:bottom w:val="none" w:sz="0" w:space="0" w:color="auto"/>
        <w:right w:val="none" w:sz="0" w:space="0" w:color="auto"/>
      </w:divBdr>
    </w:div>
    <w:div w:id="1597709752">
      <w:bodyDiv w:val="1"/>
      <w:marLeft w:val="0"/>
      <w:marRight w:val="0"/>
      <w:marTop w:val="0"/>
      <w:marBottom w:val="0"/>
      <w:divBdr>
        <w:top w:val="none" w:sz="0" w:space="0" w:color="auto"/>
        <w:left w:val="none" w:sz="0" w:space="0" w:color="auto"/>
        <w:bottom w:val="none" w:sz="0" w:space="0" w:color="auto"/>
        <w:right w:val="none" w:sz="0" w:space="0" w:color="auto"/>
      </w:divBdr>
    </w:div>
    <w:div w:id="1606114299">
      <w:bodyDiv w:val="1"/>
      <w:marLeft w:val="0"/>
      <w:marRight w:val="0"/>
      <w:marTop w:val="0"/>
      <w:marBottom w:val="0"/>
      <w:divBdr>
        <w:top w:val="none" w:sz="0" w:space="0" w:color="auto"/>
        <w:left w:val="none" w:sz="0" w:space="0" w:color="auto"/>
        <w:bottom w:val="none" w:sz="0" w:space="0" w:color="auto"/>
        <w:right w:val="none" w:sz="0" w:space="0" w:color="auto"/>
      </w:divBdr>
    </w:div>
    <w:div w:id="1607691922">
      <w:bodyDiv w:val="1"/>
      <w:marLeft w:val="0"/>
      <w:marRight w:val="0"/>
      <w:marTop w:val="0"/>
      <w:marBottom w:val="0"/>
      <w:divBdr>
        <w:top w:val="none" w:sz="0" w:space="0" w:color="auto"/>
        <w:left w:val="none" w:sz="0" w:space="0" w:color="auto"/>
        <w:bottom w:val="none" w:sz="0" w:space="0" w:color="auto"/>
        <w:right w:val="none" w:sz="0" w:space="0" w:color="auto"/>
      </w:divBdr>
    </w:div>
    <w:div w:id="1623421501">
      <w:bodyDiv w:val="1"/>
      <w:marLeft w:val="0"/>
      <w:marRight w:val="0"/>
      <w:marTop w:val="0"/>
      <w:marBottom w:val="0"/>
      <w:divBdr>
        <w:top w:val="none" w:sz="0" w:space="0" w:color="auto"/>
        <w:left w:val="none" w:sz="0" w:space="0" w:color="auto"/>
        <w:bottom w:val="none" w:sz="0" w:space="0" w:color="auto"/>
        <w:right w:val="none" w:sz="0" w:space="0" w:color="auto"/>
      </w:divBdr>
    </w:div>
    <w:div w:id="1625233954">
      <w:bodyDiv w:val="1"/>
      <w:marLeft w:val="0"/>
      <w:marRight w:val="0"/>
      <w:marTop w:val="0"/>
      <w:marBottom w:val="0"/>
      <w:divBdr>
        <w:top w:val="none" w:sz="0" w:space="0" w:color="auto"/>
        <w:left w:val="none" w:sz="0" w:space="0" w:color="auto"/>
        <w:bottom w:val="none" w:sz="0" w:space="0" w:color="auto"/>
        <w:right w:val="none" w:sz="0" w:space="0" w:color="auto"/>
      </w:divBdr>
    </w:div>
    <w:div w:id="1631011805">
      <w:bodyDiv w:val="1"/>
      <w:marLeft w:val="0"/>
      <w:marRight w:val="0"/>
      <w:marTop w:val="0"/>
      <w:marBottom w:val="0"/>
      <w:divBdr>
        <w:top w:val="none" w:sz="0" w:space="0" w:color="auto"/>
        <w:left w:val="none" w:sz="0" w:space="0" w:color="auto"/>
        <w:bottom w:val="none" w:sz="0" w:space="0" w:color="auto"/>
        <w:right w:val="none" w:sz="0" w:space="0" w:color="auto"/>
      </w:divBdr>
    </w:div>
    <w:div w:id="1635677277">
      <w:bodyDiv w:val="1"/>
      <w:marLeft w:val="0"/>
      <w:marRight w:val="0"/>
      <w:marTop w:val="0"/>
      <w:marBottom w:val="0"/>
      <w:divBdr>
        <w:top w:val="none" w:sz="0" w:space="0" w:color="auto"/>
        <w:left w:val="none" w:sz="0" w:space="0" w:color="auto"/>
        <w:bottom w:val="none" w:sz="0" w:space="0" w:color="auto"/>
        <w:right w:val="none" w:sz="0" w:space="0" w:color="auto"/>
      </w:divBdr>
    </w:div>
    <w:div w:id="1636258024">
      <w:bodyDiv w:val="1"/>
      <w:marLeft w:val="0"/>
      <w:marRight w:val="0"/>
      <w:marTop w:val="0"/>
      <w:marBottom w:val="0"/>
      <w:divBdr>
        <w:top w:val="none" w:sz="0" w:space="0" w:color="auto"/>
        <w:left w:val="none" w:sz="0" w:space="0" w:color="auto"/>
        <w:bottom w:val="none" w:sz="0" w:space="0" w:color="auto"/>
        <w:right w:val="none" w:sz="0" w:space="0" w:color="auto"/>
      </w:divBdr>
    </w:div>
    <w:div w:id="1640115317">
      <w:bodyDiv w:val="1"/>
      <w:marLeft w:val="0"/>
      <w:marRight w:val="0"/>
      <w:marTop w:val="0"/>
      <w:marBottom w:val="0"/>
      <w:divBdr>
        <w:top w:val="none" w:sz="0" w:space="0" w:color="auto"/>
        <w:left w:val="none" w:sz="0" w:space="0" w:color="auto"/>
        <w:bottom w:val="none" w:sz="0" w:space="0" w:color="auto"/>
        <w:right w:val="none" w:sz="0" w:space="0" w:color="auto"/>
      </w:divBdr>
    </w:div>
    <w:div w:id="1640265722">
      <w:bodyDiv w:val="1"/>
      <w:marLeft w:val="0"/>
      <w:marRight w:val="0"/>
      <w:marTop w:val="0"/>
      <w:marBottom w:val="0"/>
      <w:divBdr>
        <w:top w:val="none" w:sz="0" w:space="0" w:color="auto"/>
        <w:left w:val="none" w:sz="0" w:space="0" w:color="auto"/>
        <w:bottom w:val="none" w:sz="0" w:space="0" w:color="auto"/>
        <w:right w:val="none" w:sz="0" w:space="0" w:color="auto"/>
      </w:divBdr>
    </w:div>
    <w:div w:id="1642342257">
      <w:bodyDiv w:val="1"/>
      <w:marLeft w:val="0"/>
      <w:marRight w:val="0"/>
      <w:marTop w:val="0"/>
      <w:marBottom w:val="0"/>
      <w:divBdr>
        <w:top w:val="none" w:sz="0" w:space="0" w:color="auto"/>
        <w:left w:val="none" w:sz="0" w:space="0" w:color="auto"/>
        <w:bottom w:val="none" w:sz="0" w:space="0" w:color="auto"/>
        <w:right w:val="none" w:sz="0" w:space="0" w:color="auto"/>
      </w:divBdr>
    </w:div>
    <w:div w:id="1656446865">
      <w:bodyDiv w:val="1"/>
      <w:marLeft w:val="0"/>
      <w:marRight w:val="0"/>
      <w:marTop w:val="0"/>
      <w:marBottom w:val="0"/>
      <w:divBdr>
        <w:top w:val="none" w:sz="0" w:space="0" w:color="auto"/>
        <w:left w:val="none" w:sz="0" w:space="0" w:color="auto"/>
        <w:bottom w:val="none" w:sz="0" w:space="0" w:color="auto"/>
        <w:right w:val="none" w:sz="0" w:space="0" w:color="auto"/>
      </w:divBdr>
    </w:div>
    <w:div w:id="1658456821">
      <w:bodyDiv w:val="1"/>
      <w:marLeft w:val="0"/>
      <w:marRight w:val="0"/>
      <w:marTop w:val="0"/>
      <w:marBottom w:val="0"/>
      <w:divBdr>
        <w:top w:val="none" w:sz="0" w:space="0" w:color="auto"/>
        <w:left w:val="none" w:sz="0" w:space="0" w:color="auto"/>
        <w:bottom w:val="none" w:sz="0" w:space="0" w:color="auto"/>
        <w:right w:val="none" w:sz="0" w:space="0" w:color="auto"/>
      </w:divBdr>
    </w:div>
    <w:div w:id="1660231580">
      <w:bodyDiv w:val="1"/>
      <w:marLeft w:val="0"/>
      <w:marRight w:val="0"/>
      <w:marTop w:val="0"/>
      <w:marBottom w:val="0"/>
      <w:divBdr>
        <w:top w:val="none" w:sz="0" w:space="0" w:color="auto"/>
        <w:left w:val="none" w:sz="0" w:space="0" w:color="auto"/>
        <w:bottom w:val="none" w:sz="0" w:space="0" w:color="auto"/>
        <w:right w:val="none" w:sz="0" w:space="0" w:color="auto"/>
      </w:divBdr>
    </w:div>
    <w:div w:id="1661613362">
      <w:bodyDiv w:val="1"/>
      <w:marLeft w:val="0"/>
      <w:marRight w:val="0"/>
      <w:marTop w:val="0"/>
      <w:marBottom w:val="0"/>
      <w:divBdr>
        <w:top w:val="none" w:sz="0" w:space="0" w:color="auto"/>
        <w:left w:val="none" w:sz="0" w:space="0" w:color="auto"/>
        <w:bottom w:val="none" w:sz="0" w:space="0" w:color="auto"/>
        <w:right w:val="none" w:sz="0" w:space="0" w:color="auto"/>
      </w:divBdr>
    </w:div>
    <w:div w:id="1662540805">
      <w:bodyDiv w:val="1"/>
      <w:marLeft w:val="0"/>
      <w:marRight w:val="0"/>
      <w:marTop w:val="0"/>
      <w:marBottom w:val="0"/>
      <w:divBdr>
        <w:top w:val="none" w:sz="0" w:space="0" w:color="auto"/>
        <w:left w:val="none" w:sz="0" w:space="0" w:color="auto"/>
        <w:bottom w:val="none" w:sz="0" w:space="0" w:color="auto"/>
        <w:right w:val="none" w:sz="0" w:space="0" w:color="auto"/>
      </w:divBdr>
    </w:div>
    <w:div w:id="1666740842">
      <w:bodyDiv w:val="1"/>
      <w:marLeft w:val="0"/>
      <w:marRight w:val="0"/>
      <w:marTop w:val="0"/>
      <w:marBottom w:val="0"/>
      <w:divBdr>
        <w:top w:val="none" w:sz="0" w:space="0" w:color="auto"/>
        <w:left w:val="none" w:sz="0" w:space="0" w:color="auto"/>
        <w:bottom w:val="none" w:sz="0" w:space="0" w:color="auto"/>
        <w:right w:val="none" w:sz="0" w:space="0" w:color="auto"/>
      </w:divBdr>
    </w:div>
    <w:div w:id="1671175997">
      <w:bodyDiv w:val="1"/>
      <w:marLeft w:val="0"/>
      <w:marRight w:val="0"/>
      <w:marTop w:val="0"/>
      <w:marBottom w:val="0"/>
      <w:divBdr>
        <w:top w:val="none" w:sz="0" w:space="0" w:color="auto"/>
        <w:left w:val="none" w:sz="0" w:space="0" w:color="auto"/>
        <w:bottom w:val="none" w:sz="0" w:space="0" w:color="auto"/>
        <w:right w:val="none" w:sz="0" w:space="0" w:color="auto"/>
      </w:divBdr>
    </w:div>
    <w:div w:id="1681468140">
      <w:bodyDiv w:val="1"/>
      <w:marLeft w:val="0"/>
      <w:marRight w:val="0"/>
      <w:marTop w:val="0"/>
      <w:marBottom w:val="0"/>
      <w:divBdr>
        <w:top w:val="none" w:sz="0" w:space="0" w:color="auto"/>
        <w:left w:val="none" w:sz="0" w:space="0" w:color="auto"/>
        <w:bottom w:val="none" w:sz="0" w:space="0" w:color="auto"/>
        <w:right w:val="none" w:sz="0" w:space="0" w:color="auto"/>
      </w:divBdr>
    </w:div>
    <w:div w:id="1689091764">
      <w:bodyDiv w:val="1"/>
      <w:marLeft w:val="0"/>
      <w:marRight w:val="0"/>
      <w:marTop w:val="0"/>
      <w:marBottom w:val="0"/>
      <w:divBdr>
        <w:top w:val="none" w:sz="0" w:space="0" w:color="auto"/>
        <w:left w:val="none" w:sz="0" w:space="0" w:color="auto"/>
        <w:bottom w:val="none" w:sz="0" w:space="0" w:color="auto"/>
        <w:right w:val="none" w:sz="0" w:space="0" w:color="auto"/>
      </w:divBdr>
    </w:div>
    <w:div w:id="1701204525">
      <w:bodyDiv w:val="1"/>
      <w:marLeft w:val="0"/>
      <w:marRight w:val="0"/>
      <w:marTop w:val="0"/>
      <w:marBottom w:val="0"/>
      <w:divBdr>
        <w:top w:val="none" w:sz="0" w:space="0" w:color="auto"/>
        <w:left w:val="none" w:sz="0" w:space="0" w:color="auto"/>
        <w:bottom w:val="none" w:sz="0" w:space="0" w:color="auto"/>
        <w:right w:val="none" w:sz="0" w:space="0" w:color="auto"/>
      </w:divBdr>
    </w:div>
    <w:div w:id="1701734879">
      <w:bodyDiv w:val="1"/>
      <w:marLeft w:val="0"/>
      <w:marRight w:val="0"/>
      <w:marTop w:val="0"/>
      <w:marBottom w:val="0"/>
      <w:divBdr>
        <w:top w:val="none" w:sz="0" w:space="0" w:color="auto"/>
        <w:left w:val="none" w:sz="0" w:space="0" w:color="auto"/>
        <w:bottom w:val="none" w:sz="0" w:space="0" w:color="auto"/>
        <w:right w:val="none" w:sz="0" w:space="0" w:color="auto"/>
      </w:divBdr>
    </w:div>
    <w:div w:id="1702707527">
      <w:bodyDiv w:val="1"/>
      <w:marLeft w:val="0"/>
      <w:marRight w:val="0"/>
      <w:marTop w:val="0"/>
      <w:marBottom w:val="0"/>
      <w:divBdr>
        <w:top w:val="none" w:sz="0" w:space="0" w:color="auto"/>
        <w:left w:val="none" w:sz="0" w:space="0" w:color="auto"/>
        <w:bottom w:val="none" w:sz="0" w:space="0" w:color="auto"/>
        <w:right w:val="none" w:sz="0" w:space="0" w:color="auto"/>
      </w:divBdr>
    </w:div>
    <w:div w:id="1720086120">
      <w:bodyDiv w:val="1"/>
      <w:marLeft w:val="0"/>
      <w:marRight w:val="0"/>
      <w:marTop w:val="0"/>
      <w:marBottom w:val="0"/>
      <w:divBdr>
        <w:top w:val="none" w:sz="0" w:space="0" w:color="auto"/>
        <w:left w:val="none" w:sz="0" w:space="0" w:color="auto"/>
        <w:bottom w:val="none" w:sz="0" w:space="0" w:color="auto"/>
        <w:right w:val="none" w:sz="0" w:space="0" w:color="auto"/>
      </w:divBdr>
    </w:div>
    <w:div w:id="1725257418">
      <w:bodyDiv w:val="1"/>
      <w:marLeft w:val="0"/>
      <w:marRight w:val="0"/>
      <w:marTop w:val="0"/>
      <w:marBottom w:val="0"/>
      <w:divBdr>
        <w:top w:val="none" w:sz="0" w:space="0" w:color="auto"/>
        <w:left w:val="none" w:sz="0" w:space="0" w:color="auto"/>
        <w:bottom w:val="none" w:sz="0" w:space="0" w:color="auto"/>
        <w:right w:val="none" w:sz="0" w:space="0" w:color="auto"/>
      </w:divBdr>
    </w:div>
    <w:div w:id="1725832564">
      <w:bodyDiv w:val="1"/>
      <w:marLeft w:val="0"/>
      <w:marRight w:val="0"/>
      <w:marTop w:val="0"/>
      <w:marBottom w:val="0"/>
      <w:divBdr>
        <w:top w:val="none" w:sz="0" w:space="0" w:color="auto"/>
        <w:left w:val="none" w:sz="0" w:space="0" w:color="auto"/>
        <w:bottom w:val="none" w:sz="0" w:space="0" w:color="auto"/>
        <w:right w:val="none" w:sz="0" w:space="0" w:color="auto"/>
      </w:divBdr>
    </w:div>
    <w:div w:id="1726641346">
      <w:bodyDiv w:val="1"/>
      <w:marLeft w:val="0"/>
      <w:marRight w:val="0"/>
      <w:marTop w:val="0"/>
      <w:marBottom w:val="0"/>
      <w:divBdr>
        <w:top w:val="none" w:sz="0" w:space="0" w:color="auto"/>
        <w:left w:val="none" w:sz="0" w:space="0" w:color="auto"/>
        <w:bottom w:val="none" w:sz="0" w:space="0" w:color="auto"/>
        <w:right w:val="none" w:sz="0" w:space="0" w:color="auto"/>
      </w:divBdr>
    </w:div>
    <w:div w:id="1734502162">
      <w:bodyDiv w:val="1"/>
      <w:marLeft w:val="0"/>
      <w:marRight w:val="0"/>
      <w:marTop w:val="0"/>
      <w:marBottom w:val="0"/>
      <w:divBdr>
        <w:top w:val="none" w:sz="0" w:space="0" w:color="auto"/>
        <w:left w:val="none" w:sz="0" w:space="0" w:color="auto"/>
        <w:bottom w:val="none" w:sz="0" w:space="0" w:color="auto"/>
        <w:right w:val="none" w:sz="0" w:space="0" w:color="auto"/>
      </w:divBdr>
    </w:div>
    <w:div w:id="1750343905">
      <w:bodyDiv w:val="1"/>
      <w:marLeft w:val="0"/>
      <w:marRight w:val="0"/>
      <w:marTop w:val="0"/>
      <w:marBottom w:val="0"/>
      <w:divBdr>
        <w:top w:val="none" w:sz="0" w:space="0" w:color="auto"/>
        <w:left w:val="none" w:sz="0" w:space="0" w:color="auto"/>
        <w:bottom w:val="none" w:sz="0" w:space="0" w:color="auto"/>
        <w:right w:val="none" w:sz="0" w:space="0" w:color="auto"/>
      </w:divBdr>
    </w:div>
    <w:div w:id="1760562371">
      <w:bodyDiv w:val="1"/>
      <w:marLeft w:val="0"/>
      <w:marRight w:val="0"/>
      <w:marTop w:val="0"/>
      <w:marBottom w:val="0"/>
      <w:divBdr>
        <w:top w:val="none" w:sz="0" w:space="0" w:color="auto"/>
        <w:left w:val="none" w:sz="0" w:space="0" w:color="auto"/>
        <w:bottom w:val="none" w:sz="0" w:space="0" w:color="auto"/>
        <w:right w:val="none" w:sz="0" w:space="0" w:color="auto"/>
      </w:divBdr>
    </w:div>
    <w:div w:id="1764452956">
      <w:bodyDiv w:val="1"/>
      <w:marLeft w:val="0"/>
      <w:marRight w:val="0"/>
      <w:marTop w:val="0"/>
      <w:marBottom w:val="0"/>
      <w:divBdr>
        <w:top w:val="none" w:sz="0" w:space="0" w:color="auto"/>
        <w:left w:val="none" w:sz="0" w:space="0" w:color="auto"/>
        <w:bottom w:val="none" w:sz="0" w:space="0" w:color="auto"/>
        <w:right w:val="none" w:sz="0" w:space="0" w:color="auto"/>
      </w:divBdr>
    </w:div>
    <w:div w:id="1764834582">
      <w:bodyDiv w:val="1"/>
      <w:marLeft w:val="0"/>
      <w:marRight w:val="0"/>
      <w:marTop w:val="0"/>
      <w:marBottom w:val="0"/>
      <w:divBdr>
        <w:top w:val="none" w:sz="0" w:space="0" w:color="auto"/>
        <w:left w:val="none" w:sz="0" w:space="0" w:color="auto"/>
        <w:bottom w:val="none" w:sz="0" w:space="0" w:color="auto"/>
        <w:right w:val="none" w:sz="0" w:space="0" w:color="auto"/>
      </w:divBdr>
    </w:div>
    <w:div w:id="1765833536">
      <w:bodyDiv w:val="1"/>
      <w:marLeft w:val="0"/>
      <w:marRight w:val="0"/>
      <w:marTop w:val="0"/>
      <w:marBottom w:val="0"/>
      <w:divBdr>
        <w:top w:val="none" w:sz="0" w:space="0" w:color="auto"/>
        <w:left w:val="none" w:sz="0" w:space="0" w:color="auto"/>
        <w:bottom w:val="none" w:sz="0" w:space="0" w:color="auto"/>
        <w:right w:val="none" w:sz="0" w:space="0" w:color="auto"/>
      </w:divBdr>
    </w:div>
    <w:div w:id="1767725710">
      <w:bodyDiv w:val="1"/>
      <w:marLeft w:val="0"/>
      <w:marRight w:val="0"/>
      <w:marTop w:val="0"/>
      <w:marBottom w:val="0"/>
      <w:divBdr>
        <w:top w:val="none" w:sz="0" w:space="0" w:color="auto"/>
        <w:left w:val="none" w:sz="0" w:space="0" w:color="auto"/>
        <w:bottom w:val="none" w:sz="0" w:space="0" w:color="auto"/>
        <w:right w:val="none" w:sz="0" w:space="0" w:color="auto"/>
      </w:divBdr>
    </w:div>
    <w:div w:id="1768041207">
      <w:bodyDiv w:val="1"/>
      <w:marLeft w:val="0"/>
      <w:marRight w:val="0"/>
      <w:marTop w:val="0"/>
      <w:marBottom w:val="0"/>
      <w:divBdr>
        <w:top w:val="none" w:sz="0" w:space="0" w:color="auto"/>
        <w:left w:val="none" w:sz="0" w:space="0" w:color="auto"/>
        <w:bottom w:val="none" w:sz="0" w:space="0" w:color="auto"/>
        <w:right w:val="none" w:sz="0" w:space="0" w:color="auto"/>
      </w:divBdr>
    </w:div>
    <w:div w:id="1772429844">
      <w:bodyDiv w:val="1"/>
      <w:marLeft w:val="0"/>
      <w:marRight w:val="0"/>
      <w:marTop w:val="0"/>
      <w:marBottom w:val="0"/>
      <w:divBdr>
        <w:top w:val="none" w:sz="0" w:space="0" w:color="auto"/>
        <w:left w:val="none" w:sz="0" w:space="0" w:color="auto"/>
        <w:bottom w:val="none" w:sz="0" w:space="0" w:color="auto"/>
        <w:right w:val="none" w:sz="0" w:space="0" w:color="auto"/>
      </w:divBdr>
    </w:div>
    <w:div w:id="1773672105">
      <w:bodyDiv w:val="1"/>
      <w:marLeft w:val="0"/>
      <w:marRight w:val="0"/>
      <w:marTop w:val="0"/>
      <w:marBottom w:val="0"/>
      <w:divBdr>
        <w:top w:val="none" w:sz="0" w:space="0" w:color="auto"/>
        <w:left w:val="none" w:sz="0" w:space="0" w:color="auto"/>
        <w:bottom w:val="none" w:sz="0" w:space="0" w:color="auto"/>
        <w:right w:val="none" w:sz="0" w:space="0" w:color="auto"/>
      </w:divBdr>
    </w:div>
    <w:div w:id="1776946496">
      <w:bodyDiv w:val="1"/>
      <w:marLeft w:val="0"/>
      <w:marRight w:val="0"/>
      <w:marTop w:val="0"/>
      <w:marBottom w:val="0"/>
      <w:divBdr>
        <w:top w:val="none" w:sz="0" w:space="0" w:color="auto"/>
        <w:left w:val="none" w:sz="0" w:space="0" w:color="auto"/>
        <w:bottom w:val="none" w:sz="0" w:space="0" w:color="auto"/>
        <w:right w:val="none" w:sz="0" w:space="0" w:color="auto"/>
      </w:divBdr>
    </w:div>
    <w:div w:id="1780485919">
      <w:bodyDiv w:val="1"/>
      <w:marLeft w:val="0"/>
      <w:marRight w:val="0"/>
      <w:marTop w:val="0"/>
      <w:marBottom w:val="0"/>
      <w:divBdr>
        <w:top w:val="none" w:sz="0" w:space="0" w:color="auto"/>
        <w:left w:val="none" w:sz="0" w:space="0" w:color="auto"/>
        <w:bottom w:val="none" w:sz="0" w:space="0" w:color="auto"/>
        <w:right w:val="none" w:sz="0" w:space="0" w:color="auto"/>
      </w:divBdr>
    </w:div>
    <w:div w:id="1792896024">
      <w:bodyDiv w:val="1"/>
      <w:marLeft w:val="0"/>
      <w:marRight w:val="0"/>
      <w:marTop w:val="0"/>
      <w:marBottom w:val="0"/>
      <w:divBdr>
        <w:top w:val="none" w:sz="0" w:space="0" w:color="auto"/>
        <w:left w:val="none" w:sz="0" w:space="0" w:color="auto"/>
        <w:bottom w:val="none" w:sz="0" w:space="0" w:color="auto"/>
        <w:right w:val="none" w:sz="0" w:space="0" w:color="auto"/>
      </w:divBdr>
    </w:div>
    <w:div w:id="1800414658">
      <w:bodyDiv w:val="1"/>
      <w:marLeft w:val="0"/>
      <w:marRight w:val="0"/>
      <w:marTop w:val="0"/>
      <w:marBottom w:val="0"/>
      <w:divBdr>
        <w:top w:val="none" w:sz="0" w:space="0" w:color="auto"/>
        <w:left w:val="none" w:sz="0" w:space="0" w:color="auto"/>
        <w:bottom w:val="none" w:sz="0" w:space="0" w:color="auto"/>
        <w:right w:val="none" w:sz="0" w:space="0" w:color="auto"/>
      </w:divBdr>
    </w:div>
    <w:div w:id="1810434430">
      <w:bodyDiv w:val="1"/>
      <w:marLeft w:val="0"/>
      <w:marRight w:val="0"/>
      <w:marTop w:val="0"/>
      <w:marBottom w:val="0"/>
      <w:divBdr>
        <w:top w:val="none" w:sz="0" w:space="0" w:color="auto"/>
        <w:left w:val="none" w:sz="0" w:space="0" w:color="auto"/>
        <w:bottom w:val="none" w:sz="0" w:space="0" w:color="auto"/>
        <w:right w:val="none" w:sz="0" w:space="0" w:color="auto"/>
      </w:divBdr>
    </w:div>
    <w:div w:id="1818064308">
      <w:bodyDiv w:val="1"/>
      <w:marLeft w:val="0"/>
      <w:marRight w:val="0"/>
      <w:marTop w:val="0"/>
      <w:marBottom w:val="0"/>
      <w:divBdr>
        <w:top w:val="none" w:sz="0" w:space="0" w:color="auto"/>
        <w:left w:val="none" w:sz="0" w:space="0" w:color="auto"/>
        <w:bottom w:val="none" w:sz="0" w:space="0" w:color="auto"/>
        <w:right w:val="none" w:sz="0" w:space="0" w:color="auto"/>
      </w:divBdr>
    </w:div>
    <w:div w:id="1839690809">
      <w:bodyDiv w:val="1"/>
      <w:marLeft w:val="0"/>
      <w:marRight w:val="0"/>
      <w:marTop w:val="0"/>
      <w:marBottom w:val="0"/>
      <w:divBdr>
        <w:top w:val="none" w:sz="0" w:space="0" w:color="auto"/>
        <w:left w:val="none" w:sz="0" w:space="0" w:color="auto"/>
        <w:bottom w:val="none" w:sz="0" w:space="0" w:color="auto"/>
        <w:right w:val="none" w:sz="0" w:space="0" w:color="auto"/>
      </w:divBdr>
    </w:div>
    <w:div w:id="1840920879">
      <w:bodyDiv w:val="1"/>
      <w:marLeft w:val="0"/>
      <w:marRight w:val="0"/>
      <w:marTop w:val="0"/>
      <w:marBottom w:val="0"/>
      <w:divBdr>
        <w:top w:val="none" w:sz="0" w:space="0" w:color="auto"/>
        <w:left w:val="none" w:sz="0" w:space="0" w:color="auto"/>
        <w:bottom w:val="none" w:sz="0" w:space="0" w:color="auto"/>
        <w:right w:val="none" w:sz="0" w:space="0" w:color="auto"/>
      </w:divBdr>
    </w:div>
    <w:div w:id="1845314807">
      <w:bodyDiv w:val="1"/>
      <w:marLeft w:val="0"/>
      <w:marRight w:val="0"/>
      <w:marTop w:val="0"/>
      <w:marBottom w:val="0"/>
      <w:divBdr>
        <w:top w:val="none" w:sz="0" w:space="0" w:color="auto"/>
        <w:left w:val="none" w:sz="0" w:space="0" w:color="auto"/>
        <w:bottom w:val="none" w:sz="0" w:space="0" w:color="auto"/>
        <w:right w:val="none" w:sz="0" w:space="0" w:color="auto"/>
      </w:divBdr>
    </w:div>
    <w:div w:id="1848860683">
      <w:bodyDiv w:val="1"/>
      <w:marLeft w:val="0"/>
      <w:marRight w:val="0"/>
      <w:marTop w:val="0"/>
      <w:marBottom w:val="0"/>
      <w:divBdr>
        <w:top w:val="none" w:sz="0" w:space="0" w:color="auto"/>
        <w:left w:val="none" w:sz="0" w:space="0" w:color="auto"/>
        <w:bottom w:val="none" w:sz="0" w:space="0" w:color="auto"/>
        <w:right w:val="none" w:sz="0" w:space="0" w:color="auto"/>
      </w:divBdr>
    </w:div>
    <w:div w:id="1853647300">
      <w:bodyDiv w:val="1"/>
      <w:marLeft w:val="0"/>
      <w:marRight w:val="0"/>
      <w:marTop w:val="0"/>
      <w:marBottom w:val="0"/>
      <w:divBdr>
        <w:top w:val="none" w:sz="0" w:space="0" w:color="auto"/>
        <w:left w:val="none" w:sz="0" w:space="0" w:color="auto"/>
        <w:bottom w:val="none" w:sz="0" w:space="0" w:color="auto"/>
        <w:right w:val="none" w:sz="0" w:space="0" w:color="auto"/>
      </w:divBdr>
    </w:div>
    <w:div w:id="1855533585">
      <w:bodyDiv w:val="1"/>
      <w:marLeft w:val="0"/>
      <w:marRight w:val="0"/>
      <w:marTop w:val="0"/>
      <w:marBottom w:val="0"/>
      <w:divBdr>
        <w:top w:val="none" w:sz="0" w:space="0" w:color="auto"/>
        <w:left w:val="none" w:sz="0" w:space="0" w:color="auto"/>
        <w:bottom w:val="none" w:sz="0" w:space="0" w:color="auto"/>
        <w:right w:val="none" w:sz="0" w:space="0" w:color="auto"/>
      </w:divBdr>
    </w:div>
    <w:div w:id="1857428980">
      <w:bodyDiv w:val="1"/>
      <w:marLeft w:val="0"/>
      <w:marRight w:val="0"/>
      <w:marTop w:val="0"/>
      <w:marBottom w:val="0"/>
      <w:divBdr>
        <w:top w:val="none" w:sz="0" w:space="0" w:color="auto"/>
        <w:left w:val="none" w:sz="0" w:space="0" w:color="auto"/>
        <w:bottom w:val="none" w:sz="0" w:space="0" w:color="auto"/>
        <w:right w:val="none" w:sz="0" w:space="0" w:color="auto"/>
      </w:divBdr>
    </w:div>
    <w:div w:id="1857620131">
      <w:bodyDiv w:val="1"/>
      <w:marLeft w:val="0"/>
      <w:marRight w:val="0"/>
      <w:marTop w:val="0"/>
      <w:marBottom w:val="0"/>
      <w:divBdr>
        <w:top w:val="none" w:sz="0" w:space="0" w:color="auto"/>
        <w:left w:val="none" w:sz="0" w:space="0" w:color="auto"/>
        <w:bottom w:val="none" w:sz="0" w:space="0" w:color="auto"/>
        <w:right w:val="none" w:sz="0" w:space="0" w:color="auto"/>
      </w:divBdr>
    </w:div>
    <w:div w:id="1857883468">
      <w:bodyDiv w:val="1"/>
      <w:marLeft w:val="0"/>
      <w:marRight w:val="0"/>
      <w:marTop w:val="0"/>
      <w:marBottom w:val="0"/>
      <w:divBdr>
        <w:top w:val="none" w:sz="0" w:space="0" w:color="auto"/>
        <w:left w:val="none" w:sz="0" w:space="0" w:color="auto"/>
        <w:bottom w:val="none" w:sz="0" w:space="0" w:color="auto"/>
        <w:right w:val="none" w:sz="0" w:space="0" w:color="auto"/>
      </w:divBdr>
    </w:div>
    <w:div w:id="1868441078">
      <w:bodyDiv w:val="1"/>
      <w:marLeft w:val="0"/>
      <w:marRight w:val="0"/>
      <w:marTop w:val="0"/>
      <w:marBottom w:val="0"/>
      <w:divBdr>
        <w:top w:val="none" w:sz="0" w:space="0" w:color="auto"/>
        <w:left w:val="none" w:sz="0" w:space="0" w:color="auto"/>
        <w:bottom w:val="none" w:sz="0" w:space="0" w:color="auto"/>
        <w:right w:val="none" w:sz="0" w:space="0" w:color="auto"/>
      </w:divBdr>
    </w:div>
    <w:div w:id="1870755829">
      <w:bodyDiv w:val="1"/>
      <w:marLeft w:val="0"/>
      <w:marRight w:val="0"/>
      <w:marTop w:val="0"/>
      <w:marBottom w:val="0"/>
      <w:divBdr>
        <w:top w:val="none" w:sz="0" w:space="0" w:color="auto"/>
        <w:left w:val="none" w:sz="0" w:space="0" w:color="auto"/>
        <w:bottom w:val="none" w:sz="0" w:space="0" w:color="auto"/>
        <w:right w:val="none" w:sz="0" w:space="0" w:color="auto"/>
      </w:divBdr>
    </w:div>
    <w:div w:id="1887830576">
      <w:bodyDiv w:val="1"/>
      <w:marLeft w:val="0"/>
      <w:marRight w:val="0"/>
      <w:marTop w:val="0"/>
      <w:marBottom w:val="0"/>
      <w:divBdr>
        <w:top w:val="none" w:sz="0" w:space="0" w:color="auto"/>
        <w:left w:val="none" w:sz="0" w:space="0" w:color="auto"/>
        <w:bottom w:val="none" w:sz="0" w:space="0" w:color="auto"/>
        <w:right w:val="none" w:sz="0" w:space="0" w:color="auto"/>
      </w:divBdr>
    </w:div>
    <w:div w:id="1891531209">
      <w:bodyDiv w:val="1"/>
      <w:marLeft w:val="0"/>
      <w:marRight w:val="0"/>
      <w:marTop w:val="0"/>
      <w:marBottom w:val="0"/>
      <w:divBdr>
        <w:top w:val="none" w:sz="0" w:space="0" w:color="auto"/>
        <w:left w:val="none" w:sz="0" w:space="0" w:color="auto"/>
        <w:bottom w:val="none" w:sz="0" w:space="0" w:color="auto"/>
        <w:right w:val="none" w:sz="0" w:space="0" w:color="auto"/>
      </w:divBdr>
    </w:div>
    <w:div w:id="1897744379">
      <w:bodyDiv w:val="1"/>
      <w:marLeft w:val="0"/>
      <w:marRight w:val="0"/>
      <w:marTop w:val="0"/>
      <w:marBottom w:val="0"/>
      <w:divBdr>
        <w:top w:val="none" w:sz="0" w:space="0" w:color="auto"/>
        <w:left w:val="none" w:sz="0" w:space="0" w:color="auto"/>
        <w:bottom w:val="none" w:sz="0" w:space="0" w:color="auto"/>
        <w:right w:val="none" w:sz="0" w:space="0" w:color="auto"/>
      </w:divBdr>
    </w:div>
    <w:div w:id="1898323377">
      <w:bodyDiv w:val="1"/>
      <w:marLeft w:val="0"/>
      <w:marRight w:val="0"/>
      <w:marTop w:val="0"/>
      <w:marBottom w:val="0"/>
      <w:divBdr>
        <w:top w:val="none" w:sz="0" w:space="0" w:color="auto"/>
        <w:left w:val="none" w:sz="0" w:space="0" w:color="auto"/>
        <w:bottom w:val="none" w:sz="0" w:space="0" w:color="auto"/>
        <w:right w:val="none" w:sz="0" w:space="0" w:color="auto"/>
      </w:divBdr>
    </w:div>
    <w:div w:id="1907376313">
      <w:bodyDiv w:val="1"/>
      <w:marLeft w:val="0"/>
      <w:marRight w:val="0"/>
      <w:marTop w:val="0"/>
      <w:marBottom w:val="0"/>
      <w:divBdr>
        <w:top w:val="none" w:sz="0" w:space="0" w:color="auto"/>
        <w:left w:val="none" w:sz="0" w:space="0" w:color="auto"/>
        <w:bottom w:val="none" w:sz="0" w:space="0" w:color="auto"/>
        <w:right w:val="none" w:sz="0" w:space="0" w:color="auto"/>
      </w:divBdr>
    </w:div>
    <w:div w:id="1920866739">
      <w:bodyDiv w:val="1"/>
      <w:marLeft w:val="0"/>
      <w:marRight w:val="0"/>
      <w:marTop w:val="0"/>
      <w:marBottom w:val="0"/>
      <w:divBdr>
        <w:top w:val="none" w:sz="0" w:space="0" w:color="auto"/>
        <w:left w:val="none" w:sz="0" w:space="0" w:color="auto"/>
        <w:bottom w:val="none" w:sz="0" w:space="0" w:color="auto"/>
        <w:right w:val="none" w:sz="0" w:space="0" w:color="auto"/>
      </w:divBdr>
    </w:div>
    <w:div w:id="1927112515">
      <w:bodyDiv w:val="1"/>
      <w:marLeft w:val="0"/>
      <w:marRight w:val="0"/>
      <w:marTop w:val="0"/>
      <w:marBottom w:val="0"/>
      <w:divBdr>
        <w:top w:val="none" w:sz="0" w:space="0" w:color="auto"/>
        <w:left w:val="none" w:sz="0" w:space="0" w:color="auto"/>
        <w:bottom w:val="none" w:sz="0" w:space="0" w:color="auto"/>
        <w:right w:val="none" w:sz="0" w:space="0" w:color="auto"/>
      </w:divBdr>
    </w:div>
    <w:div w:id="1940986261">
      <w:bodyDiv w:val="1"/>
      <w:marLeft w:val="0"/>
      <w:marRight w:val="0"/>
      <w:marTop w:val="0"/>
      <w:marBottom w:val="0"/>
      <w:divBdr>
        <w:top w:val="none" w:sz="0" w:space="0" w:color="auto"/>
        <w:left w:val="none" w:sz="0" w:space="0" w:color="auto"/>
        <w:bottom w:val="none" w:sz="0" w:space="0" w:color="auto"/>
        <w:right w:val="none" w:sz="0" w:space="0" w:color="auto"/>
      </w:divBdr>
    </w:div>
    <w:div w:id="1945460044">
      <w:bodyDiv w:val="1"/>
      <w:marLeft w:val="0"/>
      <w:marRight w:val="0"/>
      <w:marTop w:val="0"/>
      <w:marBottom w:val="0"/>
      <w:divBdr>
        <w:top w:val="none" w:sz="0" w:space="0" w:color="auto"/>
        <w:left w:val="none" w:sz="0" w:space="0" w:color="auto"/>
        <w:bottom w:val="none" w:sz="0" w:space="0" w:color="auto"/>
        <w:right w:val="none" w:sz="0" w:space="0" w:color="auto"/>
      </w:divBdr>
    </w:div>
    <w:div w:id="1950047087">
      <w:bodyDiv w:val="1"/>
      <w:marLeft w:val="0"/>
      <w:marRight w:val="0"/>
      <w:marTop w:val="0"/>
      <w:marBottom w:val="0"/>
      <w:divBdr>
        <w:top w:val="none" w:sz="0" w:space="0" w:color="auto"/>
        <w:left w:val="none" w:sz="0" w:space="0" w:color="auto"/>
        <w:bottom w:val="none" w:sz="0" w:space="0" w:color="auto"/>
        <w:right w:val="none" w:sz="0" w:space="0" w:color="auto"/>
      </w:divBdr>
    </w:div>
    <w:div w:id="1952128302">
      <w:bodyDiv w:val="1"/>
      <w:marLeft w:val="0"/>
      <w:marRight w:val="0"/>
      <w:marTop w:val="0"/>
      <w:marBottom w:val="0"/>
      <w:divBdr>
        <w:top w:val="none" w:sz="0" w:space="0" w:color="auto"/>
        <w:left w:val="none" w:sz="0" w:space="0" w:color="auto"/>
        <w:bottom w:val="none" w:sz="0" w:space="0" w:color="auto"/>
        <w:right w:val="none" w:sz="0" w:space="0" w:color="auto"/>
      </w:divBdr>
    </w:div>
    <w:div w:id="1956137649">
      <w:bodyDiv w:val="1"/>
      <w:marLeft w:val="0"/>
      <w:marRight w:val="0"/>
      <w:marTop w:val="0"/>
      <w:marBottom w:val="0"/>
      <w:divBdr>
        <w:top w:val="none" w:sz="0" w:space="0" w:color="auto"/>
        <w:left w:val="none" w:sz="0" w:space="0" w:color="auto"/>
        <w:bottom w:val="none" w:sz="0" w:space="0" w:color="auto"/>
        <w:right w:val="none" w:sz="0" w:space="0" w:color="auto"/>
      </w:divBdr>
    </w:div>
    <w:div w:id="1959410020">
      <w:bodyDiv w:val="1"/>
      <w:marLeft w:val="0"/>
      <w:marRight w:val="0"/>
      <w:marTop w:val="0"/>
      <w:marBottom w:val="0"/>
      <w:divBdr>
        <w:top w:val="none" w:sz="0" w:space="0" w:color="auto"/>
        <w:left w:val="none" w:sz="0" w:space="0" w:color="auto"/>
        <w:bottom w:val="none" w:sz="0" w:space="0" w:color="auto"/>
        <w:right w:val="none" w:sz="0" w:space="0" w:color="auto"/>
      </w:divBdr>
    </w:div>
    <w:div w:id="1960796901">
      <w:bodyDiv w:val="1"/>
      <w:marLeft w:val="0"/>
      <w:marRight w:val="0"/>
      <w:marTop w:val="0"/>
      <w:marBottom w:val="0"/>
      <w:divBdr>
        <w:top w:val="none" w:sz="0" w:space="0" w:color="auto"/>
        <w:left w:val="none" w:sz="0" w:space="0" w:color="auto"/>
        <w:bottom w:val="none" w:sz="0" w:space="0" w:color="auto"/>
        <w:right w:val="none" w:sz="0" w:space="0" w:color="auto"/>
      </w:divBdr>
    </w:div>
    <w:div w:id="1961453409">
      <w:bodyDiv w:val="1"/>
      <w:marLeft w:val="0"/>
      <w:marRight w:val="0"/>
      <w:marTop w:val="0"/>
      <w:marBottom w:val="0"/>
      <w:divBdr>
        <w:top w:val="none" w:sz="0" w:space="0" w:color="auto"/>
        <w:left w:val="none" w:sz="0" w:space="0" w:color="auto"/>
        <w:bottom w:val="none" w:sz="0" w:space="0" w:color="auto"/>
        <w:right w:val="none" w:sz="0" w:space="0" w:color="auto"/>
      </w:divBdr>
    </w:div>
    <w:div w:id="1970889775">
      <w:bodyDiv w:val="1"/>
      <w:marLeft w:val="0"/>
      <w:marRight w:val="0"/>
      <w:marTop w:val="0"/>
      <w:marBottom w:val="0"/>
      <w:divBdr>
        <w:top w:val="none" w:sz="0" w:space="0" w:color="auto"/>
        <w:left w:val="none" w:sz="0" w:space="0" w:color="auto"/>
        <w:bottom w:val="none" w:sz="0" w:space="0" w:color="auto"/>
        <w:right w:val="none" w:sz="0" w:space="0" w:color="auto"/>
      </w:divBdr>
    </w:div>
    <w:div w:id="1975286870">
      <w:bodyDiv w:val="1"/>
      <w:marLeft w:val="0"/>
      <w:marRight w:val="0"/>
      <w:marTop w:val="0"/>
      <w:marBottom w:val="0"/>
      <w:divBdr>
        <w:top w:val="none" w:sz="0" w:space="0" w:color="auto"/>
        <w:left w:val="none" w:sz="0" w:space="0" w:color="auto"/>
        <w:bottom w:val="none" w:sz="0" w:space="0" w:color="auto"/>
        <w:right w:val="none" w:sz="0" w:space="0" w:color="auto"/>
      </w:divBdr>
    </w:div>
    <w:div w:id="1982419417">
      <w:bodyDiv w:val="1"/>
      <w:marLeft w:val="0"/>
      <w:marRight w:val="0"/>
      <w:marTop w:val="0"/>
      <w:marBottom w:val="0"/>
      <w:divBdr>
        <w:top w:val="none" w:sz="0" w:space="0" w:color="auto"/>
        <w:left w:val="none" w:sz="0" w:space="0" w:color="auto"/>
        <w:bottom w:val="none" w:sz="0" w:space="0" w:color="auto"/>
        <w:right w:val="none" w:sz="0" w:space="0" w:color="auto"/>
      </w:divBdr>
    </w:div>
    <w:div w:id="1986738313">
      <w:bodyDiv w:val="1"/>
      <w:marLeft w:val="0"/>
      <w:marRight w:val="0"/>
      <w:marTop w:val="0"/>
      <w:marBottom w:val="0"/>
      <w:divBdr>
        <w:top w:val="none" w:sz="0" w:space="0" w:color="auto"/>
        <w:left w:val="none" w:sz="0" w:space="0" w:color="auto"/>
        <w:bottom w:val="none" w:sz="0" w:space="0" w:color="auto"/>
        <w:right w:val="none" w:sz="0" w:space="0" w:color="auto"/>
      </w:divBdr>
    </w:div>
    <w:div w:id="1996372429">
      <w:bodyDiv w:val="1"/>
      <w:marLeft w:val="0"/>
      <w:marRight w:val="0"/>
      <w:marTop w:val="0"/>
      <w:marBottom w:val="0"/>
      <w:divBdr>
        <w:top w:val="none" w:sz="0" w:space="0" w:color="auto"/>
        <w:left w:val="none" w:sz="0" w:space="0" w:color="auto"/>
        <w:bottom w:val="none" w:sz="0" w:space="0" w:color="auto"/>
        <w:right w:val="none" w:sz="0" w:space="0" w:color="auto"/>
      </w:divBdr>
    </w:div>
    <w:div w:id="2005933495">
      <w:bodyDiv w:val="1"/>
      <w:marLeft w:val="0"/>
      <w:marRight w:val="0"/>
      <w:marTop w:val="0"/>
      <w:marBottom w:val="0"/>
      <w:divBdr>
        <w:top w:val="none" w:sz="0" w:space="0" w:color="auto"/>
        <w:left w:val="none" w:sz="0" w:space="0" w:color="auto"/>
        <w:bottom w:val="none" w:sz="0" w:space="0" w:color="auto"/>
        <w:right w:val="none" w:sz="0" w:space="0" w:color="auto"/>
      </w:divBdr>
    </w:div>
    <w:div w:id="2007513267">
      <w:bodyDiv w:val="1"/>
      <w:marLeft w:val="0"/>
      <w:marRight w:val="0"/>
      <w:marTop w:val="0"/>
      <w:marBottom w:val="0"/>
      <w:divBdr>
        <w:top w:val="none" w:sz="0" w:space="0" w:color="auto"/>
        <w:left w:val="none" w:sz="0" w:space="0" w:color="auto"/>
        <w:bottom w:val="none" w:sz="0" w:space="0" w:color="auto"/>
        <w:right w:val="none" w:sz="0" w:space="0" w:color="auto"/>
      </w:divBdr>
    </w:div>
    <w:div w:id="2008242412">
      <w:bodyDiv w:val="1"/>
      <w:marLeft w:val="0"/>
      <w:marRight w:val="0"/>
      <w:marTop w:val="0"/>
      <w:marBottom w:val="0"/>
      <w:divBdr>
        <w:top w:val="none" w:sz="0" w:space="0" w:color="auto"/>
        <w:left w:val="none" w:sz="0" w:space="0" w:color="auto"/>
        <w:bottom w:val="none" w:sz="0" w:space="0" w:color="auto"/>
        <w:right w:val="none" w:sz="0" w:space="0" w:color="auto"/>
      </w:divBdr>
    </w:div>
    <w:div w:id="2012950206">
      <w:bodyDiv w:val="1"/>
      <w:marLeft w:val="0"/>
      <w:marRight w:val="0"/>
      <w:marTop w:val="0"/>
      <w:marBottom w:val="0"/>
      <w:divBdr>
        <w:top w:val="none" w:sz="0" w:space="0" w:color="auto"/>
        <w:left w:val="none" w:sz="0" w:space="0" w:color="auto"/>
        <w:bottom w:val="none" w:sz="0" w:space="0" w:color="auto"/>
        <w:right w:val="none" w:sz="0" w:space="0" w:color="auto"/>
      </w:divBdr>
    </w:div>
    <w:div w:id="2015180174">
      <w:bodyDiv w:val="1"/>
      <w:marLeft w:val="0"/>
      <w:marRight w:val="0"/>
      <w:marTop w:val="0"/>
      <w:marBottom w:val="0"/>
      <w:divBdr>
        <w:top w:val="none" w:sz="0" w:space="0" w:color="auto"/>
        <w:left w:val="none" w:sz="0" w:space="0" w:color="auto"/>
        <w:bottom w:val="none" w:sz="0" w:space="0" w:color="auto"/>
        <w:right w:val="none" w:sz="0" w:space="0" w:color="auto"/>
      </w:divBdr>
    </w:div>
    <w:div w:id="2018069027">
      <w:bodyDiv w:val="1"/>
      <w:marLeft w:val="0"/>
      <w:marRight w:val="0"/>
      <w:marTop w:val="0"/>
      <w:marBottom w:val="0"/>
      <w:divBdr>
        <w:top w:val="none" w:sz="0" w:space="0" w:color="auto"/>
        <w:left w:val="none" w:sz="0" w:space="0" w:color="auto"/>
        <w:bottom w:val="none" w:sz="0" w:space="0" w:color="auto"/>
        <w:right w:val="none" w:sz="0" w:space="0" w:color="auto"/>
      </w:divBdr>
    </w:div>
    <w:div w:id="2024548302">
      <w:bodyDiv w:val="1"/>
      <w:marLeft w:val="0"/>
      <w:marRight w:val="0"/>
      <w:marTop w:val="0"/>
      <w:marBottom w:val="0"/>
      <w:divBdr>
        <w:top w:val="none" w:sz="0" w:space="0" w:color="auto"/>
        <w:left w:val="none" w:sz="0" w:space="0" w:color="auto"/>
        <w:bottom w:val="none" w:sz="0" w:space="0" w:color="auto"/>
        <w:right w:val="none" w:sz="0" w:space="0" w:color="auto"/>
      </w:divBdr>
    </w:div>
    <w:div w:id="2033720487">
      <w:bodyDiv w:val="1"/>
      <w:marLeft w:val="0"/>
      <w:marRight w:val="0"/>
      <w:marTop w:val="0"/>
      <w:marBottom w:val="0"/>
      <w:divBdr>
        <w:top w:val="none" w:sz="0" w:space="0" w:color="auto"/>
        <w:left w:val="none" w:sz="0" w:space="0" w:color="auto"/>
        <w:bottom w:val="none" w:sz="0" w:space="0" w:color="auto"/>
        <w:right w:val="none" w:sz="0" w:space="0" w:color="auto"/>
      </w:divBdr>
    </w:div>
    <w:div w:id="2044206629">
      <w:bodyDiv w:val="1"/>
      <w:marLeft w:val="0"/>
      <w:marRight w:val="0"/>
      <w:marTop w:val="0"/>
      <w:marBottom w:val="0"/>
      <w:divBdr>
        <w:top w:val="none" w:sz="0" w:space="0" w:color="auto"/>
        <w:left w:val="none" w:sz="0" w:space="0" w:color="auto"/>
        <w:bottom w:val="none" w:sz="0" w:space="0" w:color="auto"/>
        <w:right w:val="none" w:sz="0" w:space="0" w:color="auto"/>
      </w:divBdr>
    </w:div>
    <w:div w:id="2046249765">
      <w:bodyDiv w:val="1"/>
      <w:marLeft w:val="0"/>
      <w:marRight w:val="0"/>
      <w:marTop w:val="0"/>
      <w:marBottom w:val="0"/>
      <w:divBdr>
        <w:top w:val="none" w:sz="0" w:space="0" w:color="auto"/>
        <w:left w:val="none" w:sz="0" w:space="0" w:color="auto"/>
        <w:bottom w:val="none" w:sz="0" w:space="0" w:color="auto"/>
        <w:right w:val="none" w:sz="0" w:space="0" w:color="auto"/>
      </w:divBdr>
    </w:div>
    <w:div w:id="2052417968">
      <w:bodyDiv w:val="1"/>
      <w:marLeft w:val="0"/>
      <w:marRight w:val="0"/>
      <w:marTop w:val="0"/>
      <w:marBottom w:val="0"/>
      <w:divBdr>
        <w:top w:val="none" w:sz="0" w:space="0" w:color="auto"/>
        <w:left w:val="none" w:sz="0" w:space="0" w:color="auto"/>
        <w:bottom w:val="none" w:sz="0" w:space="0" w:color="auto"/>
        <w:right w:val="none" w:sz="0" w:space="0" w:color="auto"/>
      </w:divBdr>
    </w:div>
    <w:div w:id="2054386493">
      <w:bodyDiv w:val="1"/>
      <w:marLeft w:val="0"/>
      <w:marRight w:val="0"/>
      <w:marTop w:val="0"/>
      <w:marBottom w:val="0"/>
      <w:divBdr>
        <w:top w:val="none" w:sz="0" w:space="0" w:color="auto"/>
        <w:left w:val="none" w:sz="0" w:space="0" w:color="auto"/>
        <w:bottom w:val="none" w:sz="0" w:space="0" w:color="auto"/>
        <w:right w:val="none" w:sz="0" w:space="0" w:color="auto"/>
      </w:divBdr>
    </w:div>
    <w:div w:id="2059429869">
      <w:bodyDiv w:val="1"/>
      <w:marLeft w:val="0"/>
      <w:marRight w:val="0"/>
      <w:marTop w:val="0"/>
      <w:marBottom w:val="0"/>
      <w:divBdr>
        <w:top w:val="none" w:sz="0" w:space="0" w:color="auto"/>
        <w:left w:val="none" w:sz="0" w:space="0" w:color="auto"/>
        <w:bottom w:val="none" w:sz="0" w:space="0" w:color="auto"/>
        <w:right w:val="none" w:sz="0" w:space="0" w:color="auto"/>
      </w:divBdr>
    </w:div>
    <w:div w:id="2060666195">
      <w:bodyDiv w:val="1"/>
      <w:marLeft w:val="0"/>
      <w:marRight w:val="0"/>
      <w:marTop w:val="0"/>
      <w:marBottom w:val="0"/>
      <w:divBdr>
        <w:top w:val="none" w:sz="0" w:space="0" w:color="auto"/>
        <w:left w:val="none" w:sz="0" w:space="0" w:color="auto"/>
        <w:bottom w:val="none" w:sz="0" w:space="0" w:color="auto"/>
        <w:right w:val="none" w:sz="0" w:space="0" w:color="auto"/>
      </w:divBdr>
    </w:div>
    <w:div w:id="2066174993">
      <w:bodyDiv w:val="1"/>
      <w:marLeft w:val="0"/>
      <w:marRight w:val="0"/>
      <w:marTop w:val="0"/>
      <w:marBottom w:val="0"/>
      <w:divBdr>
        <w:top w:val="none" w:sz="0" w:space="0" w:color="auto"/>
        <w:left w:val="none" w:sz="0" w:space="0" w:color="auto"/>
        <w:bottom w:val="none" w:sz="0" w:space="0" w:color="auto"/>
        <w:right w:val="none" w:sz="0" w:space="0" w:color="auto"/>
      </w:divBdr>
    </w:div>
    <w:div w:id="2073500916">
      <w:bodyDiv w:val="1"/>
      <w:marLeft w:val="0"/>
      <w:marRight w:val="0"/>
      <w:marTop w:val="0"/>
      <w:marBottom w:val="0"/>
      <w:divBdr>
        <w:top w:val="none" w:sz="0" w:space="0" w:color="auto"/>
        <w:left w:val="none" w:sz="0" w:space="0" w:color="auto"/>
        <w:bottom w:val="none" w:sz="0" w:space="0" w:color="auto"/>
        <w:right w:val="none" w:sz="0" w:space="0" w:color="auto"/>
      </w:divBdr>
    </w:div>
    <w:div w:id="2080126964">
      <w:bodyDiv w:val="1"/>
      <w:marLeft w:val="0"/>
      <w:marRight w:val="0"/>
      <w:marTop w:val="0"/>
      <w:marBottom w:val="0"/>
      <w:divBdr>
        <w:top w:val="none" w:sz="0" w:space="0" w:color="auto"/>
        <w:left w:val="none" w:sz="0" w:space="0" w:color="auto"/>
        <w:bottom w:val="none" w:sz="0" w:space="0" w:color="auto"/>
        <w:right w:val="none" w:sz="0" w:space="0" w:color="auto"/>
      </w:divBdr>
    </w:div>
    <w:div w:id="2081714176">
      <w:bodyDiv w:val="1"/>
      <w:marLeft w:val="0"/>
      <w:marRight w:val="0"/>
      <w:marTop w:val="0"/>
      <w:marBottom w:val="0"/>
      <w:divBdr>
        <w:top w:val="none" w:sz="0" w:space="0" w:color="auto"/>
        <w:left w:val="none" w:sz="0" w:space="0" w:color="auto"/>
        <w:bottom w:val="none" w:sz="0" w:space="0" w:color="auto"/>
        <w:right w:val="none" w:sz="0" w:space="0" w:color="auto"/>
      </w:divBdr>
    </w:div>
    <w:div w:id="2083598139">
      <w:bodyDiv w:val="1"/>
      <w:marLeft w:val="0"/>
      <w:marRight w:val="0"/>
      <w:marTop w:val="0"/>
      <w:marBottom w:val="0"/>
      <w:divBdr>
        <w:top w:val="none" w:sz="0" w:space="0" w:color="auto"/>
        <w:left w:val="none" w:sz="0" w:space="0" w:color="auto"/>
        <w:bottom w:val="none" w:sz="0" w:space="0" w:color="auto"/>
        <w:right w:val="none" w:sz="0" w:space="0" w:color="auto"/>
      </w:divBdr>
    </w:div>
    <w:div w:id="2091001950">
      <w:bodyDiv w:val="1"/>
      <w:marLeft w:val="0"/>
      <w:marRight w:val="0"/>
      <w:marTop w:val="0"/>
      <w:marBottom w:val="0"/>
      <w:divBdr>
        <w:top w:val="none" w:sz="0" w:space="0" w:color="auto"/>
        <w:left w:val="none" w:sz="0" w:space="0" w:color="auto"/>
        <w:bottom w:val="none" w:sz="0" w:space="0" w:color="auto"/>
        <w:right w:val="none" w:sz="0" w:space="0" w:color="auto"/>
      </w:divBdr>
    </w:div>
    <w:div w:id="2105761064">
      <w:bodyDiv w:val="1"/>
      <w:marLeft w:val="0"/>
      <w:marRight w:val="0"/>
      <w:marTop w:val="0"/>
      <w:marBottom w:val="0"/>
      <w:divBdr>
        <w:top w:val="none" w:sz="0" w:space="0" w:color="auto"/>
        <w:left w:val="none" w:sz="0" w:space="0" w:color="auto"/>
        <w:bottom w:val="none" w:sz="0" w:space="0" w:color="auto"/>
        <w:right w:val="none" w:sz="0" w:space="0" w:color="auto"/>
      </w:divBdr>
    </w:div>
    <w:div w:id="2114781541">
      <w:bodyDiv w:val="1"/>
      <w:marLeft w:val="0"/>
      <w:marRight w:val="0"/>
      <w:marTop w:val="0"/>
      <w:marBottom w:val="0"/>
      <w:divBdr>
        <w:top w:val="none" w:sz="0" w:space="0" w:color="auto"/>
        <w:left w:val="none" w:sz="0" w:space="0" w:color="auto"/>
        <w:bottom w:val="none" w:sz="0" w:space="0" w:color="auto"/>
        <w:right w:val="none" w:sz="0" w:space="0" w:color="auto"/>
      </w:divBdr>
    </w:div>
    <w:div w:id="2127969384">
      <w:bodyDiv w:val="1"/>
      <w:marLeft w:val="0"/>
      <w:marRight w:val="0"/>
      <w:marTop w:val="0"/>
      <w:marBottom w:val="0"/>
      <w:divBdr>
        <w:top w:val="none" w:sz="0" w:space="0" w:color="auto"/>
        <w:left w:val="none" w:sz="0" w:space="0" w:color="auto"/>
        <w:bottom w:val="none" w:sz="0" w:space="0" w:color="auto"/>
        <w:right w:val="none" w:sz="0" w:space="0" w:color="auto"/>
      </w:divBdr>
    </w:div>
    <w:div w:id="2129011894">
      <w:bodyDiv w:val="1"/>
      <w:marLeft w:val="0"/>
      <w:marRight w:val="0"/>
      <w:marTop w:val="0"/>
      <w:marBottom w:val="0"/>
      <w:divBdr>
        <w:top w:val="none" w:sz="0" w:space="0" w:color="auto"/>
        <w:left w:val="none" w:sz="0" w:space="0" w:color="auto"/>
        <w:bottom w:val="none" w:sz="0" w:space="0" w:color="auto"/>
        <w:right w:val="none" w:sz="0" w:space="0" w:color="auto"/>
      </w:divBdr>
    </w:div>
    <w:div w:id="2137943490">
      <w:bodyDiv w:val="1"/>
      <w:marLeft w:val="0"/>
      <w:marRight w:val="0"/>
      <w:marTop w:val="0"/>
      <w:marBottom w:val="0"/>
      <w:divBdr>
        <w:top w:val="none" w:sz="0" w:space="0" w:color="auto"/>
        <w:left w:val="none" w:sz="0" w:space="0" w:color="auto"/>
        <w:bottom w:val="none" w:sz="0" w:space="0" w:color="auto"/>
        <w:right w:val="none" w:sz="0" w:space="0" w:color="auto"/>
      </w:divBdr>
    </w:div>
    <w:div w:id="2140222354">
      <w:bodyDiv w:val="1"/>
      <w:marLeft w:val="0"/>
      <w:marRight w:val="0"/>
      <w:marTop w:val="0"/>
      <w:marBottom w:val="0"/>
      <w:divBdr>
        <w:top w:val="none" w:sz="0" w:space="0" w:color="auto"/>
        <w:left w:val="none" w:sz="0" w:space="0" w:color="auto"/>
        <w:bottom w:val="none" w:sz="0" w:space="0" w:color="auto"/>
        <w:right w:val="none" w:sz="0" w:space="0" w:color="auto"/>
      </w:divBdr>
    </w:div>
    <w:div w:id="2143620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sv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V305\AppData\Roaming\Microsoft\Templates\Chap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Dev19</b:Tag>
    <b:SourceType>Book</b:SourceType>
    <b:Guid>{E2E8A08F-BFAE-42F8-8190-8B192EA0F074}</b:Guid>
    <b:Author>
      <b:Author>
        <b:NameList>
          <b:Person>
            <b:Last>Devlin</b:Last>
            <b:First>J.</b:First>
          </b:Person>
          <b:Person>
            <b:Last>Chang</b:Last>
            <b:First>M.-W.</b:First>
          </b:Person>
          <b:Person>
            <b:Last>Lee</b:Last>
            <b:First>K.</b:First>
          </b:Person>
          <b:Person>
            <b:Last>Toutanova</b:Last>
            <b:First>K.</b:First>
          </b:Person>
        </b:NameList>
      </b:Author>
    </b:Author>
    <b:Title>BERT: Pre-training of deep bidirectional transformers for language understanding</b:Title>
    <b:Year>2019</b:Year>
    <b:Publisher>NAACL-HLT</b:Publisher>
    <b:RefOrder>5</b:RefOrder>
  </b:Source>
  <b:Source>
    <b:Tag>Noy23</b:Tag>
    <b:SourceType>DocumentFromInternetSite</b:SourceType>
    <b:Guid>{E2EA21AB-F03E-4CC9-9822-BD0BD0FD6951}</b:Guid>
    <b:Author>
      <b:Author>
        <b:NameList>
          <b:Person>
            <b:Last>Noyan</b:Last>
            <b:First>M.</b:First>
          </b:Person>
        </b:NameList>
      </b:Author>
    </b:Author>
    <b:Title>Open-Source Text Generation &amp; LLM Ecosystem at Hugging Face</b:Title>
    <b:Year>2023</b:Year>
    <b:InternetSiteTitle>Hugging Face</b:InternetSiteTitle>
    <b:Month>July</b:Month>
    <b:Day>17</b:Day>
    <b:URL>https://huggingface.co/blog/os-llms</b:URL>
    <b:RefOrder>6</b:RefOrder>
  </b:Source>
  <b:Source>
    <b:Tag>Rad19</b:Tag>
    <b:SourceType>DocumentFromInternetSite</b:SourceType>
    <b:Guid>{572D40B0-0928-4AC6-845A-33520DEF30CB}</b:Guid>
    <b:Author>
      <b:Author>
        <b:NameList>
          <b:Person>
            <b:Last>Radford</b:Last>
            <b:First>A.</b:First>
          </b:Person>
          <b:Person>
            <b:Last>Wu</b:Last>
            <b:First>J.</b:First>
          </b:Person>
          <b:Person>
            <b:Last>Child</b:Last>
            <b:First>R.</b:First>
          </b:Person>
          <b:Person>
            <b:Last>Luan</b:Last>
            <b:First>D.</b:First>
          </b:Person>
          <b:Person>
            <b:Last>Amodei</b:Last>
            <b:First>D.,</b:First>
          </b:Person>
          <b:Person>
            <b:Last>Sutskever</b:Last>
            <b:First>I.</b:First>
          </b:Person>
        </b:NameList>
      </b:Author>
    </b:Author>
    <b:Title>Language models are unsupervised multitask learners</b:Title>
    <b:InternetSiteTitle> OpenAI Blog.</b:InternetSiteTitle>
    <b:Year>2019</b:Year>
    <b:RefOrder>2</b:RefOrder>
  </b:Source>
  <b:Source>
    <b:Tag>Goo16</b:Tag>
    <b:SourceType>Book</b:SourceType>
    <b:Guid>{D3571584-B8D9-44CB-A3CC-181C16745D2E}</b:Guid>
    <b:Title> Deep Learning</b:Title>
    <b:Year>2016</b:Year>
    <b:Author>
      <b:Author>
        <b:NameList>
          <b:Person>
            <b:Last>Goodfellow</b:Last>
            <b:First>I.</b:First>
          </b:Person>
          <b:Person>
            <b:Last>Bengio</b:Last>
            <b:First>Y.</b:First>
          </b:Person>
          <b:Person>
            <b:Last>Courville</b:Last>
            <b:First>A.</b:First>
          </b:Person>
        </b:NameList>
      </b:Author>
    </b:Author>
    <b:Publisher>MIT Press</b:Publisher>
    <b:RefOrder>1</b:RefOrder>
  </b:Source>
  <b:Source>
    <b:Tag>Vas17</b:Tag>
    <b:SourceType>JournalArticle</b:SourceType>
    <b:Guid>{C92A65FF-3A21-418E-B349-404FB6E66B5A}</b:Guid>
    <b:Title>Attention is all you need</b:Title>
    <b:Year>2017</b:Year>
    <b:Author>
      <b:Author>
        <b:NameList>
          <b:Person>
            <b:Last>Vaswani</b:Last>
            <b:First>A.</b:First>
          </b:Person>
          <b:Person>
            <b:Last>Shazeer</b:Last>
            <b:First>N.</b:First>
          </b:Person>
          <b:Person>
            <b:Last>Parmar</b:Last>
            <b:First>N.</b:First>
          </b:Person>
          <b:Person>
            <b:Last>Uszkoreit</b:Last>
            <b:First>J.</b:First>
          </b:Person>
          <b:Person>
            <b:Last>Jones</b:Last>
            <b:First>L.</b:First>
          </b:Person>
          <b:Person>
            <b:Last>Gomez</b:Last>
            <b:First>A.</b:First>
            <b:Middle>N.</b:Middle>
          </b:Person>
          <b:Person>
            <b:Last>Kaiser</b:Last>
            <b:First>L.</b:First>
          </b:Person>
          <b:Person>
            <b:Last>Polosukhin</b:Last>
            <b:First>I.</b:First>
          </b:Person>
        </b:NameList>
      </b:Author>
    </b:Author>
    <b:JournalName>Advances in neural information processing systems</b:JournalName>
    <b:RefOrder>3</b:RefOrder>
  </b:Source>
  <b:Source>
    <b:Tag>Ber11</b:Tag>
    <b:SourceType>JournalArticle</b:SourceType>
    <b:Guid>{758C8C0D-7A6D-4F54-92AD-897020FF9216}</b:Guid>
    <b:Title> Algorithms for hyper-parameter optimization</b:Title>
    <b:JournalName>Advances in Neural Information Processing Systems</b:JournalName>
    <b:Year>2011</b:Year>
    <b:Author>
      <b:Author>
        <b:NameList>
          <b:Person>
            <b:Last>Bergstra</b:Last>
            <b:First>J.</b:First>
            <b:Middle>Bardenet, R.</b:Middle>
          </b:Person>
          <b:Person>
            <b:Last>Bengio</b:Last>
            <b:First>Y.</b:First>
          </b:Person>
          <b:Person>
            <b:Last>Kégl</b:Last>
            <b:First>B.</b:First>
          </b:Person>
        </b:NameList>
      </b:Author>
    </b:Author>
    <b:Publisher>NeurIPS</b:Publisher>
    <b:RefOrder>10</b:RefOrder>
  </b:Source>
  <b:Source>
    <b:Tag>Sno12</b:Tag>
    <b:SourceType>JournalArticle</b:SourceType>
    <b:Guid>{63244DBE-C680-41C6-82CC-8C1F1D78A862}</b:Guid>
    <b:Author>
      <b:Author>
        <b:NameList>
          <b:Person>
            <b:Last>Snoek</b:Last>
            <b:First>J.</b:First>
          </b:Person>
          <b:Person>
            <b:Last>Larochelle</b:Last>
            <b:First>H.</b:First>
          </b:Person>
          <b:Person>
            <b:Last>Adams</b:Last>
            <b:First>R.</b:First>
            <b:Middle>P.</b:Middle>
          </b:Person>
        </b:NameList>
      </b:Author>
    </b:Author>
    <b:Title>Practical Bayesian optimization of machine learning algorithms</b:Title>
    <b:JournalName> Advances in Neural Information Processing Systems</b:JournalName>
    <b:Year>2012</b:Year>
    <b:RefOrder>11</b:RefOrder>
  </b:Source>
  <b:Source>
    <b:Tag>Hin12</b:Tag>
    <b:SourceType>JournalArticle</b:SourceType>
    <b:Guid>{BD324FC4-C609-4A53-A616-E3A228F70A0B}</b:Guid>
    <b:Title> Improving neural networks by preventing co-adaptation of feature detectors</b:Title>
    <b:Year>2012</b:Year>
    <b:Author>
      <b:Author>
        <b:NameList>
          <b:Person>
            <b:Last>Hinton</b:Last>
            <b:First>G.</b:First>
            <b:Middle>E.</b:Middle>
          </b:Person>
          <b:Person>
            <b:Last>Srivastava</b:Last>
            <b:First>N.</b:First>
          </b:Person>
          <b:Person>
            <b:Last>Krizhevsky</b:Last>
            <b:First>A.</b:First>
          </b:Person>
        </b:NameList>
      </b:Author>
    </b:Author>
    <b:StandardNumber>arXiv preprint arXiv:1207.0580</b:StandardNumber>
    <b:RefOrder>12</b:RefOrder>
  </b:Source>
  <b:Source>
    <b:Tag>Dod20</b:Tag>
    <b:SourceType>JournalArticle</b:SourceType>
    <b:Guid>{52BDEAEA-4E00-4201-8A96-4E09E635221E}</b:Guid>
    <b:Title>Fine-tuning pretrained language models: Weight initializations, data orders, and early stopping."</b:Title>
    <b:Year>2020</b:Year>
    <b:Author>
      <b:Author>
        <b:NameList>
          <b:Person>
            <b:Last>Dodge</b:Last>
            <b:First>J.</b:First>
          </b:Person>
          <b:Person>
            <b:Last>Gururangan</b:Last>
            <b:First>S.</b:First>
          </b:Person>
          <b:Person>
            <b:Last>Card</b:Last>
            <b:First>D.</b:First>
          </b:Person>
          <b:Person>
            <b:Last>Schwartz</b:Last>
            <b:First>R.</b:First>
          </b:Person>
          <b:Person>
            <b:Last>Smith</b:Last>
            <b:First>N.</b:First>
            <b:Middle>A.</b:Middle>
          </b:Person>
        </b:NameList>
      </b:Author>
    </b:Author>
    <b:StandardNumber>arXiv preprint arXiv:2002.06305</b:StandardNumber>
    <b:RefOrder>7</b:RefOrder>
  </b:Source>
  <b:Source>
    <b:Tag>Raf20</b:Tag>
    <b:SourceType>JournalArticle</b:SourceType>
    <b:Guid>{BABE6370-E35A-4BE7-84F9-72F2EA99D5D0}</b:Guid>
    <b:Author>
      <b:Author>
        <b:NameList>
          <b:Person>
            <b:Last>Raffel</b:Last>
            <b:First>C.,</b:First>
            <b:Middle>et al.</b:Middle>
          </b:Person>
        </b:NameList>
      </b:Author>
    </b:Author>
    <b:Title>Exploring the limits of transfer learning with a unified text-to-text transformer</b:Title>
    <b:JournalName>Journal of Machine Learning Research</b:JournalName>
    <b:Year>2020</b:Year>
    <b:RefOrder>8</b:RefOrder>
  </b:Source>
  <b:Source>
    <b:Tag>Kud18</b:Tag>
    <b:SourceType>Book</b:SourceType>
    <b:Guid>{DE181A37-3233-49CE-BC48-09291E66C027}</b:Guid>
    <b:Title>SentencePiece: A simple and language-independent subword tokenizer and detokenizer for neural text processing</b:Title>
    <b:Year>2018</b:Year>
    <b:Author>
      <b:Author>
        <b:NameList>
          <b:Person>
            <b:Last>Kudo</b:Last>
            <b:First>T.</b:First>
          </b:Person>
          <b:Person>
            <b:Last>Richardson</b:Last>
            <b:First>J.</b:First>
          </b:Person>
        </b:NameList>
      </b:Author>
    </b:Author>
    <b:Publisher>EMNLP</b:Publisher>
    <b:RefOrder>9</b:RefOrder>
  </b:Source>
  <b:Source xmlns:b="http://schemas.openxmlformats.org/officeDocument/2006/bibliography">
    <b:Tag>Bro20</b:Tag>
    <b:SourceType>Book</b:SourceType>
    <b:Guid>{F8C6660B-D9D5-4411-801A-7FD503BF3439}</b:Guid>
    <b:Author>
      <b:Author>
        <b:NameList>
          <b:Person>
            <b:Last>Brown</b:Last>
            <b:First>T.</b:First>
            <b:Middle>B.</b:Middle>
          </b:Person>
          <b:Person>
            <b:Last>al.</b:Last>
            <b:First>et</b:First>
          </b:Person>
        </b:NameList>
      </b:Author>
    </b:Author>
    <b:Title>Language models are few-shot learners</b:Title>
    <b:Year>2020</b:Year>
    <b:Publisher>NeurIPS</b:Publisher>
    <b:RefOrder>4</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1" ma:contentTypeDescription="Create a new document." ma:contentTypeScope="" ma:versionID="98373fc3801652c2607b146b33774d44">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b7c8a8c3ffc30017bfeda336b6a36b2"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70011E-0B13-4DB0-A1F0-6B8F864CF772}">
  <ds:schemaRefs>
    <ds:schemaRef ds:uri="http://schemas.microsoft.com/office/2006/metadata/properties"/>
    <ds:schemaRef ds:uri="http://www.w3.org/2000/xmlns/"/>
    <ds:schemaRef ds:uri="8428d14a-6ee5-4069-bed7-faac44f3981b"/>
    <ds:schemaRef ds:uri="http://www.w3.org/2001/XMLSchema-instance"/>
    <ds:schemaRef ds:uri="5cac1967-dd4a-4e16-9d32-af0b3f9f0fa5"/>
    <ds:schemaRef ds:uri="http://schemas.microsoft.com/office/infopath/2007/PartnerControls"/>
  </ds:schemaRefs>
</ds:datastoreItem>
</file>

<file path=customXml/itemProps2.xml><?xml version="1.0" encoding="utf-8"?>
<ds:datastoreItem xmlns:ds="http://schemas.openxmlformats.org/officeDocument/2006/customXml" ds:itemID="{333CFE51-74C2-4FA7-9BC5-15B33F6B5ECA}">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D478178F-BA01-4A35-BE12-5F3B97D58D4C}">
  <ds:schemaRefs>
    <ds:schemaRef ds:uri="http://schemas.microsoft.com/office/2006/metadata/contentType"/>
    <ds:schemaRef ds:uri="http://schemas.microsoft.com/office/2006/metadata/properties/metaAttributes"/>
    <ds:schemaRef ds:uri="http://www.w3.org/2000/xmlns/"/>
    <ds:schemaRef ds:uri="http://www.w3.org/2001/XMLSchema"/>
    <ds:schemaRef ds:uri="5cac1967-dd4a-4e16-9d32-af0b3f9f0fa5"/>
    <ds:schemaRef ds:uri="8428d14a-6ee5-4069-bed7-faac44f3981b"/>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57AAC7-9E87-4555-93D5-AE50678CCF8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Chapter%20Template.dotx</Template>
  <TotalTime>0</TotalTime>
  <Pages>1</Pages>
  <Words>4616</Words>
  <Characters>26316</Characters>
  <Application>Microsoft Office Word</Application>
  <DocSecurity>6</DocSecurity>
  <Lines>219</Lines>
  <Paragraphs>61</Paragraphs>
  <ScaleCrop>false</ScaleCrop>
  <Company>DOI: 10.22541/au.173627633.31089126/v1</Company>
  <LinksUpToDate>false</LinksUpToDate>
  <CharactersWithSpaces>30871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Hugging Face Diffusers  - Chapter 03</dc:title>
  <dc:subject/>
  <dc:creator>Paulo H. Leocadio | https://orcid.org/0000-0002-4992-4541</dc:creator>
  <cp:keywords/>
  <dc:description/>
  <cp:lastModifiedBy>Paulo Leocadio</cp:lastModifiedBy>
  <cp:revision>517</cp:revision>
  <dcterms:created xsi:type="dcterms:W3CDTF">2025-09-16T13:37:00Z</dcterms:created>
  <dcterms:modified xsi:type="dcterms:W3CDTF">2025-09-18T05:53:00Z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MediaServiceImageTags">
    <vt:lpwstr/>
  </property>
  <property fmtid="{D5CDD505-2E9C-101B-9397-08002B2CF9AE}" pid="4" name="Early Access">
    <vt:bool>false</vt:bool>
  </property>
  <property fmtid="{D5CDD505-2E9C-101B-9397-08002B2CF9AE}" pid="5" name="NameoftheTR">
    <vt:lpwstr/>
  </property>
  <property fmtid="{D5CDD505-2E9C-101B-9397-08002B2CF9AE}" pid="6" name="DaysAllocated">
    <vt:r8>1</vt:r8>
  </property>
  <property fmtid="{D5CDD505-2E9C-101B-9397-08002B2CF9AE}" pid="7" name="Order">
    <vt:r8>1893300</vt:r8>
  </property>
  <property fmtid="{D5CDD505-2E9C-101B-9397-08002B2CF9AE}" pid="8" name="ComplianceAssetId">
    <vt:lpwstr/>
  </property>
  <property fmtid="{D5CDD505-2E9C-101B-9397-08002B2CF9AE}" pid="9" name="_ExtendedDescription">
    <vt:lpwstr/>
  </property>
  <property fmtid="{D5CDD505-2E9C-101B-9397-08002B2CF9AE}" pid="10" name="TriggerFlowInfo">
    <vt:lpwstr/>
  </property>
  <property fmtid="{D5CDD505-2E9C-101B-9397-08002B2CF9AE}" pid="11" name="GrammarlyDocumentId">
    <vt:lpwstr>c19e1770-297c-4f52-bcac-5d456bd13e02</vt:lpwstr>
  </property>
</Properties>
</file>